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BE02A" w14:textId="77777777" w:rsidR="004A4288" w:rsidRPr="004C7321" w:rsidRDefault="00650994" w:rsidP="009C1080">
      <w:pPr>
        <w:jc w:val="center"/>
        <w:rPr>
          <w:rFonts w:cs="Arial"/>
          <w:noProof/>
          <w:sz w:val="22"/>
          <w:lang w:val="id-ID"/>
        </w:rPr>
      </w:pPr>
      <w:r w:rsidRPr="004C7321">
        <w:rPr>
          <w:rFonts w:cs="Arial"/>
          <w:noProof/>
          <w:sz w:val="22"/>
          <w:lang w:val="id-ID"/>
        </w:rPr>
        <w:t xml:space="preserve"> </w:t>
      </w:r>
      <w:r w:rsidR="001B3707" w:rsidRPr="004C7321">
        <w:rPr>
          <w:rFonts w:cs="Arial"/>
          <w:noProof/>
          <w:sz w:val="22"/>
        </w:rPr>
        <w:drawing>
          <wp:inline distT="0" distB="0" distL="0" distR="0" wp14:anchorId="50DC4A33" wp14:editId="2E1769F5">
            <wp:extent cx="2826385" cy="451485"/>
            <wp:effectExtent l="0" t="0" r="0" b="5715"/>
            <wp:docPr id="1" name="Picture 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6385" cy="451485"/>
                    </a:xfrm>
                    <a:prstGeom prst="rect">
                      <a:avLst/>
                    </a:prstGeom>
                    <a:noFill/>
                    <a:ln>
                      <a:noFill/>
                    </a:ln>
                  </pic:spPr>
                </pic:pic>
              </a:graphicData>
            </a:graphic>
          </wp:inline>
        </w:drawing>
      </w:r>
    </w:p>
    <w:p w14:paraId="463362A1" w14:textId="77777777" w:rsidR="004A4288" w:rsidRPr="004C7321" w:rsidRDefault="004A4288" w:rsidP="009C1080">
      <w:pPr>
        <w:jc w:val="center"/>
        <w:rPr>
          <w:rFonts w:cs="Arial"/>
          <w:noProof/>
          <w:lang w:val="id-ID"/>
        </w:rPr>
      </w:pPr>
    </w:p>
    <w:tbl>
      <w:tblPr>
        <w:tblW w:w="9145"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2" w:space="0" w:color="000000"/>
        </w:tblBorders>
        <w:tblLook w:val="04A0" w:firstRow="1" w:lastRow="0" w:firstColumn="1" w:lastColumn="0" w:noHBand="0" w:noVBand="1"/>
      </w:tblPr>
      <w:tblGrid>
        <w:gridCol w:w="9145"/>
      </w:tblGrid>
      <w:tr w:rsidR="00E74814" w:rsidRPr="004C7321" w14:paraId="21AC3CCD" w14:textId="77777777" w:rsidTr="009C1080">
        <w:trPr>
          <w:trHeight w:val="698"/>
          <w:jc w:val="center"/>
        </w:trPr>
        <w:tc>
          <w:tcPr>
            <w:tcW w:w="9145" w:type="dxa"/>
            <w:tcBorders>
              <w:bottom w:val="single" w:sz="18" w:space="0" w:color="000000"/>
            </w:tcBorders>
          </w:tcPr>
          <w:p w14:paraId="3C5B9D3F" w14:textId="77777777" w:rsidR="00E74814" w:rsidRPr="004C7321" w:rsidRDefault="00E74814" w:rsidP="00D739DB">
            <w:pPr>
              <w:tabs>
                <w:tab w:val="left" w:pos="2478"/>
                <w:tab w:val="left" w:pos="8182"/>
              </w:tabs>
              <w:spacing w:before="120" w:after="120" w:line="240" w:lineRule="auto"/>
              <w:jc w:val="center"/>
              <w:rPr>
                <w:rFonts w:cs="Arial"/>
                <w:noProof/>
                <w:color w:val="000000"/>
                <w:sz w:val="44"/>
                <w:szCs w:val="24"/>
                <w:lang w:val="id-ID"/>
              </w:rPr>
            </w:pPr>
            <w:r w:rsidRPr="004C7321">
              <w:rPr>
                <w:rFonts w:cs="Arial"/>
                <w:noProof/>
                <w:color w:val="000000"/>
                <w:sz w:val="44"/>
                <w:szCs w:val="24"/>
                <w:lang w:val="id-ID"/>
              </w:rPr>
              <w:t>STANDARD OPERATING PROCEDURE</w:t>
            </w:r>
          </w:p>
        </w:tc>
      </w:tr>
      <w:tr w:rsidR="00E74814" w:rsidRPr="004C7321" w14:paraId="498E095F" w14:textId="77777777" w:rsidTr="004F3824">
        <w:trPr>
          <w:trHeight w:val="317"/>
          <w:jc w:val="center"/>
        </w:trPr>
        <w:tc>
          <w:tcPr>
            <w:tcW w:w="9145" w:type="dxa"/>
            <w:tcBorders>
              <w:left w:val="nil"/>
              <w:right w:val="nil"/>
            </w:tcBorders>
          </w:tcPr>
          <w:p w14:paraId="67A53FD0" w14:textId="77777777" w:rsidR="00E74814" w:rsidRPr="004C7321" w:rsidRDefault="00E74814" w:rsidP="00AC7E34">
            <w:pPr>
              <w:spacing w:line="240" w:lineRule="auto"/>
              <w:jc w:val="center"/>
              <w:rPr>
                <w:rFonts w:cs="Arial"/>
                <w:noProof/>
                <w:color w:val="000000"/>
                <w:sz w:val="22"/>
                <w:szCs w:val="24"/>
                <w:lang w:val="id-ID"/>
              </w:rPr>
            </w:pPr>
          </w:p>
        </w:tc>
      </w:tr>
      <w:tr w:rsidR="00E74814" w:rsidRPr="004C7321" w14:paraId="2A07AE32" w14:textId="77777777" w:rsidTr="009C1080">
        <w:trPr>
          <w:trHeight w:val="12137"/>
          <w:jc w:val="center"/>
        </w:trPr>
        <w:tc>
          <w:tcPr>
            <w:tcW w:w="9145" w:type="dxa"/>
          </w:tcPr>
          <w:p w14:paraId="690A502F" w14:textId="77777777" w:rsidR="00E74814" w:rsidRPr="004C7321" w:rsidRDefault="00E74814" w:rsidP="00AC7E34">
            <w:pPr>
              <w:spacing w:before="120" w:after="120" w:line="240" w:lineRule="auto"/>
              <w:jc w:val="center"/>
              <w:rPr>
                <w:rFonts w:cs="Arial"/>
                <w:noProof/>
                <w:color w:val="000000"/>
                <w:sz w:val="28"/>
                <w:szCs w:val="24"/>
                <w:lang w:val="id-ID"/>
              </w:rPr>
            </w:pPr>
          </w:p>
          <w:p w14:paraId="4BB310A3" w14:textId="77777777" w:rsidR="006E07FE" w:rsidRPr="004C7321" w:rsidRDefault="006E07FE" w:rsidP="00AC7E34">
            <w:pPr>
              <w:spacing w:before="120" w:after="120" w:line="240" w:lineRule="auto"/>
              <w:jc w:val="center"/>
              <w:rPr>
                <w:rFonts w:cs="Arial"/>
                <w:noProof/>
                <w:color w:val="000000"/>
                <w:sz w:val="28"/>
                <w:szCs w:val="24"/>
                <w:lang w:val="id-ID"/>
              </w:rPr>
            </w:pPr>
          </w:p>
          <w:p w14:paraId="2F9216D5" w14:textId="77777777" w:rsidR="006E07FE" w:rsidRPr="004C7321" w:rsidRDefault="006E07FE" w:rsidP="00AC7E34">
            <w:pPr>
              <w:spacing w:before="120" w:after="120" w:line="240" w:lineRule="auto"/>
              <w:jc w:val="center"/>
              <w:rPr>
                <w:rFonts w:cs="Arial"/>
                <w:noProof/>
                <w:color w:val="000000"/>
                <w:sz w:val="28"/>
                <w:szCs w:val="24"/>
                <w:lang w:val="id-ID"/>
              </w:rPr>
            </w:pPr>
          </w:p>
          <w:p w14:paraId="1282A626" w14:textId="77777777" w:rsidR="006E07FE" w:rsidRPr="004C7321" w:rsidRDefault="006E07FE" w:rsidP="00AC7E34">
            <w:pPr>
              <w:spacing w:before="120" w:after="120" w:line="240" w:lineRule="auto"/>
              <w:jc w:val="center"/>
              <w:rPr>
                <w:rFonts w:cs="Arial"/>
                <w:noProof/>
                <w:color w:val="000000"/>
                <w:sz w:val="28"/>
                <w:szCs w:val="24"/>
                <w:lang w:val="id-ID"/>
              </w:rPr>
            </w:pPr>
          </w:p>
          <w:p w14:paraId="392CBF32" w14:textId="77777777" w:rsidR="006E07FE" w:rsidRPr="004C7321" w:rsidRDefault="006E07FE" w:rsidP="00AC7E34">
            <w:pPr>
              <w:spacing w:before="120" w:after="120" w:line="240" w:lineRule="auto"/>
              <w:jc w:val="center"/>
              <w:rPr>
                <w:rFonts w:cs="Arial"/>
                <w:noProof/>
                <w:color w:val="000000"/>
                <w:sz w:val="28"/>
                <w:szCs w:val="24"/>
                <w:lang w:val="id-ID"/>
              </w:rPr>
            </w:pPr>
          </w:p>
          <w:p w14:paraId="04AFAE45" w14:textId="77777777" w:rsidR="00B16CC4" w:rsidRPr="004C7321" w:rsidRDefault="00B16CC4" w:rsidP="006E07FE">
            <w:pPr>
              <w:jc w:val="center"/>
              <w:rPr>
                <w:rStyle w:val="SubtleReference"/>
                <w:rFonts w:cs="Arial"/>
                <w:noProof/>
                <w:lang w:val="id-ID"/>
              </w:rPr>
            </w:pPr>
            <w:r w:rsidRPr="004C7321">
              <w:rPr>
                <w:rStyle w:val="SubtleReference"/>
                <w:rFonts w:cs="Arial"/>
                <w:noProof/>
                <w:lang w:val="id-ID"/>
              </w:rPr>
              <w:t>H.0</w:t>
            </w:r>
            <w:r w:rsidR="00D713B4" w:rsidRPr="004C7321">
              <w:rPr>
                <w:rStyle w:val="SubtleReference"/>
                <w:rFonts w:cs="Arial"/>
                <w:noProof/>
                <w:lang w:val="id-ID"/>
              </w:rPr>
              <w:t>2.</w:t>
            </w:r>
            <w:r w:rsidR="00D713B4" w:rsidRPr="004C7321">
              <w:rPr>
                <w:rStyle w:val="SubtleReference"/>
                <w:rFonts w:cs="Arial"/>
                <w:noProof/>
                <w:color w:val="000000" w:themeColor="text1"/>
                <w:lang w:val="id-ID"/>
              </w:rPr>
              <w:t>P</w:t>
            </w:r>
            <w:r w:rsidRPr="004C7321">
              <w:rPr>
                <w:rStyle w:val="SubtleReference"/>
                <w:rFonts w:cs="Arial"/>
                <w:noProof/>
                <w:color w:val="000000" w:themeColor="text1"/>
                <w:lang w:val="id-ID"/>
              </w:rPr>
              <w:t>.</w:t>
            </w:r>
            <w:r w:rsidR="00D713B4" w:rsidRPr="004C7321">
              <w:rPr>
                <w:rStyle w:val="SubtleReference"/>
                <w:rFonts w:cs="Arial"/>
                <w:noProof/>
                <w:color w:val="000000" w:themeColor="text1"/>
                <w:lang w:val="id-ID"/>
              </w:rPr>
              <w:t>01</w:t>
            </w:r>
            <w:r w:rsidRPr="004C7321">
              <w:rPr>
                <w:rStyle w:val="SubtleReference"/>
                <w:rFonts w:cs="Arial"/>
                <w:noProof/>
                <w:color w:val="000000" w:themeColor="text1"/>
                <w:lang w:val="id-ID"/>
              </w:rPr>
              <w:t>.</w:t>
            </w:r>
            <w:r w:rsidR="00D713B4" w:rsidRPr="004C7321">
              <w:rPr>
                <w:rStyle w:val="SubtleReference"/>
                <w:rFonts w:cs="Arial"/>
                <w:noProof/>
                <w:color w:val="000000" w:themeColor="text1"/>
                <w:lang w:val="id-ID"/>
              </w:rPr>
              <w:t>02</w:t>
            </w:r>
          </w:p>
          <w:p w14:paraId="62BD3D05" w14:textId="77777777" w:rsidR="00B16CC4" w:rsidRPr="004C7321" w:rsidRDefault="006E07FE" w:rsidP="006E07FE">
            <w:pPr>
              <w:pStyle w:val="Subtitleius"/>
              <w:pBdr>
                <w:top w:val="none" w:sz="0" w:space="0" w:color="auto"/>
                <w:left w:val="none" w:sz="0" w:space="0" w:color="auto"/>
                <w:bottom w:val="none" w:sz="0" w:space="0" w:color="auto"/>
                <w:right w:val="none" w:sz="0" w:space="0" w:color="auto"/>
              </w:pBdr>
              <w:rPr>
                <w:rFonts w:cs="Arial"/>
                <w:noProof/>
                <w:color w:val="auto"/>
                <w:lang w:val="id-ID"/>
              </w:rPr>
            </w:pPr>
            <w:r w:rsidRPr="004C7321">
              <w:rPr>
                <w:rFonts w:cs="Arial"/>
                <w:noProof/>
                <w:color w:val="auto"/>
                <w:lang w:val="id-ID"/>
              </w:rPr>
              <w:t xml:space="preserve">IT </w:t>
            </w:r>
            <w:r w:rsidR="006B52F2" w:rsidRPr="004C7321">
              <w:rPr>
                <w:rFonts w:cs="Arial"/>
                <w:noProof/>
                <w:color w:val="auto"/>
                <w:lang w:val="id-ID"/>
              </w:rPr>
              <w:t>Change Management</w:t>
            </w:r>
          </w:p>
          <w:p w14:paraId="10DACC40" w14:textId="77777777" w:rsidR="00B16CC4" w:rsidRPr="003B17AB" w:rsidRDefault="00B16CC4" w:rsidP="006E07FE">
            <w:pPr>
              <w:jc w:val="center"/>
              <w:rPr>
                <w:rFonts w:cs="Arial"/>
                <w:noProof/>
                <w:sz w:val="28"/>
                <w:szCs w:val="28"/>
              </w:rPr>
            </w:pPr>
            <w:r w:rsidRPr="004C7321">
              <w:rPr>
                <w:rFonts w:cs="Arial"/>
                <w:noProof/>
                <w:sz w:val="28"/>
                <w:szCs w:val="28"/>
                <w:lang w:val="id-ID"/>
              </w:rPr>
              <w:t xml:space="preserve">Versi: </w:t>
            </w:r>
            <w:del w:id="0" w:author="Darwin Halomoan Siregar" w:date="2023-06-15T15:22:00Z">
              <w:r w:rsidR="003B17AB" w:rsidDel="00D860FF">
                <w:rPr>
                  <w:rStyle w:val="Emphasis"/>
                </w:rPr>
                <w:delText>16</w:delText>
              </w:r>
            </w:del>
            <w:ins w:id="1" w:author="Darwin Halomoan Siregar" w:date="2023-06-15T15:22:00Z">
              <w:r w:rsidR="00D860FF">
                <w:rPr>
                  <w:rStyle w:val="Emphasis"/>
                </w:rPr>
                <w:t>dd</w:t>
              </w:r>
            </w:ins>
            <w:r w:rsidR="006C67B1" w:rsidRPr="004C7321">
              <w:rPr>
                <w:rStyle w:val="Emphasis"/>
                <w:rFonts w:cs="Arial"/>
                <w:noProof/>
                <w:lang w:val="id-ID"/>
              </w:rPr>
              <w:t>.</w:t>
            </w:r>
            <w:del w:id="2" w:author="Darwin Halomoan Siregar" w:date="2023-06-15T15:22:00Z">
              <w:r w:rsidR="003B17AB" w:rsidDel="00D860FF">
                <w:rPr>
                  <w:rStyle w:val="Emphasis"/>
                  <w:rFonts w:cs="Arial"/>
                  <w:noProof/>
                </w:rPr>
                <w:delText>06</w:delText>
              </w:r>
            </w:del>
            <w:ins w:id="3" w:author="Darwin Halomoan Siregar" w:date="2023-06-15T15:22:00Z">
              <w:r w:rsidR="00D860FF">
                <w:rPr>
                  <w:rStyle w:val="Emphasis"/>
                  <w:rFonts w:cs="Arial"/>
                  <w:noProof/>
                </w:rPr>
                <w:t>mm</w:t>
              </w:r>
            </w:ins>
            <w:r w:rsidR="006C67B1" w:rsidRPr="004C7321">
              <w:rPr>
                <w:rStyle w:val="Emphasis"/>
                <w:rFonts w:cs="Arial"/>
                <w:noProof/>
                <w:lang w:val="id-ID"/>
              </w:rPr>
              <w:t>.</w:t>
            </w:r>
            <w:del w:id="4" w:author="Darwin Halomoan Siregar" w:date="2023-06-15T15:22:00Z">
              <w:r w:rsidR="003B17AB" w:rsidDel="00D860FF">
                <w:rPr>
                  <w:rStyle w:val="Emphasis"/>
                  <w:rFonts w:cs="Arial"/>
                  <w:noProof/>
                </w:rPr>
                <w:delText>2022</w:delText>
              </w:r>
            </w:del>
            <w:ins w:id="5" w:author="Darwin Halomoan Siregar" w:date="2023-06-15T15:22:00Z">
              <w:r w:rsidR="00D860FF">
                <w:rPr>
                  <w:rStyle w:val="Emphasis"/>
                  <w:rFonts w:cs="Arial"/>
                  <w:noProof/>
                </w:rPr>
                <w:t>yyyy</w:t>
              </w:r>
            </w:ins>
          </w:p>
          <w:p w14:paraId="34DA6826" w14:textId="77777777" w:rsidR="00E74814" w:rsidRPr="004C7321" w:rsidRDefault="00E74814" w:rsidP="00AC7E34">
            <w:pPr>
              <w:spacing w:before="120" w:after="120" w:line="240" w:lineRule="auto"/>
              <w:jc w:val="center"/>
              <w:rPr>
                <w:rFonts w:cs="Arial"/>
                <w:noProof/>
                <w:color w:val="000000"/>
                <w:sz w:val="28"/>
                <w:szCs w:val="24"/>
                <w:lang w:val="id-ID"/>
              </w:rPr>
            </w:pPr>
          </w:p>
          <w:p w14:paraId="39DA5CC9" w14:textId="77777777" w:rsidR="00E74814" w:rsidRPr="004C7321" w:rsidRDefault="00E74814" w:rsidP="00AC7E34">
            <w:pPr>
              <w:spacing w:before="120" w:after="120" w:line="240" w:lineRule="auto"/>
              <w:jc w:val="center"/>
              <w:rPr>
                <w:rFonts w:cs="Arial"/>
                <w:noProof/>
                <w:color w:val="000000"/>
                <w:sz w:val="28"/>
                <w:szCs w:val="24"/>
                <w:lang w:val="id-ID"/>
              </w:rPr>
            </w:pPr>
          </w:p>
          <w:p w14:paraId="092662D7" w14:textId="77777777" w:rsidR="00E74814" w:rsidRPr="004C7321" w:rsidRDefault="00E74814" w:rsidP="00AC7E34">
            <w:pPr>
              <w:spacing w:before="120" w:after="120" w:line="240" w:lineRule="auto"/>
              <w:jc w:val="center"/>
              <w:rPr>
                <w:rFonts w:cs="Arial"/>
                <w:noProof/>
                <w:color w:val="000000"/>
                <w:sz w:val="28"/>
                <w:szCs w:val="24"/>
                <w:lang w:val="id-ID"/>
              </w:rPr>
            </w:pPr>
          </w:p>
          <w:p w14:paraId="20AA8116" w14:textId="77777777" w:rsidR="00E74814" w:rsidRPr="004C7321" w:rsidRDefault="00E74814" w:rsidP="00AC7E34">
            <w:pPr>
              <w:spacing w:before="120" w:after="120" w:line="240" w:lineRule="auto"/>
              <w:jc w:val="center"/>
              <w:rPr>
                <w:rFonts w:cs="Arial"/>
                <w:noProof/>
                <w:color w:val="000000"/>
                <w:sz w:val="28"/>
                <w:szCs w:val="24"/>
                <w:lang w:val="id-ID"/>
              </w:rPr>
            </w:pPr>
          </w:p>
          <w:p w14:paraId="4826FE8F" w14:textId="77777777" w:rsidR="00E74814" w:rsidRPr="004C7321" w:rsidRDefault="00E74814" w:rsidP="00AC7E34">
            <w:pPr>
              <w:spacing w:before="120" w:after="120" w:line="240" w:lineRule="auto"/>
              <w:jc w:val="center"/>
              <w:rPr>
                <w:rFonts w:cs="Arial"/>
                <w:noProof/>
                <w:color w:val="000000"/>
                <w:sz w:val="28"/>
                <w:szCs w:val="24"/>
                <w:lang w:val="id-ID"/>
              </w:rPr>
            </w:pPr>
          </w:p>
          <w:p w14:paraId="1B009E6D" w14:textId="77777777" w:rsidR="00E74814" w:rsidRPr="004C7321" w:rsidRDefault="00E74814" w:rsidP="00AC7E34">
            <w:pPr>
              <w:spacing w:before="120" w:after="120" w:line="240" w:lineRule="auto"/>
              <w:jc w:val="center"/>
              <w:rPr>
                <w:rFonts w:cs="Arial"/>
                <w:noProof/>
                <w:color w:val="000000"/>
                <w:sz w:val="28"/>
                <w:szCs w:val="24"/>
                <w:lang w:val="id-ID"/>
              </w:rPr>
            </w:pPr>
          </w:p>
          <w:p w14:paraId="01CA7359" w14:textId="77777777" w:rsidR="00E74814" w:rsidRPr="004C7321" w:rsidRDefault="00E74814" w:rsidP="00AC7E34">
            <w:pPr>
              <w:spacing w:before="120" w:after="120" w:line="240" w:lineRule="auto"/>
              <w:jc w:val="center"/>
              <w:rPr>
                <w:rFonts w:cs="Arial"/>
                <w:noProof/>
                <w:color w:val="000000"/>
                <w:sz w:val="28"/>
                <w:szCs w:val="24"/>
                <w:lang w:val="id-ID"/>
              </w:rPr>
            </w:pPr>
          </w:p>
          <w:p w14:paraId="4EB7D634" w14:textId="77777777" w:rsidR="00E74814" w:rsidRPr="004C7321" w:rsidRDefault="00E74814" w:rsidP="00AC7E34">
            <w:pPr>
              <w:spacing w:before="120" w:after="120" w:line="240" w:lineRule="auto"/>
              <w:jc w:val="center"/>
              <w:rPr>
                <w:rFonts w:cs="Arial"/>
                <w:noProof/>
                <w:color w:val="000000"/>
                <w:sz w:val="28"/>
                <w:szCs w:val="24"/>
                <w:lang w:val="id-ID"/>
              </w:rPr>
            </w:pPr>
          </w:p>
          <w:p w14:paraId="7DA15D8F" w14:textId="77777777" w:rsidR="003876A9" w:rsidRPr="004C7321" w:rsidRDefault="003876A9" w:rsidP="00AC7E34">
            <w:pPr>
              <w:spacing w:before="120" w:after="120" w:line="240" w:lineRule="auto"/>
              <w:jc w:val="center"/>
              <w:rPr>
                <w:rFonts w:cs="Arial"/>
                <w:noProof/>
                <w:color w:val="000000"/>
                <w:sz w:val="28"/>
                <w:szCs w:val="24"/>
                <w:lang w:val="id-ID"/>
              </w:rPr>
            </w:pPr>
          </w:p>
          <w:p w14:paraId="328F3188" w14:textId="77777777" w:rsidR="003876A9" w:rsidRPr="004C7321" w:rsidRDefault="003876A9" w:rsidP="00AC7E34">
            <w:pPr>
              <w:spacing w:before="120" w:after="120" w:line="240" w:lineRule="auto"/>
              <w:jc w:val="center"/>
              <w:rPr>
                <w:rFonts w:cs="Arial"/>
                <w:noProof/>
                <w:color w:val="000000"/>
                <w:sz w:val="28"/>
                <w:szCs w:val="24"/>
                <w:lang w:val="id-ID"/>
              </w:rPr>
            </w:pPr>
          </w:p>
          <w:p w14:paraId="3A6C0E8A" w14:textId="77777777" w:rsidR="003876A9" w:rsidRPr="004C7321" w:rsidRDefault="003876A9" w:rsidP="00AC7E34">
            <w:pPr>
              <w:spacing w:before="120" w:after="120" w:line="240" w:lineRule="auto"/>
              <w:jc w:val="center"/>
              <w:rPr>
                <w:rFonts w:cs="Arial"/>
                <w:noProof/>
                <w:color w:val="000000"/>
                <w:sz w:val="28"/>
                <w:szCs w:val="24"/>
                <w:lang w:val="id-ID"/>
              </w:rPr>
            </w:pPr>
          </w:p>
          <w:p w14:paraId="5E769FB2" w14:textId="77777777" w:rsidR="003876A9" w:rsidRPr="004C7321" w:rsidRDefault="003876A9" w:rsidP="00AC7E34">
            <w:pPr>
              <w:spacing w:before="120" w:after="120" w:line="240" w:lineRule="auto"/>
              <w:jc w:val="center"/>
              <w:rPr>
                <w:rFonts w:cs="Arial"/>
                <w:noProof/>
                <w:color w:val="000000"/>
                <w:sz w:val="28"/>
                <w:szCs w:val="24"/>
                <w:lang w:val="id-ID"/>
              </w:rPr>
            </w:pPr>
          </w:p>
          <w:p w14:paraId="07D94828" w14:textId="77777777" w:rsidR="004F3824" w:rsidRPr="004C7321" w:rsidRDefault="004F3824" w:rsidP="00AC7E34">
            <w:pPr>
              <w:spacing w:line="240" w:lineRule="auto"/>
              <w:jc w:val="center"/>
              <w:rPr>
                <w:rFonts w:cs="Arial"/>
                <w:noProof/>
                <w:color w:val="000000"/>
                <w:sz w:val="22"/>
                <w:lang w:val="id-ID"/>
              </w:rPr>
            </w:pPr>
          </w:p>
          <w:p w14:paraId="35B1EDDD" w14:textId="77777777" w:rsidR="004F3824" w:rsidRPr="004C7321" w:rsidRDefault="004F3824" w:rsidP="00AC7E34">
            <w:pPr>
              <w:spacing w:line="240" w:lineRule="auto"/>
              <w:jc w:val="center"/>
              <w:rPr>
                <w:rFonts w:cs="Arial"/>
                <w:noProof/>
                <w:color w:val="000000"/>
                <w:sz w:val="22"/>
                <w:lang w:val="id-ID"/>
              </w:rPr>
            </w:pPr>
          </w:p>
          <w:p w14:paraId="05FF0E22" w14:textId="77777777" w:rsidR="004F3824" w:rsidRPr="004C7321" w:rsidRDefault="004F3824" w:rsidP="00AC7E34">
            <w:pPr>
              <w:spacing w:line="240" w:lineRule="auto"/>
              <w:jc w:val="center"/>
              <w:rPr>
                <w:rFonts w:cs="Arial"/>
                <w:noProof/>
                <w:color w:val="000000"/>
                <w:sz w:val="22"/>
                <w:lang w:val="id-ID"/>
              </w:rPr>
            </w:pPr>
          </w:p>
          <w:p w14:paraId="24CDCF79" w14:textId="77777777" w:rsidR="006A3C45" w:rsidRPr="004C7321" w:rsidRDefault="009B6232" w:rsidP="00AC7E34">
            <w:pPr>
              <w:spacing w:line="240" w:lineRule="auto"/>
              <w:jc w:val="center"/>
              <w:rPr>
                <w:rFonts w:cs="Arial"/>
                <w:noProof/>
                <w:color w:val="000000"/>
                <w:sz w:val="28"/>
                <w:szCs w:val="28"/>
                <w:lang w:val="id-ID"/>
              </w:rPr>
            </w:pPr>
            <w:r w:rsidRPr="004C7321">
              <w:rPr>
                <w:rFonts w:cs="Arial"/>
                <w:noProof/>
                <w:color w:val="000000"/>
                <w:sz w:val="28"/>
                <w:szCs w:val="28"/>
                <w:lang w:val="id-ID"/>
              </w:rPr>
              <w:t xml:space="preserve">System </w:t>
            </w:r>
            <w:r w:rsidR="007772E2" w:rsidRPr="004C7321">
              <w:rPr>
                <w:rFonts w:cs="Arial"/>
                <w:noProof/>
                <w:color w:val="000000"/>
                <w:sz w:val="28"/>
                <w:szCs w:val="28"/>
                <w:lang w:val="id-ID"/>
              </w:rPr>
              <w:t>C</w:t>
            </w:r>
            <w:r w:rsidRPr="004C7321">
              <w:rPr>
                <w:rFonts w:cs="Arial"/>
                <w:noProof/>
                <w:color w:val="000000"/>
                <w:sz w:val="28"/>
                <w:szCs w:val="28"/>
                <w:lang w:val="id-ID"/>
              </w:rPr>
              <w:t xml:space="preserve">hanges </w:t>
            </w:r>
            <w:r w:rsidR="007772E2" w:rsidRPr="004C7321">
              <w:rPr>
                <w:rFonts w:cs="Arial"/>
                <w:noProof/>
                <w:color w:val="000000"/>
                <w:sz w:val="28"/>
                <w:szCs w:val="28"/>
                <w:lang w:val="id-ID"/>
              </w:rPr>
              <w:t>M</w:t>
            </w:r>
            <w:r w:rsidRPr="004C7321">
              <w:rPr>
                <w:rFonts w:cs="Arial"/>
                <w:noProof/>
                <w:color w:val="000000"/>
                <w:sz w:val="28"/>
                <w:szCs w:val="28"/>
                <w:lang w:val="id-ID"/>
              </w:rPr>
              <w:t>anagement</w:t>
            </w:r>
          </w:p>
          <w:p w14:paraId="069D1360" w14:textId="77777777" w:rsidR="002B2D5A" w:rsidRDefault="006B52F2" w:rsidP="00AC7E34">
            <w:pPr>
              <w:spacing w:line="240" w:lineRule="auto"/>
              <w:jc w:val="center"/>
              <w:rPr>
                <w:rFonts w:cs="Arial"/>
                <w:noProof/>
                <w:color w:val="000000"/>
                <w:sz w:val="28"/>
                <w:szCs w:val="28"/>
                <w:lang w:val="id-ID"/>
              </w:rPr>
            </w:pPr>
            <w:r w:rsidRPr="004C7321">
              <w:rPr>
                <w:rFonts w:cs="Arial"/>
                <w:noProof/>
                <w:color w:val="000000"/>
                <w:sz w:val="28"/>
                <w:szCs w:val="28"/>
                <w:lang w:val="id-ID"/>
              </w:rPr>
              <w:t>Data Center Operation Management</w:t>
            </w:r>
          </w:p>
          <w:p w14:paraId="52FD091D" w14:textId="77777777" w:rsidR="00A93C29" w:rsidRPr="004C7321" w:rsidRDefault="007E4E21" w:rsidP="00AC7E34">
            <w:pPr>
              <w:spacing w:line="240" w:lineRule="auto"/>
              <w:jc w:val="center"/>
              <w:rPr>
                <w:rFonts w:cs="Arial"/>
                <w:noProof/>
                <w:color w:val="000000"/>
                <w:sz w:val="28"/>
                <w:szCs w:val="28"/>
                <w:lang w:val="id-ID"/>
              </w:rPr>
            </w:pPr>
            <w:r>
              <w:rPr>
                <w:rFonts w:cs="Arial"/>
                <w:noProof/>
                <w:color w:val="000000"/>
                <w:sz w:val="28"/>
                <w:szCs w:val="28"/>
              </w:rPr>
              <w:t xml:space="preserve">IT </w:t>
            </w:r>
            <w:del w:id="6" w:author="Darwin Halomoan Siregar" w:date="2023-06-15T15:22:00Z">
              <w:r w:rsidR="002B2D5A" w:rsidRPr="002B2D5A" w:rsidDel="00D860FF">
                <w:rPr>
                  <w:rFonts w:cs="Arial"/>
                  <w:noProof/>
                  <w:color w:val="000000"/>
                  <w:sz w:val="28"/>
                  <w:szCs w:val="28"/>
                  <w:lang w:val="id-ID"/>
                </w:rPr>
                <w:delText>Enterprise Architecture</w:delText>
              </w:r>
            </w:del>
            <w:ins w:id="7" w:author="Darwin Halomoan Siregar" w:date="2023-06-15T15:22:00Z">
              <w:r w:rsidR="00D860FF">
                <w:rPr>
                  <w:rFonts w:cs="Arial"/>
                  <w:noProof/>
                  <w:color w:val="000000"/>
                  <w:sz w:val="28"/>
                  <w:szCs w:val="28"/>
                </w:rPr>
                <w:t>Infrastructure</w:t>
              </w:r>
            </w:ins>
            <w:r w:rsidR="002B2D5A" w:rsidRPr="002B2D5A">
              <w:rPr>
                <w:rFonts w:cs="Arial"/>
                <w:noProof/>
                <w:color w:val="000000"/>
                <w:sz w:val="28"/>
                <w:szCs w:val="28"/>
                <w:lang w:val="id-ID"/>
              </w:rPr>
              <w:t xml:space="preserve"> &amp; Service Delivery</w:t>
            </w:r>
          </w:p>
          <w:p w14:paraId="50538310" w14:textId="77777777" w:rsidR="00AB3441" w:rsidRPr="004C7321" w:rsidRDefault="00AB3441" w:rsidP="00AC7E34">
            <w:pPr>
              <w:spacing w:line="240" w:lineRule="auto"/>
              <w:jc w:val="center"/>
              <w:rPr>
                <w:rFonts w:cs="Arial"/>
                <w:noProof/>
                <w:color w:val="000000"/>
                <w:sz w:val="28"/>
                <w:szCs w:val="28"/>
                <w:lang w:val="id-ID"/>
              </w:rPr>
            </w:pPr>
            <w:r w:rsidRPr="004C7321">
              <w:rPr>
                <w:rFonts w:cs="Arial"/>
                <w:noProof/>
                <w:color w:val="000000"/>
                <w:sz w:val="28"/>
                <w:szCs w:val="28"/>
                <w:lang w:val="id-ID"/>
              </w:rPr>
              <w:t>Information Technology</w:t>
            </w:r>
            <w:r w:rsidR="006C5ABC" w:rsidRPr="004C7321">
              <w:rPr>
                <w:rFonts w:cs="Arial"/>
                <w:noProof/>
                <w:color w:val="000000"/>
                <w:sz w:val="28"/>
                <w:szCs w:val="28"/>
                <w:lang w:val="id-ID"/>
              </w:rPr>
              <w:t xml:space="preserve"> Sub Directorate</w:t>
            </w:r>
          </w:p>
          <w:p w14:paraId="2ED7DB60" w14:textId="77777777" w:rsidR="0072532A" w:rsidRPr="004C7321" w:rsidRDefault="006A3C45" w:rsidP="004A4288">
            <w:pPr>
              <w:spacing w:line="240" w:lineRule="auto"/>
              <w:jc w:val="center"/>
              <w:rPr>
                <w:rFonts w:cs="Arial"/>
                <w:noProof/>
                <w:color w:val="000000"/>
                <w:sz w:val="28"/>
                <w:szCs w:val="24"/>
                <w:lang w:val="id-ID"/>
              </w:rPr>
            </w:pPr>
            <w:r w:rsidRPr="004C7321">
              <w:rPr>
                <w:rFonts w:cs="Arial"/>
                <w:noProof/>
                <w:color w:val="000000"/>
                <w:sz w:val="28"/>
                <w:szCs w:val="28"/>
                <w:lang w:val="id-ID"/>
              </w:rPr>
              <w:t>Operations &amp; IT Directorate</w:t>
            </w:r>
          </w:p>
        </w:tc>
      </w:tr>
    </w:tbl>
    <w:p w14:paraId="03B2701C" w14:textId="77777777" w:rsidR="001C41A1" w:rsidRPr="004C7321" w:rsidRDefault="001C41A1" w:rsidP="00914F94">
      <w:pPr>
        <w:spacing w:after="200"/>
        <w:jc w:val="center"/>
        <w:rPr>
          <w:rFonts w:cs="Arial"/>
          <w:noProof/>
          <w:color w:val="000000"/>
          <w:lang w:val="id-ID"/>
        </w:rPr>
        <w:sectPr w:rsidR="001C41A1" w:rsidRPr="004C7321" w:rsidSect="0096594A">
          <w:footerReference w:type="default" r:id="rId10"/>
          <w:pgSz w:w="11909" w:h="16834" w:code="9"/>
          <w:pgMar w:top="670" w:right="1440" w:bottom="1440" w:left="1440" w:header="270" w:footer="720" w:gutter="0"/>
          <w:pgNumType w:start="1"/>
          <w:cols w:space="720"/>
          <w:docGrid w:linePitch="360"/>
        </w:sectPr>
      </w:pPr>
    </w:p>
    <w:p w14:paraId="6F83A1A2" w14:textId="77777777" w:rsidR="00DA3644" w:rsidRPr="004C7321" w:rsidRDefault="006C67B1" w:rsidP="00ED10BC">
      <w:pPr>
        <w:pStyle w:val="Subtitle"/>
        <w:spacing w:before="0" w:after="0" w:line="240" w:lineRule="auto"/>
        <w:rPr>
          <w:rFonts w:cs="Arial"/>
          <w:noProof/>
          <w:color w:val="000000"/>
          <w:szCs w:val="20"/>
          <w:lang w:val="id-ID"/>
        </w:rPr>
      </w:pPr>
      <w:r w:rsidRPr="004C7321">
        <w:rPr>
          <w:rFonts w:cs="Arial"/>
          <w:noProof/>
          <w:color w:val="000000"/>
          <w:szCs w:val="20"/>
          <w:lang w:val="id-ID"/>
        </w:rPr>
        <w:lastRenderedPageBreak/>
        <w:t>Pengendalian Dokumen</w:t>
      </w:r>
    </w:p>
    <w:p w14:paraId="27DCBE49" w14:textId="77777777" w:rsidR="00427734" w:rsidRPr="004C7321" w:rsidRDefault="00427734" w:rsidP="00427734">
      <w:pPr>
        <w:rPr>
          <w:rFonts w:cs="Arial"/>
          <w:noProof/>
          <w:sz w:val="20"/>
          <w:szCs w:val="20"/>
          <w:lang w:val="id-ID" w:eastAsia="x-none"/>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66"/>
        <w:gridCol w:w="6553"/>
      </w:tblGrid>
      <w:tr w:rsidR="00DA3644" w:rsidRPr="004C7321" w14:paraId="0032B808" w14:textId="77777777" w:rsidTr="006F6E4A">
        <w:trPr>
          <w:jc w:val="center"/>
        </w:trPr>
        <w:tc>
          <w:tcPr>
            <w:tcW w:w="5000" w:type="pct"/>
            <w:gridSpan w:val="2"/>
            <w:shd w:val="clear" w:color="auto" w:fill="D9D9D9"/>
            <w:vAlign w:val="center"/>
          </w:tcPr>
          <w:p w14:paraId="5A7CC8DD" w14:textId="77777777" w:rsidR="00DA3644" w:rsidRPr="004C7321" w:rsidRDefault="00DA3644" w:rsidP="009A24EC">
            <w:pPr>
              <w:spacing w:before="60" w:after="60" w:line="240" w:lineRule="auto"/>
              <w:rPr>
                <w:rFonts w:cs="Arial"/>
                <w:b/>
                <w:noProof/>
                <w:color w:val="000000"/>
                <w:sz w:val="22"/>
                <w:lang w:val="id-ID"/>
              </w:rPr>
            </w:pPr>
            <w:r w:rsidRPr="004C7321">
              <w:rPr>
                <w:rFonts w:cs="Arial"/>
                <w:b/>
                <w:noProof/>
                <w:color w:val="000000"/>
                <w:sz w:val="22"/>
                <w:lang w:val="id-ID"/>
              </w:rPr>
              <w:t>Informasi Dokumen</w:t>
            </w:r>
          </w:p>
        </w:tc>
      </w:tr>
      <w:tr w:rsidR="00DA3644" w:rsidRPr="004C7321" w14:paraId="7ABB5B4A" w14:textId="77777777" w:rsidTr="006F6E4A">
        <w:trPr>
          <w:trHeight w:val="332"/>
          <w:jc w:val="center"/>
        </w:trPr>
        <w:tc>
          <w:tcPr>
            <w:tcW w:w="1367" w:type="pct"/>
          </w:tcPr>
          <w:p w14:paraId="34CAB40B" w14:textId="77777777" w:rsidR="00DA3644" w:rsidRPr="004C7321" w:rsidRDefault="00DA3644" w:rsidP="009A24EC">
            <w:pPr>
              <w:spacing w:before="40" w:after="40" w:line="240" w:lineRule="auto"/>
              <w:rPr>
                <w:rFonts w:cs="Arial"/>
                <w:b/>
                <w:noProof/>
                <w:color w:val="000000"/>
                <w:sz w:val="22"/>
                <w:lang w:val="id-ID"/>
              </w:rPr>
            </w:pPr>
            <w:r w:rsidRPr="004C7321">
              <w:rPr>
                <w:rFonts w:cs="Arial"/>
                <w:b/>
                <w:noProof/>
                <w:color w:val="000000"/>
                <w:sz w:val="22"/>
                <w:lang w:val="id-ID"/>
              </w:rPr>
              <w:t>Pemilik Dokumen</w:t>
            </w:r>
          </w:p>
        </w:tc>
        <w:tc>
          <w:tcPr>
            <w:tcW w:w="3633" w:type="pct"/>
          </w:tcPr>
          <w:p w14:paraId="5F69D91F" w14:textId="77777777" w:rsidR="00DA3644" w:rsidRPr="004C7321" w:rsidRDefault="002D553E">
            <w:pPr>
              <w:spacing w:before="40" w:after="40" w:line="240" w:lineRule="auto"/>
              <w:rPr>
                <w:rFonts w:cs="Arial"/>
                <w:noProof/>
                <w:color w:val="000000"/>
                <w:sz w:val="22"/>
                <w:lang w:val="id-ID"/>
              </w:rPr>
            </w:pPr>
            <w:r w:rsidRPr="004C7321">
              <w:rPr>
                <w:rFonts w:cs="Arial"/>
                <w:noProof/>
                <w:color w:val="000000"/>
                <w:sz w:val="22"/>
                <w:lang w:val="id-ID"/>
              </w:rPr>
              <w:t>System C</w:t>
            </w:r>
            <w:r w:rsidR="009B6232" w:rsidRPr="004C7321">
              <w:rPr>
                <w:rFonts w:cs="Arial"/>
                <w:noProof/>
                <w:color w:val="000000"/>
                <w:sz w:val="22"/>
                <w:lang w:val="id-ID"/>
              </w:rPr>
              <w:t xml:space="preserve">hanges </w:t>
            </w:r>
            <w:r w:rsidRPr="004C7321">
              <w:rPr>
                <w:rFonts w:cs="Arial"/>
                <w:noProof/>
                <w:color w:val="000000"/>
                <w:sz w:val="22"/>
                <w:lang w:val="id-ID"/>
              </w:rPr>
              <w:t>M</w:t>
            </w:r>
            <w:r w:rsidR="009B6232" w:rsidRPr="004C7321">
              <w:rPr>
                <w:rFonts w:cs="Arial"/>
                <w:noProof/>
                <w:color w:val="000000"/>
                <w:sz w:val="22"/>
                <w:lang w:val="id-ID"/>
              </w:rPr>
              <w:t>anagement</w:t>
            </w:r>
          </w:p>
        </w:tc>
      </w:tr>
      <w:tr w:rsidR="00DA3644" w:rsidRPr="004C7321" w14:paraId="5B9C0351" w14:textId="77777777" w:rsidTr="006F6E4A">
        <w:trPr>
          <w:jc w:val="center"/>
        </w:trPr>
        <w:tc>
          <w:tcPr>
            <w:tcW w:w="1367" w:type="pct"/>
          </w:tcPr>
          <w:p w14:paraId="00AA2EB5" w14:textId="77777777" w:rsidR="00DA3644" w:rsidRPr="004C7321" w:rsidRDefault="00DA3644" w:rsidP="009A24EC">
            <w:pPr>
              <w:spacing w:before="40" w:after="40" w:line="240" w:lineRule="auto"/>
              <w:rPr>
                <w:rFonts w:cs="Arial"/>
                <w:b/>
                <w:noProof/>
                <w:color w:val="000000"/>
                <w:sz w:val="22"/>
                <w:lang w:val="id-ID"/>
              </w:rPr>
            </w:pPr>
            <w:r w:rsidRPr="004C7321">
              <w:rPr>
                <w:rFonts w:cs="Arial"/>
                <w:b/>
                <w:noProof/>
                <w:color w:val="000000"/>
                <w:sz w:val="22"/>
                <w:lang w:val="id-ID"/>
              </w:rPr>
              <w:t>Tim yang terlibat</w:t>
            </w:r>
          </w:p>
        </w:tc>
        <w:tc>
          <w:tcPr>
            <w:tcW w:w="3633" w:type="pct"/>
          </w:tcPr>
          <w:p w14:paraId="1BCE7CF2" w14:textId="05AA2E0B" w:rsidR="00DA3644" w:rsidRPr="004C7321" w:rsidRDefault="00AA189E">
            <w:pPr>
              <w:spacing w:before="40" w:after="40" w:line="240" w:lineRule="auto"/>
              <w:jc w:val="both"/>
              <w:rPr>
                <w:rFonts w:cs="Arial"/>
                <w:noProof/>
                <w:color w:val="000000"/>
                <w:sz w:val="22"/>
                <w:lang w:val="id-ID"/>
              </w:rPr>
            </w:pPr>
            <w:r w:rsidRPr="00AA189E">
              <w:rPr>
                <w:rFonts w:cs="Arial"/>
                <w:noProof/>
                <w:color w:val="000000"/>
                <w:sz w:val="22"/>
                <w:lang w:val="id-ID"/>
              </w:rPr>
              <w:t>IT Application Development 1</w:t>
            </w:r>
            <w:r>
              <w:rPr>
                <w:rFonts w:cs="Arial"/>
                <w:noProof/>
                <w:color w:val="000000"/>
                <w:sz w:val="22"/>
              </w:rPr>
              <w:t xml:space="preserve">, </w:t>
            </w:r>
            <w:r>
              <w:rPr>
                <w:rFonts w:cs="Arial"/>
                <w:noProof/>
                <w:color w:val="000000"/>
                <w:sz w:val="22"/>
                <w:lang w:val="id-ID"/>
              </w:rPr>
              <w:t>IT Application Development 2</w:t>
            </w:r>
            <w:r>
              <w:rPr>
                <w:rFonts w:cs="Arial"/>
                <w:noProof/>
                <w:color w:val="000000"/>
                <w:sz w:val="22"/>
              </w:rPr>
              <w:t xml:space="preserve">, </w:t>
            </w:r>
            <w:r w:rsidRPr="00AA189E">
              <w:rPr>
                <w:rFonts w:cs="Arial"/>
                <w:noProof/>
                <w:color w:val="000000"/>
                <w:sz w:val="22"/>
              </w:rPr>
              <w:t>Digital Workplace</w:t>
            </w:r>
            <w:r>
              <w:rPr>
                <w:rFonts w:cs="Arial"/>
                <w:noProof/>
                <w:color w:val="000000"/>
                <w:sz w:val="22"/>
              </w:rPr>
              <w:t xml:space="preserve"> </w:t>
            </w:r>
            <w:r w:rsidRPr="00AA189E">
              <w:rPr>
                <w:rFonts w:cs="Arial"/>
                <w:noProof/>
                <w:color w:val="000000"/>
                <w:sz w:val="22"/>
              </w:rPr>
              <w:t>DevOps</w:t>
            </w:r>
            <w:r>
              <w:rPr>
                <w:rFonts w:cs="Arial"/>
                <w:noProof/>
                <w:color w:val="000000"/>
                <w:sz w:val="22"/>
              </w:rPr>
              <w:t xml:space="preserve">, Digital DevOps, IT Testing Management, </w:t>
            </w:r>
            <w:commentRangeStart w:id="8"/>
            <w:commentRangeStart w:id="9"/>
            <w:del w:id="10" w:author="Darwin Halomoan Siregar" w:date="2023-06-22T10:06:00Z">
              <w:r w:rsidRPr="00513BEA" w:rsidDel="0001122D">
                <w:rPr>
                  <w:rFonts w:cs="Arial"/>
                  <w:strike/>
                  <w:noProof/>
                  <w:color w:val="000000"/>
                  <w:sz w:val="22"/>
                  <w:rPrChange w:id="11" w:author="Darwin Halomoan Siregar" w:date="2023-06-21T19:22:00Z">
                    <w:rPr>
                      <w:rFonts w:cs="Arial"/>
                      <w:noProof/>
                      <w:color w:val="000000"/>
                      <w:sz w:val="22"/>
                    </w:rPr>
                  </w:rPrChange>
                </w:rPr>
                <w:delText>IT Project Office</w:delText>
              </w:r>
              <w:commentRangeEnd w:id="8"/>
              <w:r w:rsidR="00F7322E" w:rsidRPr="00513BEA" w:rsidDel="0001122D">
                <w:rPr>
                  <w:rStyle w:val="CommentReference"/>
                  <w:strike/>
                  <w:rPrChange w:id="12" w:author="Darwin Halomoan Siregar" w:date="2023-06-21T19:22:00Z">
                    <w:rPr>
                      <w:rStyle w:val="CommentReference"/>
                    </w:rPr>
                  </w:rPrChange>
                </w:rPr>
                <w:commentReference w:id="8"/>
              </w:r>
              <w:commentRangeEnd w:id="9"/>
              <w:r w:rsidR="00513BEA" w:rsidDel="0001122D">
                <w:rPr>
                  <w:rStyle w:val="CommentReference"/>
                </w:rPr>
                <w:commentReference w:id="9"/>
              </w:r>
            </w:del>
            <w:ins w:id="13" w:author="Darwin Halomoan Siregar" w:date="2023-06-21T19:22:00Z">
              <w:r w:rsidR="00513BEA" w:rsidRPr="00513BEA">
                <w:rPr>
                  <w:rFonts w:cs="Arial"/>
                  <w:noProof/>
                  <w:color w:val="000000"/>
                  <w:sz w:val="22"/>
                </w:rPr>
                <w:t>Technology Program Management</w:t>
              </w:r>
            </w:ins>
            <w:r>
              <w:rPr>
                <w:rFonts w:cs="Arial"/>
                <w:noProof/>
                <w:color w:val="000000"/>
                <w:sz w:val="22"/>
              </w:rPr>
              <w:t xml:space="preserve">, </w:t>
            </w:r>
            <w:ins w:id="14" w:author="Darwin Halomoan Siregar" w:date="2023-06-22T10:06:00Z">
              <w:r w:rsidR="0001122D">
                <w:rPr>
                  <w:rFonts w:cs="Arial"/>
                  <w:noProof/>
                  <w:color w:val="000000"/>
                  <w:sz w:val="22"/>
                </w:rPr>
                <w:t xml:space="preserve">IT BA Retail, IT BA Non-Retail, </w:t>
              </w:r>
            </w:ins>
            <w:del w:id="15" w:author="Darwin Halomoan Siregar" w:date="2023-06-21T19:31:00Z">
              <w:r w:rsidDel="00513BEA">
                <w:rPr>
                  <w:rFonts w:cs="Arial"/>
                  <w:noProof/>
                  <w:color w:val="000000"/>
                  <w:sz w:val="22"/>
                </w:rPr>
                <w:delText>IT Security</w:delText>
              </w:r>
            </w:del>
            <w:ins w:id="16" w:author="Darwin Halomoan Siregar" w:date="2023-06-21T19:31:00Z">
              <w:r w:rsidR="00513BEA">
                <w:rPr>
                  <w:rFonts w:cs="Arial"/>
                  <w:noProof/>
                  <w:color w:val="000000"/>
                  <w:sz w:val="22"/>
                </w:rPr>
                <w:t>Cyber Security</w:t>
              </w:r>
            </w:ins>
            <w:r>
              <w:rPr>
                <w:rFonts w:cs="Arial"/>
                <w:noProof/>
                <w:color w:val="000000"/>
                <w:sz w:val="22"/>
              </w:rPr>
              <w:t xml:space="preserve"> </w:t>
            </w:r>
            <w:ins w:id="17" w:author="Darwin Halomoan Siregar" w:date="2023-06-22T16:01:00Z">
              <w:r w:rsidR="00841F0F">
                <w:rPr>
                  <w:rFonts w:cs="Arial"/>
                  <w:noProof/>
                  <w:color w:val="000000"/>
                  <w:sz w:val="22"/>
                </w:rPr>
                <w:t>(</w:t>
              </w:r>
              <w:r w:rsidR="00841F0F" w:rsidRPr="00841F0F">
                <w:rPr>
                  <w:rFonts w:cs="Arial"/>
                  <w:noProof/>
                  <w:color w:val="000000"/>
                  <w:sz w:val="22"/>
                </w:rPr>
                <w:t>Advisory, Strategic, Assurance &amp; Governance</w:t>
              </w:r>
              <w:r w:rsidR="00841F0F">
                <w:rPr>
                  <w:rFonts w:cs="Arial"/>
                  <w:noProof/>
                  <w:color w:val="000000"/>
                  <w:sz w:val="22"/>
                </w:rPr>
                <w:t>)</w:t>
              </w:r>
              <w:r w:rsidR="00841F0F" w:rsidRPr="00841F0F">
                <w:rPr>
                  <w:rFonts w:cs="Arial"/>
                  <w:noProof/>
                  <w:color w:val="000000"/>
                  <w:sz w:val="22"/>
                </w:rPr>
                <w:t xml:space="preserve"> </w:t>
              </w:r>
            </w:ins>
            <w:del w:id="18" w:author="Darwin Halomoan Siregar" w:date="2023-06-22T16:00:00Z">
              <w:r w:rsidDel="00841F0F">
                <w:rPr>
                  <w:rFonts w:cs="Arial"/>
                  <w:noProof/>
                  <w:color w:val="000000"/>
                  <w:sz w:val="22"/>
                </w:rPr>
                <w:delText>So</w:delText>
              </w:r>
            </w:del>
            <w:del w:id="19" w:author="Darwin Halomoan Siregar" w:date="2023-06-22T15:59:00Z">
              <w:r w:rsidDel="00841F0F">
                <w:rPr>
                  <w:rFonts w:cs="Arial"/>
                  <w:noProof/>
                  <w:color w:val="000000"/>
                  <w:sz w:val="22"/>
                </w:rPr>
                <w:delText xml:space="preserve">lutioning </w:delText>
              </w:r>
            </w:del>
          </w:p>
        </w:tc>
      </w:tr>
      <w:tr w:rsidR="00DA3644" w:rsidRPr="004C7321" w14:paraId="1A390A81" w14:textId="77777777" w:rsidTr="006F6E4A">
        <w:trPr>
          <w:jc w:val="center"/>
        </w:trPr>
        <w:tc>
          <w:tcPr>
            <w:tcW w:w="1367" w:type="pct"/>
          </w:tcPr>
          <w:p w14:paraId="0B3810A2" w14:textId="77777777" w:rsidR="00DA3644" w:rsidRPr="004C7321" w:rsidRDefault="00DA3644" w:rsidP="009A24EC">
            <w:pPr>
              <w:spacing w:before="40" w:after="40" w:line="240" w:lineRule="auto"/>
              <w:rPr>
                <w:rFonts w:cs="Arial"/>
                <w:b/>
                <w:noProof/>
                <w:color w:val="000000"/>
                <w:sz w:val="22"/>
                <w:lang w:val="id-ID"/>
              </w:rPr>
            </w:pPr>
            <w:r w:rsidRPr="004C7321">
              <w:rPr>
                <w:rFonts w:cs="Arial"/>
                <w:b/>
                <w:noProof/>
                <w:color w:val="000000"/>
                <w:sz w:val="22"/>
                <w:lang w:val="id-ID"/>
              </w:rPr>
              <w:t>Tanggal Disiapkan</w:t>
            </w:r>
          </w:p>
        </w:tc>
        <w:tc>
          <w:tcPr>
            <w:tcW w:w="3633" w:type="pct"/>
          </w:tcPr>
          <w:p w14:paraId="00E2DCB0" w14:textId="77777777" w:rsidR="00DA3644" w:rsidRPr="004C7321" w:rsidRDefault="00D860FF" w:rsidP="00D860FF">
            <w:pPr>
              <w:spacing w:before="40" w:after="40" w:line="240" w:lineRule="auto"/>
              <w:rPr>
                <w:rFonts w:cs="Arial"/>
                <w:noProof/>
                <w:color w:val="000000"/>
                <w:sz w:val="22"/>
                <w:lang w:val="id-ID"/>
              </w:rPr>
            </w:pPr>
            <w:ins w:id="20" w:author="Darwin Halomoan Siregar" w:date="2023-06-15T15:23:00Z">
              <w:r>
                <w:rPr>
                  <w:rFonts w:cs="Arial"/>
                  <w:noProof/>
                  <w:color w:val="000000"/>
                  <w:sz w:val="22"/>
                </w:rPr>
                <w:t>5</w:t>
              </w:r>
            </w:ins>
            <w:del w:id="21" w:author="Darwin Halomoan Siregar" w:date="2023-06-15T15:23:00Z">
              <w:r w:rsidR="00AA189E" w:rsidDel="00D860FF">
                <w:rPr>
                  <w:rFonts w:cs="Arial"/>
                  <w:noProof/>
                  <w:color w:val="000000"/>
                  <w:sz w:val="22"/>
                </w:rPr>
                <w:delText>1</w:delText>
              </w:r>
            </w:del>
            <w:r w:rsidR="006C67B1" w:rsidRPr="004C7321">
              <w:rPr>
                <w:rFonts w:cs="Arial"/>
                <w:noProof/>
                <w:color w:val="000000"/>
                <w:sz w:val="22"/>
                <w:lang w:val="id-ID"/>
              </w:rPr>
              <w:t xml:space="preserve"> </w:t>
            </w:r>
            <w:del w:id="22" w:author="Darwin Halomoan Siregar" w:date="2023-06-15T15:23:00Z">
              <w:r w:rsidR="00AA189E" w:rsidDel="00D860FF">
                <w:rPr>
                  <w:rFonts w:cs="Arial"/>
                  <w:noProof/>
                  <w:color w:val="000000"/>
                  <w:sz w:val="22"/>
                </w:rPr>
                <w:delText>Maret</w:delText>
              </w:r>
              <w:r w:rsidR="00AA189E" w:rsidRPr="004C7321" w:rsidDel="00D860FF">
                <w:rPr>
                  <w:rFonts w:cs="Arial"/>
                  <w:noProof/>
                  <w:color w:val="000000"/>
                  <w:sz w:val="22"/>
                  <w:lang w:val="id-ID"/>
                </w:rPr>
                <w:delText xml:space="preserve"> </w:delText>
              </w:r>
            </w:del>
            <w:ins w:id="23" w:author="Darwin Halomoan Siregar" w:date="2023-06-15T15:23:00Z">
              <w:r>
                <w:rPr>
                  <w:rFonts w:cs="Arial"/>
                  <w:noProof/>
                  <w:color w:val="000000"/>
                  <w:sz w:val="22"/>
                </w:rPr>
                <w:t>Juni</w:t>
              </w:r>
              <w:r w:rsidRPr="004C7321">
                <w:rPr>
                  <w:rFonts w:cs="Arial"/>
                  <w:noProof/>
                  <w:color w:val="000000"/>
                  <w:sz w:val="22"/>
                  <w:lang w:val="id-ID"/>
                </w:rPr>
                <w:t xml:space="preserve"> </w:t>
              </w:r>
            </w:ins>
            <w:r w:rsidR="006C67B1" w:rsidRPr="004C7321">
              <w:rPr>
                <w:rFonts w:cs="Arial"/>
                <w:noProof/>
                <w:color w:val="000000"/>
                <w:sz w:val="22"/>
                <w:lang w:val="id-ID"/>
              </w:rPr>
              <w:t>202</w:t>
            </w:r>
            <w:ins w:id="24" w:author="Darwin Halomoan Siregar" w:date="2023-06-15T15:23:00Z">
              <w:r>
                <w:rPr>
                  <w:rFonts w:cs="Arial"/>
                  <w:noProof/>
                  <w:color w:val="000000"/>
                  <w:sz w:val="22"/>
                </w:rPr>
                <w:t>3</w:t>
              </w:r>
            </w:ins>
            <w:del w:id="25" w:author="Darwin Halomoan Siregar" w:date="2023-06-15T15:23:00Z">
              <w:r w:rsidR="00AA189E" w:rsidDel="00D860FF">
                <w:rPr>
                  <w:rFonts w:cs="Arial"/>
                  <w:noProof/>
                  <w:color w:val="000000"/>
                  <w:sz w:val="22"/>
                </w:rPr>
                <w:delText>2</w:delText>
              </w:r>
            </w:del>
          </w:p>
        </w:tc>
      </w:tr>
      <w:tr w:rsidR="00DA3644" w:rsidRPr="004C7321" w14:paraId="470AA2D4" w14:textId="77777777" w:rsidTr="006F6E4A">
        <w:trPr>
          <w:jc w:val="center"/>
        </w:trPr>
        <w:tc>
          <w:tcPr>
            <w:tcW w:w="1367" w:type="pct"/>
          </w:tcPr>
          <w:p w14:paraId="1954C40B" w14:textId="77777777" w:rsidR="00DA3644" w:rsidRPr="004C7321" w:rsidRDefault="00DA3644" w:rsidP="009A24EC">
            <w:pPr>
              <w:spacing w:before="40" w:after="40" w:line="240" w:lineRule="auto"/>
              <w:rPr>
                <w:rFonts w:cs="Arial"/>
                <w:b/>
                <w:noProof/>
                <w:color w:val="000000"/>
                <w:sz w:val="22"/>
                <w:lang w:val="id-ID"/>
              </w:rPr>
            </w:pPr>
            <w:r w:rsidRPr="004C7321">
              <w:rPr>
                <w:rFonts w:cs="Arial"/>
                <w:b/>
                <w:noProof/>
                <w:color w:val="000000"/>
                <w:sz w:val="22"/>
                <w:lang w:val="id-ID"/>
              </w:rPr>
              <w:t>Tanggal Berlaku</w:t>
            </w:r>
          </w:p>
        </w:tc>
        <w:tc>
          <w:tcPr>
            <w:tcW w:w="3633" w:type="pct"/>
          </w:tcPr>
          <w:p w14:paraId="63F19C6B" w14:textId="77777777" w:rsidR="00DA3644" w:rsidRPr="003B17AB" w:rsidRDefault="003B17AB" w:rsidP="009A24EC">
            <w:pPr>
              <w:spacing w:before="40" w:after="40" w:line="240" w:lineRule="auto"/>
              <w:rPr>
                <w:rFonts w:cs="Arial"/>
                <w:noProof/>
                <w:color w:val="000000"/>
                <w:sz w:val="22"/>
              </w:rPr>
            </w:pPr>
            <w:del w:id="26" w:author="Darwin Halomoan Siregar" w:date="2023-06-15T15:22:00Z">
              <w:r w:rsidDel="00D860FF">
                <w:rPr>
                  <w:rFonts w:cs="Arial"/>
                  <w:noProof/>
                  <w:color w:val="000000"/>
                  <w:sz w:val="22"/>
                </w:rPr>
                <w:delText>16 Juni 2022</w:delText>
              </w:r>
            </w:del>
          </w:p>
        </w:tc>
      </w:tr>
    </w:tbl>
    <w:p w14:paraId="7E157B06" w14:textId="77777777" w:rsidR="00DA3644" w:rsidRPr="004C7321" w:rsidRDefault="00DA3644" w:rsidP="00DA3644">
      <w:pPr>
        <w:rPr>
          <w:rFonts w:cs="Arial"/>
          <w:noProof/>
          <w:color w:val="000000"/>
          <w:sz w:val="22"/>
          <w:lang w:val="id-ID"/>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27" w:author="Darwin Halomoan Siregar" w:date="2023-06-15T15:25:00Z">
          <w:tblPr>
            <w:tblW w:w="513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1603"/>
        <w:gridCol w:w="1158"/>
        <w:gridCol w:w="565"/>
        <w:gridCol w:w="4318"/>
        <w:gridCol w:w="25"/>
        <w:gridCol w:w="1337"/>
        <w:gridCol w:w="13"/>
        <w:tblGridChange w:id="28">
          <w:tblGrid>
            <w:gridCol w:w="1603"/>
            <w:gridCol w:w="14"/>
            <w:gridCol w:w="1144"/>
            <w:gridCol w:w="205"/>
            <w:gridCol w:w="331"/>
            <w:gridCol w:w="7"/>
            <w:gridCol w:w="199"/>
            <w:gridCol w:w="4166"/>
            <w:gridCol w:w="7"/>
            <w:gridCol w:w="239"/>
            <w:gridCol w:w="1090"/>
            <w:gridCol w:w="14"/>
            <w:gridCol w:w="245"/>
          </w:tblGrid>
        </w:tblGridChange>
      </w:tblGrid>
      <w:tr w:rsidR="00DA3644" w:rsidRPr="004C7321" w14:paraId="1F491EBB" w14:textId="77777777" w:rsidTr="00D860FF">
        <w:trPr>
          <w:jc w:val="center"/>
          <w:trPrChange w:id="29" w:author="Darwin Halomoan Siregar" w:date="2023-06-15T15:25:00Z">
            <w:trPr>
              <w:jc w:val="center"/>
            </w:trPr>
          </w:trPrChange>
        </w:trPr>
        <w:tc>
          <w:tcPr>
            <w:tcW w:w="5000" w:type="pct"/>
            <w:gridSpan w:val="7"/>
            <w:shd w:val="clear" w:color="auto" w:fill="D9D9D9"/>
            <w:vAlign w:val="center"/>
            <w:tcPrChange w:id="30" w:author="Darwin Halomoan Siregar" w:date="2023-06-15T15:25:00Z">
              <w:tcPr>
                <w:tcW w:w="5000" w:type="pct"/>
                <w:gridSpan w:val="13"/>
                <w:shd w:val="clear" w:color="auto" w:fill="D9D9D9"/>
                <w:vAlign w:val="center"/>
              </w:tcPr>
            </w:tcPrChange>
          </w:tcPr>
          <w:p w14:paraId="191D977C" w14:textId="77777777" w:rsidR="00DA3644" w:rsidRPr="004C7321" w:rsidRDefault="00DA3644" w:rsidP="009A24EC">
            <w:pPr>
              <w:spacing w:before="40" w:after="40" w:line="240" w:lineRule="auto"/>
              <w:rPr>
                <w:rFonts w:cs="Arial"/>
                <w:b/>
                <w:noProof/>
                <w:color w:val="000000"/>
                <w:sz w:val="22"/>
                <w:lang w:val="id-ID"/>
              </w:rPr>
            </w:pPr>
            <w:r w:rsidRPr="004C7321">
              <w:rPr>
                <w:rFonts w:cs="Arial"/>
                <w:b/>
                <w:noProof/>
                <w:color w:val="000000"/>
                <w:sz w:val="22"/>
                <w:lang w:val="id-ID"/>
              </w:rPr>
              <w:t>Riwayat Dokumen</w:t>
            </w:r>
          </w:p>
        </w:tc>
      </w:tr>
      <w:tr w:rsidR="00DA3644" w:rsidRPr="004C7321" w14:paraId="1BAB860D" w14:textId="77777777" w:rsidTr="00F12F51">
        <w:tblPrEx>
          <w:tblPrExChange w:id="31" w:author="Darwin Halomoan Siregar" w:date="2023-06-22T10:33:00Z">
            <w:tblPrEx>
              <w:tblW w:w="5000" w:type="pct"/>
            </w:tblPrEx>
          </w:tblPrExChange>
        </w:tblPrEx>
        <w:trPr>
          <w:jc w:val="center"/>
          <w:trPrChange w:id="32" w:author="Darwin Halomoan Siregar" w:date="2023-06-22T10:33:00Z">
            <w:trPr>
              <w:gridAfter w:val="0"/>
              <w:jc w:val="center"/>
            </w:trPr>
          </w:trPrChange>
        </w:trPr>
        <w:tc>
          <w:tcPr>
            <w:tcW w:w="889" w:type="pct"/>
            <w:vMerge w:val="restart"/>
            <w:vAlign w:val="center"/>
            <w:tcPrChange w:id="33" w:author="Darwin Halomoan Siregar" w:date="2023-06-22T10:33:00Z">
              <w:tcPr>
                <w:tcW w:w="888" w:type="pct"/>
                <w:vMerge w:val="restart"/>
                <w:vAlign w:val="center"/>
              </w:tcPr>
            </w:tcPrChange>
          </w:tcPr>
          <w:p w14:paraId="532CA5A1" w14:textId="77777777" w:rsidR="00DA3644" w:rsidRPr="004C7321" w:rsidRDefault="00DA3644" w:rsidP="009A24EC">
            <w:pPr>
              <w:spacing w:before="40" w:after="40" w:line="240" w:lineRule="auto"/>
              <w:jc w:val="center"/>
              <w:rPr>
                <w:rFonts w:cs="Arial"/>
                <w:b/>
                <w:noProof/>
                <w:color w:val="000000"/>
                <w:sz w:val="22"/>
                <w:lang w:val="id-ID"/>
              </w:rPr>
            </w:pPr>
            <w:r w:rsidRPr="004C7321">
              <w:rPr>
                <w:rFonts w:cs="Arial"/>
                <w:b/>
                <w:noProof/>
                <w:color w:val="000000"/>
                <w:sz w:val="22"/>
                <w:lang w:val="id-ID"/>
              </w:rPr>
              <w:t>Versi</w:t>
            </w:r>
            <w:r w:rsidR="00582A4C" w:rsidRPr="004C7321">
              <w:rPr>
                <w:rFonts w:cs="Arial"/>
                <w:b/>
                <w:noProof/>
                <w:color w:val="000000"/>
                <w:sz w:val="22"/>
                <w:lang w:val="id-ID"/>
              </w:rPr>
              <w:t>- Persetujuan Management</w:t>
            </w:r>
          </w:p>
        </w:tc>
        <w:tc>
          <w:tcPr>
            <w:tcW w:w="955" w:type="pct"/>
            <w:gridSpan w:val="2"/>
            <w:vAlign w:val="center"/>
            <w:tcPrChange w:id="34" w:author="Darwin Halomoan Siregar" w:date="2023-06-22T10:33:00Z">
              <w:tcPr>
                <w:tcW w:w="943" w:type="pct"/>
                <w:gridSpan w:val="5"/>
                <w:vAlign w:val="center"/>
              </w:tcPr>
            </w:tcPrChange>
          </w:tcPr>
          <w:p w14:paraId="72DAE614" w14:textId="77777777" w:rsidR="00DA3644" w:rsidRPr="004C7321" w:rsidRDefault="00DA3644" w:rsidP="009A24EC">
            <w:pPr>
              <w:spacing w:before="40" w:after="40" w:line="240" w:lineRule="auto"/>
              <w:jc w:val="center"/>
              <w:rPr>
                <w:rFonts w:cs="Arial"/>
                <w:b/>
                <w:noProof/>
                <w:color w:val="000000"/>
                <w:sz w:val="22"/>
                <w:lang w:val="id-ID"/>
              </w:rPr>
            </w:pPr>
            <w:r w:rsidRPr="004C7321">
              <w:rPr>
                <w:rFonts w:cs="Arial"/>
                <w:b/>
                <w:noProof/>
                <w:color w:val="000000"/>
                <w:sz w:val="22"/>
                <w:lang w:val="id-ID"/>
              </w:rPr>
              <w:t>Revisi</w:t>
            </w:r>
          </w:p>
        </w:tc>
        <w:tc>
          <w:tcPr>
            <w:tcW w:w="2394" w:type="pct"/>
            <w:vAlign w:val="center"/>
            <w:tcPrChange w:id="35" w:author="Darwin Halomoan Siregar" w:date="2023-06-22T10:33:00Z">
              <w:tcPr>
                <w:tcW w:w="2424" w:type="pct"/>
                <w:gridSpan w:val="3"/>
                <w:vAlign w:val="center"/>
              </w:tcPr>
            </w:tcPrChange>
          </w:tcPr>
          <w:p w14:paraId="52B9903D" w14:textId="77777777" w:rsidR="00DA3644" w:rsidRPr="004C7321" w:rsidRDefault="00DA3644" w:rsidP="009A24EC">
            <w:pPr>
              <w:spacing w:before="40" w:after="40" w:line="240" w:lineRule="auto"/>
              <w:jc w:val="center"/>
              <w:rPr>
                <w:rFonts w:cs="Arial"/>
                <w:b/>
                <w:noProof/>
                <w:color w:val="000000"/>
                <w:sz w:val="22"/>
                <w:lang w:val="id-ID"/>
              </w:rPr>
            </w:pPr>
            <w:r w:rsidRPr="004C7321">
              <w:rPr>
                <w:rFonts w:cs="Arial"/>
                <w:b/>
                <w:noProof/>
                <w:color w:val="000000"/>
                <w:sz w:val="22"/>
                <w:lang w:val="id-ID"/>
              </w:rPr>
              <w:t>Catatan / Perubahan</w:t>
            </w:r>
          </w:p>
        </w:tc>
        <w:tc>
          <w:tcPr>
            <w:tcW w:w="762" w:type="pct"/>
            <w:gridSpan w:val="3"/>
            <w:vAlign w:val="center"/>
            <w:tcPrChange w:id="36" w:author="Darwin Halomoan Siregar" w:date="2023-06-22T10:33:00Z">
              <w:tcPr>
                <w:tcW w:w="741" w:type="pct"/>
                <w:gridSpan w:val="3"/>
                <w:vAlign w:val="center"/>
              </w:tcPr>
            </w:tcPrChange>
          </w:tcPr>
          <w:p w14:paraId="33DF617B" w14:textId="77777777" w:rsidR="00DA3644" w:rsidRPr="004C7321" w:rsidRDefault="00DA3644" w:rsidP="009A24EC">
            <w:pPr>
              <w:spacing w:before="40" w:after="40" w:line="240" w:lineRule="auto"/>
              <w:jc w:val="center"/>
              <w:rPr>
                <w:rFonts w:cs="Arial"/>
                <w:b/>
                <w:noProof/>
                <w:color w:val="000000"/>
                <w:sz w:val="22"/>
                <w:lang w:val="id-ID"/>
              </w:rPr>
            </w:pPr>
            <w:r w:rsidRPr="004C7321">
              <w:rPr>
                <w:rFonts w:cs="Arial"/>
                <w:b/>
                <w:noProof/>
                <w:color w:val="000000"/>
                <w:sz w:val="22"/>
                <w:lang w:val="id-ID"/>
              </w:rPr>
              <w:t xml:space="preserve">Pelaksana </w:t>
            </w:r>
          </w:p>
        </w:tc>
      </w:tr>
      <w:tr w:rsidR="006C67B1" w:rsidRPr="004C7321" w14:paraId="2E859D74" w14:textId="77777777" w:rsidTr="00F12F51">
        <w:tblPrEx>
          <w:tblPrExChange w:id="37" w:author="Darwin Halomoan Siregar" w:date="2023-06-22T10:33:00Z">
            <w:tblPrEx>
              <w:tblW w:w="5000" w:type="pct"/>
            </w:tblPrEx>
          </w:tblPrExChange>
        </w:tblPrEx>
        <w:trPr>
          <w:gridAfter w:val="1"/>
          <w:wAfter w:w="7" w:type="pct"/>
          <w:trHeight w:val="332"/>
          <w:jc w:val="center"/>
          <w:trPrChange w:id="38" w:author="Darwin Halomoan Siregar" w:date="2023-06-22T10:33:00Z">
            <w:trPr>
              <w:gridAfter w:val="1"/>
              <w:wAfter w:w="8" w:type="pct"/>
              <w:trHeight w:val="332"/>
              <w:jc w:val="center"/>
            </w:trPr>
          </w:trPrChange>
        </w:trPr>
        <w:tc>
          <w:tcPr>
            <w:tcW w:w="889" w:type="pct"/>
            <w:vMerge/>
            <w:tcPrChange w:id="39" w:author="Darwin Halomoan Siregar" w:date="2023-06-22T10:33:00Z">
              <w:tcPr>
                <w:tcW w:w="888" w:type="pct"/>
                <w:vMerge/>
              </w:tcPr>
            </w:tcPrChange>
          </w:tcPr>
          <w:p w14:paraId="1E425673" w14:textId="77777777" w:rsidR="00DA3644" w:rsidRPr="004C7321" w:rsidRDefault="00DA3644" w:rsidP="009A24EC">
            <w:pPr>
              <w:spacing w:before="40" w:after="40" w:line="240" w:lineRule="auto"/>
              <w:jc w:val="center"/>
              <w:rPr>
                <w:rFonts w:cs="Arial"/>
                <w:b/>
                <w:noProof/>
                <w:color w:val="000000"/>
                <w:sz w:val="22"/>
                <w:lang w:val="id-ID"/>
              </w:rPr>
            </w:pPr>
          </w:p>
        </w:tc>
        <w:tc>
          <w:tcPr>
            <w:tcW w:w="642" w:type="pct"/>
            <w:vAlign w:val="center"/>
            <w:tcPrChange w:id="40" w:author="Darwin Halomoan Siregar" w:date="2023-06-22T10:33:00Z">
              <w:tcPr>
                <w:tcW w:w="642" w:type="pct"/>
                <w:gridSpan w:val="2"/>
                <w:vAlign w:val="center"/>
              </w:tcPr>
            </w:tcPrChange>
          </w:tcPr>
          <w:p w14:paraId="71FB3651" w14:textId="77777777" w:rsidR="00DA3644" w:rsidRPr="004C7321" w:rsidRDefault="00DA3644" w:rsidP="009A24EC">
            <w:pPr>
              <w:spacing w:before="40" w:after="40" w:line="240" w:lineRule="auto"/>
              <w:jc w:val="center"/>
              <w:rPr>
                <w:rFonts w:cs="Arial"/>
                <w:b/>
                <w:noProof/>
                <w:color w:val="000000"/>
                <w:sz w:val="22"/>
                <w:lang w:val="id-ID"/>
              </w:rPr>
            </w:pPr>
            <w:r w:rsidRPr="004C7321">
              <w:rPr>
                <w:rFonts w:cs="Arial"/>
                <w:b/>
                <w:noProof/>
                <w:color w:val="000000"/>
                <w:sz w:val="22"/>
                <w:lang w:val="id-ID"/>
              </w:rPr>
              <w:t>Tanggal</w:t>
            </w:r>
          </w:p>
        </w:tc>
        <w:tc>
          <w:tcPr>
            <w:tcW w:w="313" w:type="pct"/>
            <w:vAlign w:val="center"/>
            <w:tcPrChange w:id="41" w:author="Darwin Halomoan Siregar" w:date="2023-06-22T10:33:00Z">
              <w:tcPr>
                <w:tcW w:w="297" w:type="pct"/>
                <w:gridSpan w:val="2"/>
                <w:vAlign w:val="center"/>
              </w:tcPr>
            </w:tcPrChange>
          </w:tcPr>
          <w:p w14:paraId="4D5FB8A3" w14:textId="77777777" w:rsidR="00DA3644" w:rsidRPr="004C7321" w:rsidRDefault="00DA3644" w:rsidP="009A24EC">
            <w:pPr>
              <w:spacing w:before="40" w:after="40" w:line="240" w:lineRule="auto"/>
              <w:jc w:val="center"/>
              <w:rPr>
                <w:rFonts w:cs="Arial"/>
                <w:b/>
                <w:noProof/>
                <w:color w:val="000000"/>
                <w:sz w:val="22"/>
                <w:lang w:val="id-ID"/>
              </w:rPr>
            </w:pPr>
            <w:r w:rsidRPr="004C7321">
              <w:rPr>
                <w:rFonts w:cs="Arial"/>
                <w:b/>
                <w:noProof/>
                <w:color w:val="000000"/>
                <w:sz w:val="22"/>
                <w:lang w:val="id-ID"/>
              </w:rPr>
              <w:t>No</w:t>
            </w:r>
          </w:p>
        </w:tc>
        <w:tc>
          <w:tcPr>
            <w:tcW w:w="2394" w:type="pct"/>
            <w:tcPrChange w:id="42" w:author="Darwin Halomoan Siregar" w:date="2023-06-22T10:33:00Z">
              <w:tcPr>
                <w:tcW w:w="2424" w:type="pct"/>
                <w:gridSpan w:val="3"/>
              </w:tcPr>
            </w:tcPrChange>
          </w:tcPr>
          <w:p w14:paraId="6C3B1EC0" w14:textId="77777777" w:rsidR="00DA3644" w:rsidRPr="004C7321" w:rsidRDefault="00DA3644" w:rsidP="009A24EC">
            <w:pPr>
              <w:spacing w:before="40" w:after="40" w:line="240" w:lineRule="auto"/>
              <w:jc w:val="center"/>
              <w:rPr>
                <w:rFonts w:cs="Arial"/>
                <w:b/>
                <w:noProof/>
                <w:color w:val="000000"/>
                <w:sz w:val="22"/>
                <w:lang w:val="id-ID"/>
              </w:rPr>
            </w:pPr>
          </w:p>
        </w:tc>
        <w:tc>
          <w:tcPr>
            <w:tcW w:w="755" w:type="pct"/>
            <w:gridSpan w:val="2"/>
            <w:tcPrChange w:id="43" w:author="Darwin Halomoan Siregar" w:date="2023-06-22T10:33:00Z">
              <w:tcPr>
                <w:tcW w:w="741" w:type="pct"/>
                <w:gridSpan w:val="3"/>
              </w:tcPr>
            </w:tcPrChange>
          </w:tcPr>
          <w:p w14:paraId="3317AE47" w14:textId="77777777" w:rsidR="00DA3644" w:rsidRPr="004C7321" w:rsidRDefault="00DA3644" w:rsidP="009A24EC">
            <w:pPr>
              <w:spacing w:before="40" w:after="40" w:line="240" w:lineRule="auto"/>
              <w:jc w:val="center"/>
              <w:rPr>
                <w:rFonts w:cs="Arial"/>
                <w:b/>
                <w:noProof/>
                <w:color w:val="000000"/>
                <w:sz w:val="22"/>
                <w:lang w:val="id-ID"/>
              </w:rPr>
            </w:pPr>
          </w:p>
        </w:tc>
      </w:tr>
      <w:tr w:rsidR="006C67B1" w:rsidRPr="004C7321" w14:paraId="74010558" w14:textId="77777777" w:rsidTr="00F12F51">
        <w:trPr>
          <w:gridAfter w:val="1"/>
          <w:wAfter w:w="7" w:type="pct"/>
          <w:trHeight w:val="620"/>
          <w:jc w:val="center"/>
          <w:trPrChange w:id="44" w:author="Darwin Halomoan Siregar" w:date="2023-06-22T10:33:00Z">
            <w:trPr>
              <w:trHeight w:val="620"/>
              <w:jc w:val="center"/>
            </w:trPr>
          </w:trPrChange>
        </w:trPr>
        <w:tc>
          <w:tcPr>
            <w:tcW w:w="889" w:type="pct"/>
            <w:vAlign w:val="center"/>
            <w:tcPrChange w:id="45" w:author="Darwin Halomoan Siregar" w:date="2023-06-22T10:33:00Z">
              <w:tcPr>
                <w:tcW w:w="873" w:type="pct"/>
                <w:gridSpan w:val="2"/>
                <w:vAlign w:val="center"/>
              </w:tcPr>
            </w:tcPrChange>
          </w:tcPr>
          <w:p w14:paraId="56F645CE" w14:textId="77777777" w:rsidR="00DA3644" w:rsidRPr="004C7321" w:rsidRDefault="00582A4C">
            <w:pPr>
              <w:spacing w:before="40" w:after="40" w:line="240" w:lineRule="auto"/>
              <w:jc w:val="center"/>
              <w:rPr>
                <w:rFonts w:cs="Arial"/>
                <w:noProof/>
                <w:color w:val="000000"/>
                <w:sz w:val="22"/>
                <w:lang w:val="id-ID"/>
              </w:rPr>
            </w:pPr>
            <w:r w:rsidRPr="004C7321">
              <w:rPr>
                <w:rFonts w:cs="Arial"/>
                <w:noProof/>
                <w:color w:val="000000"/>
                <w:sz w:val="22"/>
                <w:lang w:val="id-ID"/>
              </w:rPr>
              <w:t>16.02.2021</w:t>
            </w:r>
          </w:p>
        </w:tc>
        <w:tc>
          <w:tcPr>
            <w:tcW w:w="642" w:type="pct"/>
            <w:vAlign w:val="center"/>
            <w:tcPrChange w:id="46" w:author="Darwin Halomoan Siregar" w:date="2023-06-22T10:33:00Z">
              <w:tcPr>
                <w:tcW w:w="728" w:type="pct"/>
                <w:gridSpan w:val="2"/>
                <w:vAlign w:val="center"/>
              </w:tcPr>
            </w:tcPrChange>
          </w:tcPr>
          <w:p w14:paraId="40E0C16F" w14:textId="77777777" w:rsidR="00DA3644" w:rsidRPr="004C7321" w:rsidRDefault="006C67B1">
            <w:pPr>
              <w:pStyle w:val="ExampleText"/>
              <w:jc w:val="center"/>
              <w:rPr>
                <w:rFonts w:cs="Arial"/>
                <w:noProof/>
                <w:color w:val="000000"/>
                <w:sz w:val="22"/>
                <w:szCs w:val="22"/>
                <w:lang w:val="id-ID"/>
              </w:rPr>
            </w:pPr>
            <w:r w:rsidRPr="004C7321">
              <w:rPr>
                <w:rFonts w:cs="Arial"/>
                <w:noProof/>
                <w:color w:val="000000"/>
                <w:sz w:val="22"/>
                <w:szCs w:val="22"/>
                <w:lang w:val="id-ID"/>
              </w:rPr>
              <w:t>24 Agustus 2020</w:t>
            </w:r>
          </w:p>
        </w:tc>
        <w:tc>
          <w:tcPr>
            <w:tcW w:w="313" w:type="pct"/>
            <w:vAlign w:val="center"/>
            <w:tcPrChange w:id="47" w:author="Darwin Halomoan Siregar" w:date="2023-06-22T10:33:00Z">
              <w:tcPr>
                <w:tcW w:w="290" w:type="pct"/>
                <w:gridSpan w:val="3"/>
                <w:vAlign w:val="center"/>
              </w:tcPr>
            </w:tcPrChange>
          </w:tcPr>
          <w:p w14:paraId="096991C0" w14:textId="77777777" w:rsidR="00DA3644" w:rsidRPr="004C7321" w:rsidRDefault="00DA3644" w:rsidP="009A24EC">
            <w:pPr>
              <w:spacing w:before="40" w:after="40" w:line="240" w:lineRule="auto"/>
              <w:jc w:val="center"/>
              <w:rPr>
                <w:rFonts w:cs="Arial"/>
                <w:noProof/>
                <w:color w:val="000000"/>
                <w:sz w:val="22"/>
                <w:lang w:val="id-ID"/>
              </w:rPr>
            </w:pPr>
            <w:r w:rsidRPr="004C7321">
              <w:rPr>
                <w:rFonts w:cs="Arial"/>
                <w:noProof/>
                <w:color w:val="000000"/>
                <w:sz w:val="22"/>
                <w:lang w:val="id-ID"/>
              </w:rPr>
              <w:t>0</w:t>
            </w:r>
            <w:r w:rsidR="00536AE9" w:rsidRPr="004C7321">
              <w:rPr>
                <w:rFonts w:cs="Arial"/>
                <w:noProof/>
                <w:color w:val="000000"/>
                <w:sz w:val="22"/>
                <w:lang w:val="id-ID"/>
              </w:rPr>
              <w:t>1</w:t>
            </w:r>
          </w:p>
        </w:tc>
        <w:tc>
          <w:tcPr>
            <w:tcW w:w="2408" w:type="pct"/>
            <w:gridSpan w:val="2"/>
            <w:vAlign w:val="center"/>
            <w:tcPrChange w:id="48" w:author="Darwin Halomoan Siregar" w:date="2023-06-22T10:33:00Z">
              <w:tcPr>
                <w:tcW w:w="2381" w:type="pct"/>
                <w:gridSpan w:val="3"/>
                <w:vAlign w:val="center"/>
              </w:tcPr>
            </w:tcPrChange>
          </w:tcPr>
          <w:p w14:paraId="32091EBC" w14:textId="77777777" w:rsidR="00DA3644" w:rsidRPr="004C7321" w:rsidRDefault="006C67B1" w:rsidP="00F51D6F">
            <w:pPr>
              <w:pStyle w:val="ExampleText"/>
              <w:rPr>
                <w:rFonts w:cs="Arial"/>
                <w:noProof/>
                <w:color w:val="000000"/>
                <w:sz w:val="22"/>
                <w:szCs w:val="22"/>
                <w:lang w:val="id-ID"/>
              </w:rPr>
            </w:pPr>
            <w:r w:rsidRPr="004C7321">
              <w:rPr>
                <w:rFonts w:cs="Arial"/>
                <w:noProof/>
                <w:color w:val="000000"/>
                <w:sz w:val="22"/>
                <w:szCs w:val="22"/>
                <w:lang w:val="id-ID"/>
              </w:rPr>
              <w:t>Dokumen Awal</w:t>
            </w:r>
          </w:p>
        </w:tc>
        <w:tc>
          <w:tcPr>
            <w:tcW w:w="741" w:type="pct"/>
            <w:vAlign w:val="center"/>
            <w:tcPrChange w:id="49" w:author="Darwin Halomoan Siregar" w:date="2023-06-22T10:33:00Z">
              <w:tcPr>
                <w:tcW w:w="727" w:type="pct"/>
                <w:gridSpan w:val="3"/>
                <w:vAlign w:val="center"/>
              </w:tcPr>
            </w:tcPrChange>
          </w:tcPr>
          <w:p w14:paraId="22ECDDAD" w14:textId="77777777" w:rsidR="00DA3644" w:rsidRPr="004C7321" w:rsidRDefault="006C67B1" w:rsidP="00C25AB4">
            <w:pPr>
              <w:spacing w:before="40" w:after="40" w:line="240" w:lineRule="auto"/>
              <w:rPr>
                <w:rFonts w:cs="Arial"/>
                <w:noProof/>
                <w:color w:val="000000"/>
                <w:sz w:val="22"/>
                <w:lang w:val="id-ID"/>
              </w:rPr>
            </w:pPr>
            <w:r w:rsidRPr="004C7321">
              <w:rPr>
                <w:rFonts w:cs="Arial"/>
                <w:noProof/>
                <w:color w:val="000000"/>
                <w:sz w:val="22"/>
                <w:lang w:val="id-ID"/>
              </w:rPr>
              <w:t>Ferry Sugandi</w:t>
            </w:r>
          </w:p>
        </w:tc>
      </w:tr>
      <w:tr w:rsidR="00AA189E" w:rsidRPr="004C7321" w14:paraId="74EC09C5" w14:textId="77777777" w:rsidTr="00F12F51">
        <w:trPr>
          <w:gridAfter w:val="1"/>
          <w:wAfter w:w="7" w:type="pct"/>
          <w:trHeight w:val="620"/>
          <w:jc w:val="center"/>
          <w:trPrChange w:id="50" w:author="Darwin Halomoan Siregar" w:date="2023-06-22T10:33:00Z">
            <w:trPr>
              <w:trHeight w:val="620"/>
              <w:jc w:val="center"/>
            </w:trPr>
          </w:trPrChange>
        </w:trPr>
        <w:tc>
          <w:tcPr>
            <w:tcW w:w="889" w:type="pct"/>
            <w:vAlign w:val="center"/>
            <w:tcPrChange w:id="51" w:author="Darwin Halomoan Siregar" w:date="2023-06-22T10:33:00Z">
              <w:tcPr>
                <w:tcW w:w="873" w:type="pct"/>
                <w:gridSpan w:val="2"/>
                <w:vAlign w:val="center"/>
              </w:tcPr>
            </w:tcPrChange>
          </w:tcPr>
          <w:p w14:paraId="6636F674" w14:textId="77777777" w:rsidR="00AA189E" w:rsidRPr="00D860FF" w:rsidRDefault="00D860FF">
            <w:pPr>
              <w:spacing w:before="40" w:after="40" w:line="240" w:lineRule="auto"/>
              <w:jc w:val="center"/>
              <w:rPr>
                <w:rFonts w:cs="Arial"/>
                <w:noProof/>
                <w:color w:val="000000"/>
                <w:sz w:val="22"/>
                <w:rPrChange w:id="52" w:author="Darwin Halomoan Siregar" w:date="2023-06-15T15:24:00Z">
                  <w:rPr>
                    <w:rFonts w:cs="Arial"/>
                    <w:noProof/>
                    <w:color w:val="000000"/>
                    <w:sz w:val="22"/>
                    <w:lang w:val="id-ID"/>
                  </w:rPr>
                </w:rPrChange>
              </w:rPr>
            </w:pPr>
            <w:ins w:id="53" w:author="Darwin Halomoan Siregar" w:date="2023-06-15T15:24:00Z">
              <w:r>
                <w:rPr>
                  <w:rFonts w:cs="Arial"/>
                  <w:noProof/>
                  <w:color w:val="000000"/>
                  <w:sz w:val="22"/>
                </w:rPr>
                <w:t>16.06.2022</w:t>
              </w:r>
            </w:ins>
          </w:p>
        </w:tc>
        <w:tc>
          <w:tcPr>
            <w:tcW w:w="642" w:type="pct"/>
            <w:vAlign w:val="center"/>
            <w:tcPrChange w:id="54" w:author="Darwin Halomoan Siregar" w:date="2023-06-22T10:33:00Z">
              <w:tcPr>
                <w:tcW w:w="728" w:type="pct"/>
                <w:gridSpan w:val="2"/>
                <w:vAlign w:val="center"/>
              </w:tcPr>
            </w:tcPrChange>
          </w:tcPr>
          <w:p w14:paraId="6599B926" w14:textId="77777777" w:rsidR="00AA189E" w:rsidRPr="006105AA" w:rsidRDefault="00AA189E">
            <w:pPr>
              <w:pStyle w:val="ExampleText"/>
              <w:jc w:val="center"/>
              <w:rPr>
                <w:rFonts w:cs="Arial"/>
                <w:noProof/>
                <w:color w:val="000000"/>
                <w:sz w:val="22"/>
                <w:szCs w:val="22"/>
              </w:rPr>
            </w:pPr>
            <w:r>
              <w:rPr>
                <w:rFonts w:cs="Arial"/>
                <w:noProof/>
                <w:color w:val="000000"/>
                <w:sz w:val="22"/>
                <w:szCs w:val="22"/>
              </w:rPr>
              <w:t>1 Maret 2022</w:t>
            </w:r>
          </w:p>
        </w:tc>
        <w:tc>
          <w:tcPr>
            <w:tcW w:w="313" w:type="pct"/>
            <w:vAlign w:val="center"/>
            <w:tcPrChange w:id="55" w:author="Darwin Halomoan Siregar" w:date="2023-06-22T10:33:00Z">
              <w:tcPr>
                <w:tcW w:w="290" w:type="pct"/>
                <w:gridSpan w:val="3"/>
                <w:vAlign w:val="center"/>
              </w:tcPr>
            </w:tcPrChange>
          </w:tcPr>
          <w:p w14:paraId="5560CE0E" w14:textId="77777777" w:rsidR="00AA189E" w:rsidRPr="006105AA" w:rsidRDefault="00AA189E" w:rsidP="009A24EC">
            <w:pPr>
              <w:spacing w:before="40" w:after="40" w:line="240" w:lineRule="auto"/>
              <w:jc w:val="center"/>
              <w:rPr>
                <w:rFonts w:cs="Arial"/>
                <w:noProof/>
                <w:color w:val="000000"/>
                <w:sz w:val="22"/>
              </w:rPr>
            </w:pPr>
            <w:r>
              <w:rPr>
                <w:rFonts w:cs="Arial"/>
                <w:noProof/>
                <w:color w:val="000000"/>
                <w:sz w:val="22"/>
              </w:rPr>
              <w:t>02</w:t>
            </w:r>
          </w:p>
        </w:tc>
        <w:tc>
          <w:tcPr>
            <w:tcW w:w="2408" w:type="pct"/>
            <w:gridSpan w:val="2"/>
            <w:vAlign w:val="center"/>
            <w:tcPrChange w:id="56" w:author="Darwin Halomoan Siregar" w:date="2023-06-22T10:33:00Z">
              <w:tcPr>
                <w:tcW w:w="2381" w:type="pct"/>
                <w:gridSpan w:val="3"/>
                <w:vAlign w:val="center"/>
              </w:tcPr>
            </w:tcPrChange>
          </w:tcPr>
          <w:p w14:paraId="7DCDD476" w14:textId="77777777" w:rsidR="007E4E21" w:rsidRDefault="007E4E21" w:rsidP="006105AA">
            <w:pPr>
              <w:pStyle w:val="ExampleText"/>
              <w:numPr>
                <w:ilvl w:val="0"/>
                <w:numId w:val="115"/>
              </w:numPr>
              <w:ind w:left="346"/>
              <w:rPr>
                <w:rFonts w:cs="Arial"/>
                <w:noProof/>
                <w:color w:val="000000"/>
                <w:sz w:val="22"/>
                <w:szCs w:val="22"/>
              </w:rPr>
            </w:pPr>
            <w:r>
              <w:rPr>
                <w:rFonts w:cs="Arial"/>
                <w:noProof/>
                <w:color w:val="000000"/>
                <w:sz w:val="22"/>
                <w:szCs w:val="22"/>
              </w:rPr>
              <w:t>Penambahan &amp; penghapusan item pada daftar istilah bab 2.</w:t>
            </w:r>
          </w:p>
          <w:p w14:paraId="5C5CA9DA" w14:textId="77777777" w:rsidR="007E4E21" w:rsidRDefault="007E4E21" w:rsidP="006105AA">
            <w:pPr>
              <w:pStyle w:val="ExampleText"/>
              <w:numPr>
                <w:ilvl w:val="0"/>
                <w:numId w:val="115"/>
              </w:numPr>
              <w:ind w:left="346"/>
              <w:rPr>
                <w:rFonts w:cs="Arial"/>
                <w:noProof/>
                <w:color w:val="000000"/>
                <w:sz w:val="22"/>
                <w:szCs w:val="22"/>
              </w:rPr>
            </w:pPr>
            <w:r>
              <w:rPr>
                <w:rFonts w:cs="Arial"/>
                <w:noProof/>
                <w:color w:val="000000"/>
                <w:sz w:val="22"/>
                <w:szCs w:val="22"/>
              </w:rPr>
              <w:t xml:space="preserve">Penghapusan </w:t>
            </w:r>
            <w:r w:rsidRPr="007E4E21">
              <w:rPr>
                <w:rFonts w:cs="Arial"/>
                <w:noProof/>
                <w:color w:val="000000"/>
                <w:sz w:val="22"/>
                <w:szCs w:val="22"/>
              </w:rPr>
              <w:t>Tugas dan Tanggung Jawab</w:t>
            </w:r>
            <w:r>
              <w:rPr>
                <w:rFonts w:cs="Arial"/>
                <w:noProof/>
                <w:color w:val="000000"/>
                <w:sz w:val="22"/>
                <w:szCs w:val="22"/>
              </w:rPr>
              <w:t xml:space="preserve"> </w:t>
            </w:r>
            <w:r w:rsidRPr="007E4E21">
              <w:rPr>
                <w:rFonts w:cs="Arial"/>
                <w:noProof/>
                <w:color w:val="000000"/>
                <w:sz w:val="22"/>
                <w:szCs w:val="22"/>
              </w:rPr>
              <w:t>Change Cordinator</w:t>
            </w:r>
            <w:r>
              <w:rPr>
                <w:rFonts w:cs="Arial"/>
                <w:noProof/>
                <w:color w:val="000000"/>
                <w:sz w:val="22"/>
                <w:szCs w:val="22"/>
              </w:rPr>
              <w:t xml:space="preserve"> pada bab 3.</w:t>
            </w:r>
          </w:p>
          <w:p w14:paraId="69ECFB1E" w14:textId="77777777" w:rsidR="007E4E21" w:rsidRDefault="007E4E21" w:rsidP="006105AA">
            <w:pPr>
              <w:pStyle w:val="ExampleText"/>
              <w:numPr>
                <w:ilvl w:val="0"/>
                <w:numId w:val="115"/>
              </w:numPr>
              <w:ind w:left="346"/>
              <w:rPr>
                <w:rFonts w:cs="Arial"/>
                <w:noProof/>
                <w:color w:val="000000"/>
                <w:sz w:val="22"/>
                <w:szCs w:val="22"/>
              </w:rPr>
            </w:pPr>
            <w:r>
              <w:rPr>
                <w:rFonts w:cs="Arial"/>
                <w:noProof/>
                <w:color w:val="000000"/>
                <w:sz w:val="22"/>
                <w:szCs w:val="22"/>
              </w:rPr>
              <w:t xml:space="preserve">Perubahan Wording pada </w:t>
            </w:r>
            <w:r w:rsidRPr="007E4E21">
              <w:rPr>
                <w:rFonts w:cs="Arial"/>
                <w:noProof/>
                <w:color w:val="000000"/>
                <w:sz w:val="22"/>
                <w:szCs w:val="22"/>
              </w:rPr>
              <w:t xml:space="preserve">Ketentuan Pelaksanaan </w:t>
            </w:r>
            <w:r>
              <w:rPr>
                <w:rFonts w:cs="Arial"/>
                <w:noProof/>
                <w:color w:val="000000"/>
                <w:sz w:val="22"/>
                <w:szCs w:val="22"/>
              </w:rPr>
              <w:t xml:space="preserve">Umum Sub Bab 4.1 </w:t>
            </w:r>
          </w:p>
          <w:p w14:paraId="436A8F75" w14:textId="77777777" w:rsidR="007E4E21" w:rsidRDefault="007E4E21" w:rsidP="006105AA">
            <w:pPr>
              <w:pStyle w:val="ExampleText"/>
              <w:numPr>
                <w:ilvl w:val="0"/>
                <w:numId w:val="115"/>
              </w:numPr>
              <w:ind w:left="346"/>
              <w:rPr>
                <w:rFonts w:cs="Arial"/>
                <w:noProof/>
                <w:color w:val="000000"/>
                <w:sz w:val="22"/>
                <w:szCs w:val="22"/>
              </w:rPr>
            </w:pPr>
            <w:r>
              <w:rPr>
                <w:rFonts w:cs="Arial"/>
                <w:noProof/>
                <w:color w:val="000000"/>
                <w:sz w:val="22"/>
                <w:szCs w:val="22"/>
              </w:rPr>
              <w:t xml:space="preserve">Perubahan Wording pada </w:t>
            </w:r>
            <w:r w:rsidRPr="007E4E21">
              <w:rPr>
                <w:rFonts w:cs="Arial"/>
                <w:noProof/>
                <w:color w:val="000000"/>
                <w:sz w:val="22"/>
                <w:szCs w:val="22"/>
              </w:rPr>
              <w:t>Ketentuan Pelaksanaan Request for Change</w:t>
            </w:r>
            <w:r w:rsidR="00992995">
              <w:rPr>
                <w:rFonts w:cs="Arial"/>
                <w:noProof/>
                <w:color w:val="000000"/>
                <w:sz w:val="22"/>
                <w:szCs w:val="22"/>
              </w:rPr>
              <w:t xml:space="preserve"> sub.bab 4.2</w:t>
            </w:r>
          </w:p>
          <w:p w14:paraId="6A0E4202" w14:textId="77777777" w:rsidR="00992995" w:rsidRDefault="00992995" w:rsidP="006105AA">
            <w:pPr>
              <w:pStyle w:val="ExampleText"/>
              <w:numPr>
                <w:ilvl w:val="0"/>
                <w:numId w:val="115"/>
              </w:numPr>
              <w:ind w:left="346"/>
              <w:rPr>
                <w:rFonts w:cs="Arial"/>
                <w:noProof/>
                <w:color w:val="000000"/>
                <w:sz w:val="22"/>
                <w:szCs w:val="22"/>
              </w:rPr>
            </w:pPr>
            <w:r w:rsidRPr="00992995">
              <w:rPr>
                <w:rFonts w:cs="Arial"/>
                <w:noProof/>
                <w:color w:val="000000"/>
                <w:sz w:val="22"/>
                <w:szCs w:val="22"/>
              </w:rPr>
              <w:t>Perubahan Wording pada Ketentuan Pelaksanaan Request for Change sub.bab 4.</w:t>
            </w:r>
            <w:r>
              <w:rPr>
                <w:rFonts w:cs="Arial"/>
                <w:noProof/>
                <w:color w:val="000000"/>
                <w:sz w:val="22"/>
                <w:szCs w:val="22"/>
              </w:rPr>
              <w:t>3</w:t>
            </w:r>
          </w:p>
          <w:p w14:paraId="40074402" w14:textId="77777777" w:rsidR="00992995" w:rsidRDefault="00992995" w:rsidP="006105AA">
            <w:pPr>
              <w:pStyle w:val="ExampleText"/>
              <w:numPr>
                <w:ilvl w:val="0"/>
                <w:numId w:val="115"/>
              </w:numPr>
              <w:ind w:left="346"/>
              <w:rPr>
                <w:rFonts w:cs="Arial"/>
                <w:noProof/>
                <w:color w:val="000000"/>
                <w:sz w:val="22"/>
                <w:szCs w:val="22"/>
              </w:rPr>
            </w:pPr>
            <w:r>
              <w:rPr>
                <w:rFonts w:cs="Arial"/>
                <w:noProof/>
                <w:color w:val="000000"/>
                <w:sz w:val="22"/>
                <w:szCs w:val="22"/>
              </w:rPr>
              <w:t xml:space="preserve">Perubahan Wording dan penyesuaian </w:t>
            </w:r>
            <w:r w:rsidRPr="00992995">
              <w:rPr>
                <w:rFonts w:cs="Arial"/>
                <w:noProof/>
                <w:color w:val="000000"/>
                <w:sz w:val="22"/>
                <w:szCs w:val="22"/>
              </w:rPr>
              <w:t>Ketentuan Pelaksanaan Change Implementation</w:t>
            </w:r>
            <w:r>
              <w:rPr>
                <w:rFonts w:cs="Arial"/>
                <w:noProof/>
                <w:color w:val="000000"/>
                <w:sz w:val="22"/>
                <w:szCs w:val="22"/>
              </w:rPr>
              <w:t xml:space="preserve"> sub.bab 4.5</w:t>
            </w:r>
          </w:p>
          <w:p w14:paraId="71C8CF2C" w14:textId="77777777" w:rsidR="00992995" w:rsidRPr="006105AA" w:rsidRDefault="00992995" w:rsidP="006105AA">
            <w:pPr>
              <w:pStyle w:val="ExampleText"/>
              <w:numPr>
                <w:ilvl w:val="0"/>
                <w:numId w:val="115"/>
              </w:numPr>
              <w:ind w:left="346"/>
              <w:rPr>
                <w:rFonts w:cs="Arial"/>
                <w:noProof/>
                <w:color w:val="000000"/>
                <w:sz w:val="22"/>
                <w:szCs w:val="22"/>
              </w:rPr>
            </w:pPr>
            <w:r>
              <w:rPr>
                <w:rFonts w:cs="Arial"/>
                <w:noProof/>
                <w:color w:val="000000"/>
                <w:sz w:val="22"/>
                <w:szCs w:val="22"/>
              </w:rPr>
              <w:t xml:space="preserve">Perubahan Wording </w:t>
            </w:r>
            <w:r w:rsidRPr="006105AA">
              <w:rPr>
                <w:rFonts w:cs="Arial"/>
                <w:bCs/>
                <w:noProof/>
                <w:color w:val="000000"/>
                <w:sz w:val="22"/>
                <w:szCs w:val="22"/>
                <w:lang w:val="en-GB"/>
              </w:rPr>
              <w:t>Prosedur pelaksanaan IT Change Management bab 5</w:t>
            </w:r>
          </w:p>
          <w:p w14:paraId="3FC0D201" w14:textId="77777777" w:rsidR="00992995" w:rsidDel="00D860FF" w:rsidRDefault="00992995" w:rsidP="006105AA">
            <w:pPr>
              <w:pStyle w:val="ExampleText"/>
              <w:numPr>
                <w:ilvl w:val="0"/>
                <w:numId w:val="115"/>
              </w:numPr>
              <w:ind w:left="346"/>
              <w:rPr>
                <w:del w:id="57" w:author="Darwin Halomoan Siregar" w:date="2023-06-15T15:24:00Z"/>
                <w:rFonts w:cs="Arial"/>
                <w:noProof/>
                <w:color w:val="000000"/>
                <w:sz w:val="22"/>
                <w:szCs w:val="22"/>
              </w:rPr>
            </w:pPr>
            <w:r>
              <w:rPr>
                <w:rFonts w:cs="Arial"/>
                <w:noProof/>
                <w:color w:val="000000"/>
                <w:sz w:val="22"/>
                <w:szCs w:val="22"/>
              </w:rPr>
              <w:t>Penyesuain Wording sesuai OrgChart pada RACI matrix sub.bab 6.1.1</w:t>
            </w:r>
          </w:p>
          <w:p w14:paraId="6345567D" w14:textId="77777777" w:rsidR="00992995" w:rsidRPr="00D860FF" w:rsidRDefault="00992995">
            <w:pPr>
              <w:pStyle w:val="ExampleText"/>
              <w:numPr>
                <w:ilvl w:val="0"/>
                <w:numId w:val="115"/>
              </w:numPr>
              <w:ind w:left="346"/>
              <w:rPr>
                <w:rFonts w:cs="Arial"/>
                <w:noProof/>
                <w:color w:val="000000"/>
                <w:sz w:val="22"/>
                <w:szCs w:val="22"/>
              </w:rPr>
              <w:pPrChange w:id="58" w:author="Darwin Halomoan Siregar" w:date="2023-06-15T15:24:00Z">
                <w:pPr>
                  <w:pStyle w:val="ExampleText"/>
                </w:pPr>
              </w:pPrChange>
            </w:pPr>
          </w:p>
        </w:tc>
        <w:tc>
          <w:tcPr>
            <w:tcW w:w="741" w:type="pct"/>
            <w:vAlign w:val="center"/>
            <w:tcPrChange w:id="59" w:author="Darwin Halomoan Siregar" w:date="2023-06-22T10:33:00Z">
              <w:tcPr>
                <w:tcW w:w="727" w:type="pct"/>
                <w:gridSpan w:val="3"/>
                <w:vAlign w:val="center"/>
              </w:tcPr>
            </w:tcPrChange>
          </w:tcPr>
          <w:p w14:paraId="7613E95A" w14:textId="77777777" w:rsidR="00AA189E" w:rsidRPr="006105AA" w:rsidRDefault="007E4E21" w:rsidP="00C25AB4">
            <w:pPr>
              <w:spacing w:before="40" w:after="40" w:line="240" w:lineRule="auto"/>
              <w:rPr>
                <w:rFonts w:cs="Arial"/>
                <w:noProof/>
                <w:color w:val="000000"/>
                <w:sz w:val="22"/>
              </w:rPr>
            </w:pPr>
            <w:r>
              <w:rPr>
                <w:rFonts w:cs="Arial"/>
                <w:noProof/>
                <w:color w:val="000000"/>
                <w:sz w:val="22"/>
              </w:rPr>
              <w:t>Angga Dwinanto</w:t>
            </w:r>
          </w:p>
        </w:tc>
      </w:tr>
      <w:tr w:rsidR="00026897" w:rsidRPr="004C7321" w14:paraId="71306E9D" w14:textId="77777777" w:rsidTr="00F12F51">
        <w:trPr>
          <w:gridAfter w:val="1"/>
          <w:wAfter w:w="7" w:type="pct"/>
          <w:trHeight w:val="620"/>
          <w:jc w:val="center"/>
          <w:ins w:id="60" w:author="Angga Dwinanto" w:date="2023-06-12T10:27:00Z"/>
          <w:trPrChange w:id="61" w:author="Darwin Halomoan Siregar" w:date="2023-06-22T10:33:00Z">
            <w:trPr>
              <w:trHeight w:val="620"/>
              <w:jc w:val="center"/>
            </w:trPr>
          </w:trPrChange>
        </w:trPr>
        <w:tc>
          <w:tcPr>
            <w:tcW w:w="889" w:type="pct"/>
            <w:vAlign w:val="center"/>
            <w:tcPrChange w:id="62" w:author="Darwin Halomoan Siregar" w:date="2023-06-22T10:33:00Z">
              <w:tcPr>
                <w:tcW w:w="873" w:type="pct"/>
                <w:gridSpan w:val="2"/>
                <w:vAlign w:val="center"/>
              </w:tcPr>
            </w:tcPrChange>
          </w:tcPr>
          <w:p w14:paraId="1E3FAFF2" w14:textId="77777777" w:rsidR="00026897" w:rsidRPr="004C7321" w:rsidRDefault="00026897">
            <w:pPr>
              <w:spacing w:before="40" w:after="40" w:line="240" w:lineRule="auto"/>
              <w:jc w:val="center"/>
              <w:rPr>
                <w:ins w:id="63" w:author="Angga Dwinanto" w:date="2023-06-12T10:27:00Z"/>
                <w:rFonts w:cs="Arial"/>
                <w:noProof/>
                <w:color w:val="000000"/>
                <w:sz w:val="22"/>
                <w:lang w:val="id-ID"/>
              </w:rPr>
            </w:pPr>
          </w:p>
        </w:tc>
        <w:tc>
          <w:tcPr>
            <w:tcW w:w="642" w:type="pct"/>
            <w:vAlign w:val="center"/>
            <w:tcPrChange w:id="64" w:author="Darwin Halomoan Siregar" w:date="2023-06-22T10:33:00Z">
              <w:tcPr>
                <w:tcW w:w="728" w:type="pct"/>
                <w:gridSpan w:val="2"/>
                <w:vAlign w:val="center"/>
              </w:tcPr>
            </w:tcPrChange>
          </w:tcPr>
          <w:p w14:paraId="0C4DA79E" w14:textId="77777777" w:rsidR="00026897" w:rsidRDefault="00026897">
            <w:pPr>
              <w:pStyle w:val="ExampleText"/>
              <w:jc w:val="center"/>
              <w:rPr>
                <w:ins w:id="65" w:author="Angga Dwinanto" w:date="2023-06-12T10:27:00Z"/>
                <w:rFonts w:cs="Arial"/>
                <w:noProof/>
                <w:color w:val="000000"/>
                <w:sz w:val="22"/>
                <w:szCs w:val="22"/>
              </w:rPr>
            </w:pPr>
            <w:ins w:id="66" w:author="Angga Dwinanto" w:date="2023-06-12T10:27:00Z">
              <w:r>
                <w:rPr>
                  <w:rFonts w:cs="Arial"/>
                  <w:noProof/>
                  <w:color w:val="000000"/>
                  <w:sz w:val="22"/>
                  <w:szCs w:val="22"/>
                </w:rPr>
                <w:t>15 May 2023</w:t>
              </w:r>
            </w:ins>
          </w:p>
        </w:tc>
        <w:tc>
          <w:tcPr>
            <w:tcW w:w="313" w:type="pct"/>
            <w:vAlign w:val="center"/>
            <w:tcPrChange w:id="67" w:author="Darwin Halomoan Siregar" w:date="2023-06-22T10:33:00Z">
              <w:tcPr>
                <w:tcW w:w="290" w:type="pct"/>
                <w:gridSpan w:val="3"/>
                <w:vAlign w:val="center"/>
              </w:tcPr>
            </w:tcPrChange>
          </w:tcPr>
          <w:p w14:paraId="1A23FD91" w14:textId="77777777" w:rsidR="00026897" w:rsidRDefault="00565086" w:rsidP="009A24EC">
            <w:pPr>
              <w:spacing w:before="40" w:after="40" w:line="240" w:lineRule="auto"/>
              <w:jc w:val="center"/>
              <w:rPr>
                <w:ins w:id="68" w:author="Angga Dwinanto" w:date="2023-06-12T10:27:00Z"/>
                <w:rFonts w:cs="Arial"/>
                <w:noProof/>
                <w:color w:val="000000"/>
                <w:sz w:val="22"/>
              </w:rPr>
            </w:pPr>
            <w:ins w:id="69" w:author="Darwin Halomoan Siregar" w:date="2023-06-19T11:56:00Z">
              <w:r>
                <w:rPr>
                  <w:rFonts w:cs="Arial"/>
                  <w:noProof/>
                  <w:color w:val="000000"/>
                  <w:sz w:val="22"/>
                </w:rPr>
                <w:t>03</w:t>
              </w:r>
            </w:ins>
          </w:p>
        </w:tc>
        <w:tc>
          <w:tcPr>
            <w:tcW w:w="2408" w:type="pct"/>
            <w:gridSpan w:val="2"/>
            <w:vAlign w:val="center"/>
            <w:tcPrChange w:id="70" w:author="Darwin Halomoan Siregar" w:date="2023-06-22T10:33:00Z">
              <w:tcPr>
                <w:tcW w:w="2381" w:type="pct"/>
                <w:gridSpan w:val="3"/>
                <w:vAlign w:val="center"/>
              </w:tcPr>
            </w:tcPrChange>
          </w:tcPr>
          <w:p w14:paraId="71C35ABF" w14:textId="0A1E101A" w:rsidR="00565086" w:rsidRDefault="00565086">
            <w:pPr>
              <w:pStyle w:val="ExampleText"/>
              <w:numPr>
                <w:ilvl w:val="0"/>
                <w:numId w:val="135"/>
              </w:numPr>
              <w:ind w:left="376"/>
              <w:rPr>
                <w:ins w:id="71" w:author="Darwin Halomoan Siregar" w:date="2023-06-23T09:53:00Z"/>
                <w:rFonts w:cs="Arial"/>
                <w:noProof/>
                <w:color w:val="000000"/>
                <w:sz w:val="22"/>
                <w:szCs w:val="22"/>
              </w:rPr>
              <w:pPrChange w:id="72" w:author="Darwin Halomoan Siregar" w:date="2023-06-19T11:56:00Z">
                <w:pPr>
                  <w:pStyle w:val="ExampleText"/>
                  <w:numPr>
                    <w:numId w:val="133"/>
                  </w:numPr>
                  <w:ind w:left="720" w:hanging="360"/>
                </w:pPr>
              </w:pPrChange>
            </w:pPr>
            <w:ins w:id="73" w:author="Darwin Halomoan Siregar" w:date="2023-06-19T11:55:00Z">
              <w:r w:rsidRPr="00565086">
                <w:rPr>
                  <w:rFonts w:cs="Arial"/>
                  <w:noProof/>
                  <w:color w:val="000000"/>
                  <w:sz w:val="22"/>
                  <w:szCs w:val="22"/>
                  <w:rPrChange w:id="74" w:author="Darwin Halomoan Siregar" w:date="2023-06-19T11:55:00Z">
                    <w:rPr>
                      <w:rFonts w:asciiTheme="minorHAnsi" w:hAnsiTheme="minorHAnsi" w:cstheme="minorHAnsi"/>
                      <w:noProof/>
                      <w:color w:val="000000"/>
                      <w:sz w:val="22"/>
                      <w:szCs w:val="22"/>
                    </w:rPr>
                  </w:rPrChange>
                </w:rPr>
                <w:t xml:space="preserve">Penambahan </w:t>
              </w:r>
            </w:ins>
            <w:ins w:id="75" w:author="Darwin Halomoan Siregar" w:date="2023-06-22T16:16:00Z">
              <w:r w:rsidR="00DE21A4">
                <w:rPr>
                  <w:rFonts w:cs="Arial"/>
                  <w:noProof/>
                  <w:color w:val="000000"/>
                  <w:sz w:val="22"/>
                  <w:szCs w:val="22"/>
                </w:rPr>
                <w:t xml:space="preserve">istilah Project Office </w:t>
              </w:r>
            </w:ins>
            <w:ins w:id="76" w:author="Darwin Halomoan Siregar" w:date="2023-06-19T11:55:00Z">
              <w:r w:rsidRPr="00565086">
                <w:rPr>
                  <w:rFonts w:cs="Arial"/>
                  <w:noProof/>
                  <w:color w:val="000000"/>
                  <w:sz w:val="22"/>
                  <w:szCs w:val="22"/>
                  <w:rPrChange w:id="77" w:author="Darwin Halomoan Siregar" w:date="2023-06-19T11:55:00Z">
                    <w:rPr>
                      <w:rFonts w:asciiTheme="minorHAnsi" w:hAnsiTheme="minorHAnsi" w:cstheme="minorHAnsi"/>
                      <w:noProof/>
                      <w:color w:val="000000"/>
                      <w:sz w:val="22"/>
                      <w:szCs w:val="22"/>
                    </w:rPr>
                  </w:rPrChange>
                </w:rPr>
                <w:t xml:space="preserve">pada daftar istilah </w:t>
              </w:r>
            </w:ins>
          </w:p>
          <w:p w14:paraId="3E5C6301" w14:textId="00FFDC19" w:rsidR="00DF3838" w:rsidRPr="00565086" w:rsidRDefault="00DF3838">
            <w:pPr>
              <w:pStyle w:val="ExampleText"/>
              <w:numPr>
                <w:ilvl w:val="0"/>
                <w:numId w:val="135"/>
              </w:numPr>
              <w:ind w:left="376"/>
              <w:rPr>
                <w:ins w:id="78" w:author="Darwin Halomoan Siregar" w:date="2023-06-19T11:55:00Z"/>
                <w:rFonts w:cs="Arial"/>
                <w:noProof/>
                <w:color w:val="000000"/>
                <w:sz w:val="22"/>
                <w:szCs w:val="22"/>
                <w:rPrChange w:id="79" w:author="Darwin Halomoan Siregar" w:date="2023-06-19T11:55:00Z">
                  <w:rPr>
                    <w:ins w:id="80" w:author="Darwin Halomoan Siregar" w:date="2023-06-19T11:55:00Z"/>
                    <w:rFonts w:asciiTheme="minorHAnsi" w:hAnsiTheme="minorHAnsi" w:cstheme="minorHAnsi"/>
                    <w:noProof/>
                    <w:color w:val="000000"/>
                    <w:sz w:val="22"/>
                    <w:szCs w:val="22"/>
                  </w:rPr>
                </w:rPrChange>
              </w:rPr>
              <w:pPrChange w:id="81" w:author="Darwin Halomoan Siregar" w:date="2023-06-19T11:56:00Z">
                <w:pPr>
                  <w:pStyle w:val="ExampleText"/>
                  <w:numPr>
                    <w:numId w:val="133"/>
                  </w:numPr>
                  <w:ind w:left="720" w:hanging="360"/>
                </w:pPr>
              </w:pPrChange>
            </w:pPr>
            <w:ins w:id="82" w:author="Darwin Halomoan Siregar" w:date="2023-06-23T09:53:00Z">
              <w:r>
                <w:rPr>
                  <w:rFonts w:cs="Arial"/>
                  <w:noProof/>
                  <w:color w:val="000000"/>
                  <w:sz w:val="22"/>
                  <w:szCs w:val="22"/>
                </w:rPr>
                <w:t>Perubahan istilah CCRB menjadi CCRT</w:t>
              </w:r>
            </w:ins>
          </w:p>
          <w:p w14:paraId="55D8A065" w14:textId="45ACE15F" w:rsidR="00565086" w:rsidRPr="00565086" w:rsidRDefault="0085799D">
            <w:pPr>
              <w:pStyle w:val="ExampleText"/>
              <w:numPr>
                <w:ilvl w:val="0"/>
                <w:numId w:val="135"/>
              </w:numPr>
              <w:ind w:left="346"/>
              <w:rPr>
                <w:ins w:id="83" w:author="Darwin Halomoan Siregar" w:date="2023-06-19T11:55:00Z"/>
                <w:rFonts w:cs="Arial"/>
                <w:noProof/>
                <w:color w:val="000000"/>
                <w:sz w:val="22"/>
                <w:szCs w:val="22"/>
                <w:rPrChange w:id="84" w:author="Darwin Halomoan Siregar" w:date="2023-06-19T11:55:00Z">
                  <w:rPr>
                    <w:ins w:id="85" w:author="Darwin Halomoan Siregar" w:date="2023-06-19T11:55:00Z"/>
                    <w:rFonts w:asciiTheme="minorHAnsi" w:hAnsiTheme="minorHAnsi" w:cstheme="minorHAnsi"/>
                    <w:noProof/>
                    <w:color w:val="000000"/>
                    <w:sz w:val="22"/>
                    <w:szCs w:val="22"/>
                  </w:rPr>
                </w:rPrChange>
              </w:rPr>
              <w:pPrChange w:id="86" w:author="Darwin Halomoan Siregar" w:date="2023-06-19T11:56:00Z">
                <w:pPr>
                  <w:pStyle w:val="ExampleText"/>
                  <w:numPr>
                    <w:numId w:val="133"/>
                  </w:numPr>
                  <w:ind w:left="720" w:hanging="360"/>
                </w:pPr>
              </w:pPrChange>
            </w:pPr>
            <w:ins w:id="87" w:author="Darwin Halomoan Siregar" w:date="2023-06-22T16:25:00Z">
              <w:r w:rsidRPr="0085799D">
                <w:rPr>
                  <w:rFonts w:cs="Arial"/>
                  <w:noProof/>
                  <w:color w:val="000000"/>
                  <w:sz w:val="22"/>
                  <w:szCs w:val="22"/>
                </w:rPr>
                <w:t>Penambahan dan pengkinian tugas dan tanggung jawab Change Requestor dan Change Implementator</w:t>
              </w:r>
            </w:ins>
          </w:p>
          <w:p w14:paraId="492FDDD8" w14:textId="77777777" w:rsidR="00E924E5" w:rsidRDefault="00E924E5">
            <w:pPr>
              <w:pStyle w:val="ExampleText"/>
              <w:numPr>
                <w:ilvl w:val="0"/>
                <w:numId w:val="135"/>
              </w:numPr>
              <w:ind w:left="346"/>
              <w:rPr>
                <w:ins w:id="88" w:author="Darwin Halomoan Siregar" w:date="2023-06-22T16:34:00Z"/>
                <w:rFonts w:cs="Arial"/>
                <w:noProof/>
                <w:color w:val="000000"/>
                <w:sz w:val="22"/>
                <w:szCs w:val="22"/>
              </w:rPr>
              <w:pPrChange w:id="89" w:author="Darwin Halomoan Siregar" w:date="2023-06-19T11:56:00Z">
                <w:pPr>
                  <w:pStyle w:val="ExampleText"/>
                  <w:numPr>
                    <w:numId w:val="133"/>
                  </w:numPr>
                  <w:ind w:left="720" w:hanging="360"/>
                </w:pPr>
              </w:pPrChange>
            </w:pPr>
            <w:ins w:id="90" w:author="Darwin Halomoan Siregar" w:date="2023-06-22T16:33:00Z">
              <w:r>
                <w:rPr>
                  <w:rFonts w:cs="Arial"/>
                  <w:noProof/>
                  <w:color w:val="000000"/>
                  <w:sz w:val="22"/>
                  <w:szCs w:val="22"/>
                </w:rPr>
                <w:lastRenderedPageBreak/>
                <w:t xml:space="preserve">Perubahan pada sub.bab </w:t>
              </w:r>
            </w:ins>
            <w:ins w:id="91" w:author="Darwin Halomoan Siregar" w:date="2023-06-22T16:34:00Z">
              <w:r>
                <w:rPr>
                  <w:rFonts w:cs="Arial"/>
                  <w:noProof/>
                  <w:color w:val="000000"/>
                  <w:sz w:val="22"/>
                  <w:szCs w:val="22"/>
                </w:rPr>
                <w:t xml:space="preserve">4.2 poin 2 </w:t>
              </w:r>
              <w:r w:rsidRPr="00E924E5">
                <w:rPr>
                  <w:rFonts w:cs="Arial"/>
                  <w:noProof/>
                  <w:color w:val="000000"/>
                  <w:sz w:val="22"/>
                  <w:szCs w:val="22"/>
                </w:rPr>
                <w:t>Jadwal pendaftaran RFC</w:t>
              </w:r>
            </w:ins>
          </w:p>
          <w:p w14:paraId="728E30E8" w14:textId="36F3FCA4" w:rsidR="00565086" w:rsidRPr="00565086" w:rsidRDefault="00565086">
            <w:pPr>
              <w:pStyle w:val="ExampleText"/>
              <w:numPr>
                <w:ilvl w:val="0"/>
                <w:numId w:val="135"/>
              </w:numPr>
              <w:ind w:left="346"/>
              <w:rPr>
                <w:ins w:id="92" w:author="Darwin Halomoan Siregar" w:date="2023-06-19T11:55:00Z"/>
                <w:rFonts w:cs="Arial"/>
                <w:noProof/>
                <w:color w:val="000000"/>
                <w:sz w:val="22"/>
                <w:szCs w:val="22"/>
                <w:rPrChange w:id="93" w:author="Darwin Halomoan Siregar" w:date="2023-06-19T11:55:00Z">
                  <w:rPr>
                    <w:ins w:id="94" w:author="Darwin Halomoan Siregar" w:date="2023-06-19T11:55:00Z"/>
                    <w:rFonts w:asciiTheme="minorHAnsi" w:hAnsiTheme="minorHAnsi" w:cstheme="minorHAnsi"/>
                    <w:noProof/>
                    <w:color w:val="000000"/>
                    <w:sz w:val="22"/>
                    <w:szCs w:val="22"/>
                  </w:rPr>
                </w:rPrChange>
              </w:rPr>
              <w:pPrChange w:id="95" w:author="Darwin Halomoan Siregar" w:date="2023-06-19T11:56:00Z">
                <w:pPr>
                  <w:pStyle w:val="ExampleText"/>
                  <w:numPr>
                    <w:numId w:val="133"/>
                  </w:numPr>
                  <w:ind w:left="720" w:hanging="360"/>
                </w:pPr>
              </w:pPrChange>
            </w:pPr>
            <w:ins w:id="96" w:author="Darwin Halomoan Siregar" w:date="2023-06-19T11:55:00Z">
              <w:r w:rsidRPr="00565086">
                <w:rPr>
                  <w:rFonts w:cs="Arial"/>
                  <w:noProof/>
                  <w:color w:val="000000"/>
                  <w:sz w:val="22"/>
                  <w:szCs w:val="22"/>
                  <w:rPrChange w:id="97" w:author="Darwin Halomoan Siregar" w:date="2023-06-19T11:55:00Z">
                    <w:rPr>
                      <w:rFonts w:asciiTheme="minorHAnsi" w:hAnsiTheme="minorHAnsi" w:cstheme="minorHAnsi"/>
                      <w:noProof/>
                      <w:color w:val="000000"/>
                      <w:sz w:val="22"/>
                      <w:szCs w:val="22"/>
                    </w:rPr>
                  </w:rPrChange>
                </w:rPr>
                <w:t>Penambahan pada sub.bab 4.4 poin 8 dan 9</w:t>
              </w:r>
            </w:ins>
          </w:p>
          <w:p w14:paraId="53F73BE7" w14:textId="7E2ACEB7" w:rsidR="00565086" w:rsidRPr="00565086" w:rsidRDefault="00FA31AB">
            <w:pPr>
              <w:pStyle w:val="ExampleText"/>
              <w:numPr>
                <w:ilvl w:val="0"/>
                <w:numId w:val="135"/>
              </w:numPr>
              <w:ind w:left="346"/>
              <w:rPr>
                <w:ins w:id="98" w:author="Darwin Halomoan Siregar" w:date="2023-06-19T11:55:00Z"/>
                <w:rFonts w:cs="Arial"/>
                <w:noProof/>
                <w:color w:val="000000"/>
                <w:sz w:val="22"/>
                <w:szCs w:val="22"/>
                <w:rPrChange w:id="99" w:author="Darwin Halomoan Siregar" w:date="2023-06-19T11:55:00Z">
                  <w:rPr>
                    <w:ins w:id="100" w:author="Darwin Halomoan Siregar" w:date="2023-06-19T11:55:00Z"/>
                    <w:rFonts w:asciiTheme="minorHAnsi" w:hAnsiTheme="minorHAnsi" w:cstheme="minorHAnsi"/>
                    <w:noProof/>
                    <w:color w:val="000000"/>
                    <w:sz w:val="22"/>
                    <w:szCs w:val="22"/>
                  </w:rPr>
                </w:rPrChange>
              </w:rPr>
              <w:pPrChange w:id="101" w:author="Darwin Halomoan Siregar" w:date="2023-06-19T11:56:00Z">
                <w:pPr>
                  <w:pStyle w:val="ExampleText"/>
                  <w:numPr>
                    <w:numId w:val="133"/>
                  </w:numPr>
                  <w:ind w:left="720" w:hanging="360"/>
                </w:pPr>
              </w:pPrChange>
            </w:pPr>
            <w:ins w:id="102" w:author="Darwin Halomoan Siregar" w:date="2023-06-19T11:55:00Z">
              <w:r>
                <w:rPr>
                  <w:rFonts w:cs="Arial"/>
                  <w:noProof/>
                  <w:color w:val="000000"/>
                  <w:sz w:val="22"/>
                  <w:szCs w:val="22"/>
                </w:rPr>
                <w:t xml:space="preserve">Penambahan </w:t>
              </w:r>
            </w:ins>
            <w:ins w:id="103" w:author="Darwin Halomoan Siregar" w:date="2023-06-21T19:51:00Z">
              <w:r>
                <w:rPr>
                  <w:rFonts w:cs="Arial"/>
                  <w:noProof/>
                  <w:color w:val="000000"/>
                  <w:sz w:val="22"/>
                  <w:szCs w:val="22"/>
                </w:rPr>
                <w:t xml:space="preserve">pada </w:t>
              </w:r>
            </w:ins>
            <w:ins w:id="104" w:author="Darwin Halomoan Siregar" w:date="2023-06-19T11:55:00Z">
              <w:r w:rsidR="00565086" w:rsidRPr="00565086">
                <w:rPr>
                  <w:rFonts w:cs="Arial"/>
                  <w:noProof/>
                  <w:color w:val="000000"/>
                  <w:sz w:val="22"/>
                  <w:szCs w:val="22"/>
                  <w:rPrChange w:id="105" w:author="Darwin Halomoan Siregar" w:date="2023-06-19T11:55:00Z">
                    <w:rPr>
                      <w:rFonts w:asciiTheme="minorHAnsi" w:hAnsiTheme="minorHAnsi" w:cstheme="minorHAnsi"/>
                      <w:noProof/>
                      <w:color w:val="000000"/>
                      <w:sz w:val="22"/>
                      <w:szCs w:val="22"/>
                    </w:rPr>
                  </w:rPrChange>
                </w:rPr>
                <w:t>Ketentuan Pelaksanaan Change Implementation sub.bab 4.5</w:t>
              </w:r>
            </w:ins>
            <w:ins w:id="106" w:author="Darwin Halomoan Siregar" w:date="2023-06-21T19:52:00Z">
              <w:r>
                <w:rPr>
                  <w:rFonts w:cs="Arial"/>
                  <w:noProof/>
                  <w:color w:val="000000"/>
                  <w:sz w:val="22"/>
                  <w:szCs w:val="22"/>
                </w:rPr>
                <w:t xml:space="preserve"> poin 2, poin 9 dan tambahan catatan</w:t>
              </w:r>
            </w:ins>
          </w:p>
          <w:p w14:paraId="4EC1DE11" w14:textId="77777777" w:rsidR="00565086" w:rsidRPr="00565086" w:rsidRDefault="00565086">
            <w:pPr>
              <w:pStyle w:val="ExampleText"/>
              <w:numPr>
                <w:ilvl w:val="0"/>
                <w:numId w:val="135"/>
              </w:numPr>
              <w:ind w:left="346"/>
              <w:rPr>
                <w:ins w:id="107" w:author="Darwin Halomoan Siregar" w:date="2023-06-19T11:55:00Z"/>
                <w:rFonts w:cs="Arial"/>
                <w:noProof/>
                <w:color w:val="000000"/>
                <w:sz w:val="22"/>
                <w:szCs w:val="22"/>
                <w:rPrChange w:id="108" w:author="Darwin Halomoan Siregar" w:date="2023-06-19T11:55:00Z">
                  <w:rPr>
                    <w:ins w:id="109" w:author="Darwin Halomoan Siregar" w:date="2023-06-19T11:55:00Z"/>
                    <w:rFonts w:asciiTheme="minorHAnsi" w:hAnsiTheme="minorHAnsi" w:cstheme="minorHAnsi"/>
                    <w:noProof/>
                    <w:color w:val="000000"/>
                    <w:sz w:val="22"/>
                    <w:szCs w:val="22"/>
                  </w:rPr>
                </w:rPrChange>
              </w:rPr>
              <w:pPrChange w:id="110" w:author="Darwin Halomoan Siregar" w:date="2023-06-19T11:56:00Z">
                <w:pPr>
                  <w:pStyle w:val="ExampleText"/>
                  <w:numPr>
                    <w:numId w:val="133"/>
                  </w:numPr>
                  <w:ind w:left="720" w:hanging="360"/>
                </w:pPr>
              </w:pPrChange>
            </w:pPr>
            <w:ins w:id="111" w:author="Darwin Halomoan Siregar" w:date="2023-06-19T11:55:00Z">
              <w:r w:rsidRPr="00565086">
                <w:rPr>
                  <w:rFonts w:cs="Arial"/>
                  <w:noProof/>
                  <w:color w:val="000000"/>
                  <w:sz w:val="22"/>
                  <w:szCs w:val="22"/>
                  <w:rPrChange w:id="112" w:author="Darwin Halomoan Siregar" w:date="2023-06-19T11:55:00Z">
                    <w:rPr>
                      <w:rFonts w:asciiTheme="minorHAnsi" w:hAnsiTheme="minorHAnsi" w:cstheme="minorHAnsi"/>
                      <w:noProof/>
                      <w:color w:val="000000"/>
                      <w:sz w:val="22"/>
                      <w:szCs w:val="22"/>
                    </w:rPr>
                  </w:rPrChange>
                </w:rPr>
                <w:t>Update pada flow sub.bab 5</w:t>
              </w:r>
            </w:ins>
          </w:p>
          <w:p w14:paraId="7E710126" w14:textId="321BE071" w:rsidR="00565086" w:rsidRPr="00565086" w:rsidRDefault="00565086">
            <w:pPr>
              <w:pStyle w:val="ExampleText"/>
              <w:numPr>
                <w:ilvl w:val="0"/>
                <w:numId w:val="135"/>
              </w:numPr>
              <w:ind w:left="346"/>
              <w:rPr>
                <w:ins w:id="113" w:author="Darwin Halomoan Siregar" w:date="2023-06-19T11:55:00Z"/>
                <w:rFonts w:cs="Arial"/>
                <w:noProof/>
                <w:color w:val="000000"/>
                <w:sz w:val="22"/>
                <w:szCs w:val="22"/>
                <w:rPrChange w:id="114" w:author="Darwin Halomoan Siregar" w:date="2023-06-19T11:55:00Z">
                  <w:rPr>
                    <w:ins w:id="115" w:author="Darwin Halomoan Siregar" w:date="2023-06-19T11:55:00Z"/>
                    <w:rFonts w:asciiTheme="minorHAnsi" w:hAnsiTheme="minorHAnsi" w:cstheme="minorHAnsi"/>
                    <w:noProof/>
                    <w:color w:val="000000"/>
                    <w:sz w:val="22"/>
                    <w:szCs w:val="22"/>
                  </w:rPr>
                </w:rPrChange>
              </w:rPr>
              <w:pPrChange w:id="116" w:author="Darwin Halomoan Siregar" w:date="2023-06-19T11:56:00Z">
                <w:pPr>
                  <w:pStyle w:val="ExampleText"/>
                  <w:numPr>
                    <w:numId w:val="133"/>
                  </w:numPr>
                  <w:ind w:left="720" w:hanging="360"/>
                </w:pPr>
              </w:pPrChange>
            </w:pPr>
            <w:ins w:id="117" w:author="Darwin Halomoan Siregar" w:date="2023-06-19T11:55:00Z">
              <w:r w:rsidRPr="00565086">
                <w:rPr>
                  <w:rFonts w:cs="Arial"/>
                  <w:noProof/>
                  <w:color w:val="000000"/>
                  <w:sz w:val="22"/>
                  <w:szCs w:val="22"/>
                  <w:rPrChange w:id="118" w:author="Darwin Halomoan Siregar" w:date="2023-06-19T11:55:00Z">
                    <w:rPr>
                      <w:rFonts w:asciiTheme="minorHAnsi" w:hAnsiTheme="minorHAnsi" w:cstheme="minorHAnsi"/>
                      <w:noProof/>
                      <w:color w:val="000000"/>
                      <w:sz w:val="22"/>
                      <w:szCs w:val="22"/>
                    </w:rPr>
                  </w:rPrChange>
                </w:rPr>
                <w:t>Penyesuai</w:t>
              </w:r>
            </w:ins>
            <w:ins w:id="119" w:author="Darwin Halomoan Siregar" w:date="2023-06-23T09:59:00Z">
              <w:r w:rsidR="00DF3838">
                <w:rPr>
                  <w:rFonts w:cs="Arial"/>
                  <w:noProof/>
                  <w:color w:val="000000"/>
                  <w:sz w:val="22"/>
                  <w:szCs w:val="22"/>
                </w:rPr>
                <w:t>a</w:t>
              </w:r>
            </w:ins>
            <w:ins w:id="120" w:author="Darwin Halomoan Siregar" w:date="2023-06-19T11:55:00Z">
              <w:r w:rsidRPr="00565086">
                <w:rPr>
                  <w:rFonts w:cs="Arial"/>
                  <w:noProof/>
                  <w:color w:val="000000"/>
                  <w:sz w:val="22"/>
                  <w:szCs w:val="22"/>
                  <w:rPrChange w:id="121" w:author="Darwin Halomoan Siregar" w:date="2023-06-19T11:55:00Z">
                    <w:rPr>
                      <w:rFonts w:asciiTheme="minorHAnsi" w:hAnsiTheme="minorHAnsi" w:cstheme="minorHAnsi"/>
                      <w:noProof/>
                      <w:color w:val="000000"/>
                      <w:sz w:val="22"/>
                      <w:szCs w:val="22"/>
                    </w:rPr>
                  </w:rPrChange>
                </w:rPr>
                <w:t>n Wording sesuai OrgChart pada RACI matrix sub.bab 6.1.1</w:t>
              </w:r>
            </w:ins>
          </w:p>
          <w:p w14:paraId="5045F9E0" w14:textId="34E2406D" w:rsidR="00565086" w:rsidRPr="00565086" w:rsidRDefault="00565086">
            <w:pPr>
              <w:pStyle w:val="ExampleText"/>
              <w:numPr>
                <w:ilvl w:val="0"/>
                <w:numId w:val="135"/>
              </w:numPr>
              <w:ind w:left="346"/>
              <w:rPr>
                <w:ins w:id="122" w:author="Darwin Halomoan Siregar" w:date="2023-06-19T11:55:00Z"/>
                <w:rFonts w:cs="Arial"/>
                <w:noProof/>
                <w:color w:val="000000"/>
                <w:sz w:val="22"/>
                <w:szCs w:val="22"/>
                <w:rPrChange w:id="123" w:author="Darwin Halomoan Siregar" w:date="2023-06-19T11:55:00Z">
                  <w:rPr>
                    <w:ins w:id="124" w:author="Darwin Halomoan Siregar" w:date="2023-06-19T11:55:00Z"/>
                    <w:rFonts w:asciiTheme="minorHAnsi" w:hAnsiTheme="minorHAnsi" w:cstheme="minorHAnsi"/>
                    <w:noProof/>
                    <w:color w:val="000000"/>
                    <w:sz w:val="22"/>
                    <w:szCs w:val="22"/>
                  </w:rPr>
                </w:rPrChange>
              </w:rPr>
              <w:pPrChange w:id="125" w:author="Darwin Halomoan Siregar" w:date="2023-06-19T11:56:00Z">
                <w:pPr>
                  <w:pStyle w:val="ExampleText"/>
                  <w:numPr>
                    <w:numId w:val="133"/>
                  </w:numPr>
                  <w:ind w:left="720" w:hanging="360"/>
                </w:pPr>
              </w:pPrChange>
            </w:pPr>
            <w:ins w:id="126" w:author="Darwin Halomoan Siregar" w:date="2023-06-19T11:55:00Z">
              <w:r w:rsidRPr="00565086">
                <w:rPr>
                  <w:rFonts w:cs="Arial"/>
                  <w:noProof/>
                  <w:color w:val="000000"/>
                  <w:sz w:val="22"/>
                  <w:szCs w:val="22"/>
                  <w:rPrChange w:id="127" w:author="Darwin Halomoan Siregar" w:date="2023-06-19T11:55:00Z">
                    <w:rPr>
                      <w:rFonts w:asciiTheme="minorHAnsi" w:hAnsiTheme="minorHAnsi" w:cstheme="minorHAnsi"/>
                      <w:noProof/>
                      <w:color w:val="000000"/>
                      <w:sz w:val="22"/>
                      <w:szCs w:val="22"/>
                    </w:rPr>
                  </w:rPrChange>
                </w:rPr>
                <w:t>Perubahan pada sub.bab 6.3</w:t>
              </w:r>
            </w:ins>
            <w:ins w:id="128" w:author="Darwin Halomoan Siregar" w:date="2023-06-22T16:42:00Z">
              <w:r w:rsidR="0071409D">
                <w:rPr>
                  <w:rFonts w:cs="Arial"/>
                  <w:noProof/>
                  <w:color w:val="000000"/>
                  <w:sz w:val="22"/>
                  <w:szCs w:val="22"/>
                </w:rPr>
                <w:t xml:space="preserve"> Promote Approval</w:t>
              </w:r>
            </w:ins>
            <w:ins w:id="129" w:author="Darwin Halomoan Siregar" w:date="2023-06-22T16:43:00Z">
              <w:r w:rsidR="0071409D">
                <w:rPr>
                  <w:rFonts w:cs="Arial"/>
                  <w:noProof/>
                  <w:color w:val="000000"/>
                  <w:sz w:val="22"/>
                  <w:szCs w:val="22"/>
                </w:rPr>
                <w:t xml:space="preserve"> </w:t>
              </w:r>
            </w:ins>
            <w:ins w:id="130" w:author="Darwin Halomoan Siregar" w:date="2023-06-22T16:44:00Z">
              <w:r w:rsidR="0071409D" w:rsidRPr="0071409D">
                <w:rPr>
                  <w:rFonts w:cs="Arial"/>
                  <w:noProof/>
                  <w:color w:val="000000"/>
                  <w:sz w:val="22"/>
                  <w:szCs w:val="22"/>
                </w:rPr>
                <w:t>Matrik berdasarkan Memo Ketentuan Sementara Penanggung jawab Approval D1 - Head of IT.</w:t>
              </w:r>
            </w:ins>
          </w:p>
          <w:p w14:paraId="278FF5F2" w14:textId="7A786FE0" w:rsidR="00565086" w:rsidRPr="00565086" w:rsidRDefault="00DF3838">
            <w:pPr>
              <w:pStyle w:val="ExampleText"/>
              <w:numPr>
                <w:ilvl w:val="0"/>
                <w:numId w:val="135"/>
              </w:numPr>
              <w:ind w:left="346"/>
              <w:rPr>
                <w:ins w:id="131" w:author="Darwin Halomoan Siregar" w:date="2023-06-19T11:55:00Z"/>
                <w:rFonts w:cs="Arial"/>
                <w:noProof/>
                <w:color w:val="000000"/>
                <w:sz w:val="22"/>
                <w:szCs w:val="22"/>
                <w:rPrChange w:id="132" w:author="Darwin Halomoan Siregar" w:date="2023-06-19T11:55:00Z">
                  <w:rPr>
                    <w:ins w:id="133" w:author="Darwin Halomoan Siregar" w:date="2023-06-19T11:55:00Z"/>
                    <w:rFonts w:asciiTheme="minorHAnsi" w:hAnsiTheme="minorHAnsi" w:cstheme="minorHAnsi"/>
                    <w:noProof/>
                    <w:color w:val="000000"/>
                    <w:sz w:val="22"/>
                    <w:szCs w:val="22"/>
                  </w:rPr>
                </w:rPrChange>
              </w:rPr>
              <w:pPrChange w:id="134" w:author="Darwin Halomoan Siregar" w:date="2023-06-19T11:56:00Z">
                <w:pPr>
                  <w:pStyle w:val="ExampleText"/>
                  <w:numPr>
                    <w:numId w:val="133"/>
                  </w:numPr>
                  <w:ind w:left="720" w:hanging="360"/>
                </w:pPr>
              </w:pPrChange>
            </w:pPr>
            <w:ins w:id="135" w:author="Darwin Halomoan Siregar" w:date="2023-06-19T11:55:00Z">
              <w:r>
                <w:rPr>
                  <w:rFonts w:cs="Arial"/>
                  <w:noProof/>
                  <w:color w:val="000000"/>
                  <w:sz w:val="22"/>
                  <w:szCs w:val="22"/>
                </w:rPr>
                <w:t>Penyesuaia</w:t>
              </w:r>
              <w:r w:rsidR="00565086" w:rsidRPr="00565086">
                <w:rPr>
                  <w:rFonts w:cs="Arial"/>
                  <w:noProof/>
                  <w:color w:val="000000"/>
                  <w:sz w:val="22"/>
                  <w:szCs w:val="22"/>
                  <w:rPrChange w:id="136" w:author="Darwin Halomoan Siregar" w:date="2023-06-19T11:55:00Z">
                    <w:rPr>
                      <w:rFonts w:asciiTheme="minorHAnsi" w:hAnsiTheme="minorHAnsi" w:cstheme="minorHAnsi"/>
                      <w:noProof/>
                      <w:color w:val="000000"/>
                      <w:sz w:val="22"/>
                      <w:szCs w:val="22"/>
                    </w:rPr>
                  </w:rPrChange>
                </w:rPr>
                <w:t>n Wording sesuai OrgChart pada Form Approval Promote bab 6.5</w:t>
              </w:r>
            </w:ins>
          </w:p>
          <w:p w14:paraId="58DB0A26" w14:textId="77777777" w:rsidR="00026897" w:rsidDel="00565086" w:rsidRDefault="00026897">
            <w:pPr>
              <w:pStyle w:val="ExampleText"/>
              <w:rPr>
                <w:ins w:id="137" w:author="Angga Dwinanto" w:date="2023-06-12T10:30:00Z"/>
                <w:del w:id="138" w:author="Darwin Halomoan Siregar" w:date="2023-06-19T11:55:00Z"/>
                <w:rFonts w:cs="Arial"/>
                <w:noProof/>
                <w:color w:val="000000"/>
                <w:sz w:val="22"/>
                <w:szCs w:val="22"/>
              </w:rPr>
              <w:pPrChange w:id="139" w:author="Darwin Halomoan Siregar" w:date="2023-06-19T11:56:00Z">
                <w:pPr>
                  <w:pStyle w:val="ExampleText"/>
                  <w:numPr>
                    <w:numId w:val="115"/>
                  </w:numPr>
                  <w:ind w:left="346" w:hanging="360"/>
                </w:pPr>
              </w:pPrChange>
            </w:pPr>
            <w:ins w:id="140" w:author="Angga Dwinanto" w:date="2023-06-12T10:29:00Z">
              <w:del w:id="141" w:author="Darwin Halomoan Siregar" w:date="2023-06-19T11:55:00Z">
                <w:r w:rsidDel="00565086">
                  <w:rPr>
                    <w:rFonts w:cs="Arial"/>
                    <w:noProof/>
                    <w:color w:val="000000"/>
                    <w:sz w:val="22"/>
                    <w:szCs w:val="22"/>
                  </w:rPr>
                  <w:delText xml:space="preserve">Penambahan &amp; penghapusan item pda daftar istilah </w:delText>
                </w:r>
              </w:del>
            </w:ins>
          </w:p>
          <w:p w14:paraId="66212759" w14:textId="77777777" w:rsidR="00026897" w:rsidDel="00565086" w:rsidRDefault="00026897">
            <w:pPr>
              <w:pStyle w:val="ExampleText"/>
              <w:rPr>
                <w:ins w:id="142" w:author="Angga Dwinanto" w:date="2023-06-12T10:33:00Z"/>
                <w:del w:id="143" w:author="Darwin Halomoan Siregar" w:date="2023-06-19T11:55:00Z"/>
                <w:rFonts w:cs="Arial"/>
                <w:noProof/>
                <w:color w:val="000000"/>
                <w:sz w:val="22"/>
                <w:szCs w:val="22"/>
              </w:rPr>
              <w:pPrChange w:id="144" w:author="Darwin Halomoan Siregar" w:date="2023-06-19T11:56:00Z">
                <w:pPr>
                  <w:pStyle w:val="ExampleText"/>
                  <w:numPr>
                    <w:numId w:val="115"/>
                  </w:numPr>
                  <w:ind w:left="346" w:hanging="360"/>
                </w:pPr>
              </w:pPrChange>
            </w:pPr>
            <w:ins w:id="145" w:author="Angga Dwinanto" w:date="2023-06-12T10:31:00Z">
              <w:del w:id="146" w:author="Darwin Halomoan Siregar" w:date="2023-06-19T11:55:00Z">
                <w:r w:rsidDel="00565086">
                  <w:rPr>
                    <w:rFonts w:cs="Arial"/>
                    <w:noProof/>
                    <w:color w:val="000000"/>
                    <w:sz w:val="22"/>
                    <w:szCs w:val="22"/>
                  </w:rPr>
                  <w:delText xml:space="preserve">Perubahan Wording </w:delText>
                </w:r>
              </w:del>
            </w:ins>
            <w:ins w:id="147" w:author="Angga Dwinanto" w:date="2023-06-12T10:32:00Z">
              <w:del w:id="148" w:author="Darwin Halomoan Siregar" w:date="2023-06-19T11:55:00Z">
                <w:r w:rsidDel="00565086">
                  <w:rPr>
                    <w:rFonts w:cs="Arial"/>
                    <w:noProof/>
                    <w:color w:val="000000"/>
                    <w:sz w:val="22"/>
                    <w:szCs w:val="22"/>
                  </w:rPr>
                  <w:delText>Ketentuan Pelaksanaan Request for Change sub.bab 4.2</w:delText>
                </w:r>
              </w:del>
            </w:ins>
          </w:p>
          <w:p w14:paraId="20EF6F7B" w14:textId="77777777" w:rsidR="00026897" w:rsidDel="00565086" w:rsidRDefault="00026897">
            <w:pPr>
              <w:pStyle w:val="ExampleText"/>
              <w:rPr>
                <w:ins w:id="149" w:author="Angga Dwinanto" w:date="2023-06-12T10:34:00Z"/>
                <w:del w:id="150" w:author="Darwin Halomoan Siregar" w:date="2023-06-19T11:55:00Z"/>
                <w:rFonts w:cs="Arial"/>
                <w:noProof/>
                <w:color w:val="000000"/>
                <w:sz w:val="22"/>
                <w:szCs w:val="22"/>
              </w:rPr>
              <w:pPrChange w:id="151" w:author="Darwin Halomoan Siregar" w:date="2023-06-19T11:56:00Z">
                <w:pPr>
                  <w:pStyle w:val="ExampleText"/>
                  <w:numPr>
                    <w:numId w:val="115"/>
                  </w:numPr>
                  <w:ind w:left="346" w:hanging="360"/>
                </w:pPr>
              </w:pPrChange>
            </w:pPr>
            <w:ins w:id="152" w:author="Angga Dwinanto" w:date="2023-06-12T10:34:00Z">
              <w:del w:id="153" w:author="Darwin Halomoan Siregar" w:date="2023-06-19T11:55:00Z">
                <w:r w:rsidDel="00565086">
                  <w:rPr>
                    <w:rFonts w:cs="Arial"/>
                    <w:noProof/>
                    <w:color w:val="000000"/>
                    <w:sz w:val="22"/>
                    <w:szCs w:val="22"/>
                  </w:rPr>
                  <w:delText>Perubahan Wording Ketentuan Pelaksanaan Change Implementation sub.bab 4.5</w:delText>
                </w:r>
              </w:del>
            </w:ins>
          </w:p>
          <w:p w14:paraId="1C94759D" w14:textId="77777777" w:rsidR="00026897" w:rsidDel="00565086" w:rsidRDefault="009A6E4D">
            <w:pPr>
              <w:pStyle w:val="ExampleText"/>
              <w:rPr>
                <w:ins w:id="154" w:author="Angga Dwinanto" w:date="2023-06-12T10:37:00Z"/>
                <w:del w:id="155" w:author="Darwin Halomoan Siregar" w:date="2023-06-19T11:55:00Z"/>
                <w:rFonts w:cs="Arial"/>
                <w:noProof/>
                <w:color w:val="000000"/>
                <w:sz w:val="22"/>
                <w:szCs w:val="22"/>
              </w:rPr>
              <w:pPrChange w:id="156" w:author="Darwin Halomoan Siregar" w:date="2023-06-19T11:56:00Z">
                <w:pPr>
                  <w:pStyle w:val="ExampleText"/>
                  <w:numPr>
                    <w:numId w:val="115"/>
                  </w:numPr>
                  <w:ind w:left="346" w:hanging="360"/>
                </w:pPr>
              </w:pPrChange>
            </w:pPr>
            <w:ins w:id="157" w:author="Angga Dwinanto" w:date="2023-06-12T10:36:00Z">
              <w:del w:id="158" w:author="Darwin Halomoan Siregar" w:date="2023-06-19T11:55:00Z">
                <w:r w:rsidDel="00565086">
                  <w:rPr>
                    <w:rFonts w:cs="Arial"/>
                    <w:noProof/>
                    <w:color w:val="000000"/>
                    <w:sz w:val="22"/>
                    <w:szCs w:val="22"/>
                  </w:rPr>
                  <w:delText>Penyesuain Wording sesuai OrgChart pada RACI matrix sub.bab 6.1.1</w:delText>
                </w:r>
              </w:del>
            </w:ins>
          </w:p>
          <w:p w14:paraId="0670B6CB" w14:textId="77777777" w:rsidR="009A6E4D" w:rsidRDefault="009A6E4D">
            <w:pPr>
              <w:pStyle w:val="ExampleText"/>
              <w:rPr>
                <w:ins w:id="159" w:author="Angga Dwinanto" w:date="2023-06-12T10:27:00Z"/>
                <w:rFonts w:cs="Arial"/>
                <w:noProof/>
                <w:color w:val="000000"/>
                <w:sz w:val="22"/>
                <w:szCs w:val="22"/>
              </w:rPr>
              <w:pPrChange w:id="160" w:author="Darwin Halomoan Siregar" w:date="2023-06-19T11:56:00Z">
                <w:pPr>
                  <w:pStyle w:val="ExampleText"/>
                  <w:numPr>
                    <w:numId w:val="115"/>
                  </w:numPr>
                  <w:ind w:left="346" w:hanging="360"/>
                </w:pPr>
              </w:pPrChange>
            </w:pPr>
            <w:ins w:id="161" w:author="Angga Dwinanto" w:date="2023-06-12T10:37:00Z">
              <w:del w:id="162" w:author="Darwin Halomoan Siregar" w:date="2023-06-19T11:55:00Z">
                <w:r w:rsidDel="00565086">
                  <w:rPr>
                    <w:rFonts w:cs="Arial"/>
                    <w:noProof/>
                    <w:color w:val="000000"/>
                    <w:sz w:val="22"/>
                    <w:szCs w:val="22"/>
                  </w:rPr>
                  <w:delText>Penyesuain Wording sesuai OrgChart pada Form</w:delText>
                </w:r>
              </w:del>
            </w:ins>
            <w:ins w:id="163" w:author="Angga Dwinanto" w:date="2023-06-12T10:38:00Z">
              <w:del w:id="164" w:author="Darwin Halomoan Siregar" w:date="2023-06-19T11:55:00Z">
                <w:r w:rsidDel="00565086">
                  <w:rPr>
                    <w:rFonts w:cs="Arial"/>
                    <w:noProof/>
                    <w:color w:val="000000"/>
                    <w:sz w:val="22"/>
                    <w:szCs w:val="22"/>
                  </w:rPr>
                  <w:delText xml:space="preserve"> Approval Promote bab 6.5</w:delText>
                </w:r>
              </w:del>
            </w:ins>
          </w:p>
        </w:tc>
        <w:tc>
          <w:tcPr>
            <w:tcW w:w="741" w:type="pct"/>
            <w:vAlign w:val="center"/>
            <w:tcPrChange w:id="165" w:author="Darwin Halomoan Siregar" w:date="2023-06-22T10:33:00Z">
              <w:tcPr>
                <w:tcW w:w="727" w:type="pct"/>
                <w:gridSpan w:val="3"/>
                <w:vAlign w:val="center"/>
              </w:tcPr>
            </w:tcPrChange>
          </w:tcPr>
          <w:p w14:paraId="2D214A69" w14:textId="77777777" w:rsidR="00026897" w:rsidRDefault="009A6E4D" w:rsidP="00C25AB4">
            <w:pPr>
              <w:spacing w:before="40" w:after="40" w:line="240" w:lineRule="auto"/>
              <w:rPr>
                <w:ins w:id="166" w:author="Angga Dwinanto" w:date="2023-06-12T10:27:00Z"/>
                <w:rFonts w:cs="Arial"/>
                <w:noProof/>
                <w:color w:val="000000"/>
                <w:sz w:val="22"/>
              </w:rPr>
            </w:pPr>
            <w:ins w:id="167" w:author="Angga Dwinanto" w:date="2023-06-12T10:38:00Z">
              <w:r w:rsidRPr="009A6E4D">
                <w:rPr>
                  <w:rFonts w:cs="Arial"/>
                  <w:noProof/>
                  <w:color w:val="000000"/>
                  <w:sz w:val="22"/>
                </w:rPr>
                <w:lastRenderedPageBreak/>
                <w:t>Angga Dwinanto</w:t>
              </w:r>
            </w:ins>
          </w:p>
        </w:tc>
      </w:tr>
    </w:tbl>
    <w:p w14:paraId="6A108062" w14:textId="77777777" w:rsidR="005339ED" w:rsidRPr="004C7321" w:rsidRDefault="005339ED" w:rsidP="00DA3644">
      <w:pPr>
        <w:rPr>
          <w:rFonts w:cs="Arial"/>
          <w:noProof/>
          <w:color w:val="000000"/>
          <w:sz w:val="22"/>
          <w:lang w:val="id-ID"/>
        </w:rPr>
      </w:pPr>
    </w:p>
    <w:p w14:paraId="161A197A" w14:textId="77777777" w:rsidR="00895953" w:rsidRPr="004C7321" w:rsidRDefault="00895953" w:rsidP="00DA3644">
      <w:pPr>
        <w:rPr>
          <w:rFonts w:cs="Arial"/>
          <w:noProof/>
          <w:color w:val="000000"/>
          <w:lang w:val="id-ID"/>
        </w:rPr>
      </w:pPr>
    </w:p>
    <w:p w14:paraId="02502A0D" w14:textId="77777777" w:rsidR="00895953" w:rsidRPr="004C7321" w:rsidRDefault="00895953">
      <w:pPr>
        <w:rPr>
          <w:rFonts w:cs="Arial"/>
          <w:noProof/>
          <w:lang w:val="id-ID"/>
        </w:rPr>
      </w:pPr>
    </w:p>
    <w:p w14:paraId="5869E832" w14:textId="77777777" w:rsidR="00895953" w:rsidRPr="004C7321" w:rsidRDefault="00895953">
      <w:pPr>
        <w:rPr>
          <w:rFonts w:cs="Arial"/>
          <w:noProof/>
          <w:lang w:val="id-ID"/>
        </w:rPr>
      </w:pPr>
    </w:p>
    <w:p w14:paraId="71FDBE33" w14:textId="77777777" w:rsidR="00895953" w:rsidRPr="004C7321" w:rsidRDefault="00895953" w:rsidP="006C5ABC">
      <w:pPr>
        <w:tabs>
          <w:tab w:val="left" w:pos="2850"/>
        </w:tabs>
        <w:rPr>
          <w:rFonts w:cs="Arial"/>
          <w:noProof/>
          <w:lang w:val="id-ID"/>
        </w:rPr>
      </w:pPr>
      <w:r w:rsidRPr="004C7321">
        <w:rPr>
          <w:rFonts w:cs="Arial"/>
          <w:noProof/>
          <w:lang w:val="id-ID"/>
        </w:rPr>
        <w:tab/>
      </w:r>
    </w:p>
    <w:p w14:paraId="2E769AEC" w14:textId="77777777" w:rsidR="006C5ABC" w:rsidRPr="004C7321" w:rsidRDefault="00895953" w:rsidP="006C5ABC">
      <w:pPr>
        <w:tabs>
          <w:tab w:val="left" w:pos="2850"/>
        </w:tabs>
        <w:rPr>
          <w:rFonts w:cs="Arial"/>
          <w:noProof/>
          <w:lang w:val="id-ID"/>
        </w:rPr>
        <w:sectPr w:rsidR="006C5ABC" w:rsidRPr="004C7321" w:rsidSect="00DF4AA8">
          <w:headerReference w:type="default" r:id="rId13"/>
          <w:footerReference w:type="default" r:id="rId14"/>
          <w:pgSz w:w="11909" w:h="16834" w:code="9"/>
          <w:pgMar w:top="1440" w:right="1440" w:bottom="1440" w:left="1440" w:header="907" w:footer="720" w:gutter="0"/>
          <w:pgNumType w:start="1"/>
          <w:cols w:space="720"/>
          <w:docGrid w:linePitch="360"/>
        </w:sectPr>
      </w:pPr>
      <w:r w:rsidRPr="004C7321">
        <w:rPr>
          <w:rFonts w:cs="Arial"/>
          <w:noProof/>
          <w:lang w:val="id-ID"/>
        </w:rPr>
        <w:tab/>
      </w:r>
    </w:p>
    <w:p w14:paraId="172214E5" w14:textId="77777777" w:rsidR="002510F8" w:rsidRPr="004C7321" w:rsidRDefault="006C67B1" w:rsidP="006F6E4A">
      <w:pPr>
        <w:pStyle w:val="Subtitle"/>
        <w:rPr>
          <w:rFonts w:cs="Arial"/>
          <w:noProof/>
          <w:lang w:val="id-ID"/>
        </w:rPr>
      </w:pPr>
      <w:r w:rsidRPr="004C7321">
        <w:rPr>
          <w:rFonts w:cs="Arial"/>
          <w:noProof/>
          <w:lang w:val="id-ID"/>
        </w:rPr>
        <w:lastRenderedPageBreak/>
        <w:t>Daftar Isi</w:t>
      </w:r>
    </w:p>
    <w:p w14:paraId="118861C5" w14:textId="4FBA51D1" w:rsidR="00DB2D89" w:rsidRDefault="002F6F18">
      <w:pPr>
        <w:pStyle w:val="TOC1"/>
        <w:rPr>
          <w:ins w:id="168" w:author="Gilang Romadhon" w:date="2023-06-20T16:29:00Z"/>
          <w:rFonts w:asciiTheme="minorHAnsi" w:eastAsiaTheme="minorEastAsia" w:hAnsiTheme="minorHAnsi" w:cstheme="minorBidi"/>
          <w:b w:val="0"/>
          <w:sz w:val="22"/>
          <w:lang w:val="en-US"/>
        </w:rPr>
      </w:pPr>
      <w:r w:rsidRPr="004C7321">
        <w:rPr>
          <w:rFonts w:cs="Arial"/>
          <w:color w:val="000000"/>
          <w:sz w:val="22"/>
        </w:rPr>
        <w:fldChar w:fldCharType="begin"/>
      </w:r>
      <w:r w:rsidR="00FA2D09" w:rsidRPr="004C7321">
        <w:rPr>
          <w:rFonts w:cs="Arial"/>
          <w:color w:val="000000"/>
          <w:sz w:val="22"/>
        </w:rPr>
        <w:instrText xml:space="preserve"> TOC \o "1-3" \h \z \u </w:instrText>
      </w:r>
      <w:r w:rsidRPr="004C7321">
        <w:rPr>
          <w:rFonts w:cs="Arial"/>
          <w:color w:val="000000"/>
          <w:sz w:val="22"/>
        </w:rPr>
        <w:fldChar w:fldCharType="separate"/>
      </w:r>
      <w:ins w:id="169" w:author="Gilang Romadhon" w:date="2023-06-20T16:29:00Z">
        <w:r w:rsidR="00DB2D89" w:rsidRPr="004E5538">
          <w:rPr>
            <w:rStyle w:val="Hyperlink"/>
          </w:rPr>
          <w:fldChar w:fldCharType="begin"/>
        </w:r>
        <w:r w:rsidR="00DB2D89" w:rsidRPr="004E5538">
          <w:rPr>
            <w:rStyle w:val="Hyperlink"/>
          </w:rPr>
          <w:instrText xml:space="preserve"> </w:instrText>
        </w:r>
        <w:r w:rsidR="00DB2D89">
          <w:instrText>HYPERLINK \l "_Toc138170982"</w:instrText>
        </w:r>
        <w:r w:rsidR="00DB2D89" w:rsidRPr="004E5538">
          <w:rPr>
            <w:rStyle w:val="Hyperlink"/>
          </w:rPr>
          <w:instrText xml:space="preserve"> </w:instrText>
        </w:r>
        <w:r w:rsidR="00DB2D89" w:rsidRPr="004E5538">
          <w:rPr>
            <w:rStyle w:val="Hyperlink"/>
          </w:rPr>
          <w:fldChar w:fldCharType="separate"/>
        </w:r>
        <w:r w:rsidR="00DB2D89" w:rsidRPr="004E5538">
          <w:rPr>
            <w:rStyle w:val="Hyperlink"/>
          </w:rPr>
          <w:t>1</w:t>
        </w:r>
        <w:r w:rsidR="00DB2D89">
          <w:rPr>
            <w:rFonts w:asciiTheme="minorHAnsi" w:eastAsiaTheme="minorEastAsia" w:hAnsiTheme="minorHAnsi" w:cstheme="minorBidi"/>
            <w:b w:val="0"/>
            <w:sz w:val="22"/>
            <w:lang w:val="en-US"/>
          </w:rPr>
          <w:tab/>
        </w:r>
        <w:r w:rsidR="00DB2D89" w:rsidRPr="004E5538">
          <w:rPr>
            <w:rStyle w:val="Hyperlink"/>
          </w:rPr>
          <w:t>Pendahuluan</w:t>
        </w:r>
        <w:r w:rsidR="00DB2D89">
          <w:rPr>
            <w:webHidden/>
          </w:rPr>
          <w:tab/>
        </w:r>
        <w:r w:rsidR="00DB2D89">
          <w:rPr>
            <w:webHidden/>
          </w:rPr>
          <w:fldChar w:fldCharType="begin"/>
        </w:r>
        <w:r w:rsidR="00DB2D89">
          <w:rPr>
            <w:webHidden/>
          </w:rPr>
          <w:instrText xml:space="preserve"> PAGEREF _Toc138170982 \h </w:instrText>
        </w:r>
      </w:ins>
      <w:r w:rsidR="00DB2D89">
        <w:rPr>
          <w:webHidden/>
        </w:rPr>
      </w:r>
      <w:r w:rsidR="00DB2D89">
        <w:rPr>
          <w:webHidden/>
        </w:rPr>
        <w:fldChar w:fldCharType="separate"/>
      </w:r>
      <w:ins w:id="170" w:author="Darwin Halomoan Siregar" w:date="2023-06-23T14:16:00Z">
        <w:r w:rsidR="005D24A3">
          <w:rPr>
            <w:webHidden/>
          </w:rPr>
          <w:t>4</w:t>
        </w:r>
      </w:ins>
      <w:ins w:id="171" w:author="Gilang Romadhon" w:date="2023-06-20T16:29:00Z">
        <w:r w:rsidR="00DB2D89">
          <w:rPr>
            <w:webHidden/>
          </w:rPr>
          <w:fldChar w:fldCharType="end"/>
        </w:r>
        <w:r w:rsidR="00DB2D89" w:rsidRPr="004E5538">
          <w:rPr>
            <w:rStyle w:val="Hyperlink"/>
          </w:rPr>
          <w:fldChar w:fldCharType="end"/>
        </w:r>
      </w:ins>
    </w:p>
    <w:p w14:paraId="381B8E78" w14:textId="2AA8D27A" w:rsidR="00DB2D89" w:rsidRDefault="00DB2D89">
      <w:pPr>
        <w:pStyle w:val="TOC2"/>
        <w:rPr>
          <w:ins w:id="172" w:author="Gilang Romadhon" w:date="2023-06-20T16:29:00Z"/>
          <w:rFonts w:asciiTheme="minorHAnsi" w:eastAsiaTheme="minorEastAsia" w:hAnsiTheme="minorHAnsi" w:cstheme="minorBidi"/>
          <w:noProof/>
          <w:sz w:val="22"/>
        </w:rPr>
      </w:pPr>
      <w:ins w:id="173"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"_Toc138170983"</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1.1</w:t>
        </w:r>
        <w:r>
          <w:rPr>
            <w:rFonts w:asciiTheme="minorHAnsi" w:eastAsiaTheme="minorEastAsia" w:hAnsiTheme="minorHAnsi" w:cstheme="minorBidi"/>
            <w:noProof/>
            <w:sz w:val="22"/>
          </w:rPr>
          <w:tab/>
        </w:r>
        <w:r w:rsidRPr="004E5538">
          <w:rPr>
            <w:rStyle w:val="Hyperlink"/>
            <w:noProof/>
            <w:lang w:val="id-ID"/>
          </w:rPr>
          <w:t>Latar Belakang</w:t>
        </w:r>
        <w:r>
          <w:rPr>
            <w:noProof/>
            <w:webHidden/>
          </w:rPr>
          <w:tab/>
        </w:r>
        <w:r>
          <w:rPr>
            <w:noProof/>
            <w:webHidden/>
          </w:rPr>
          <w:fldChar w:fldCharType="begin"/>
        </w:r>
        <w:r>
          <w:rPr>
            <w:noProof/>
            <w:webHidden/>
          </w:rPr>
          <w:instrText xml:space="preserve"> PAGEREF _Toc138170983 \h </w:instrText>
        </w:r>
      </w:ins>
      <w:r>
        <w:rPr>
          <w:noProof/>
          <w:webHidden/>
        </w:rPr>
      </w:r>
      <w:r>
        <w:rPr>
          <w:noProof/>
          <w:webHidden/>
        </w:rPr>
        <w:fldChar w:fldCharType="separate"/>
      </w:r>
      <w:ins w:id="174" w:author="Darwin Halomoan Siregar" w:date="2023-06-23T14:16:00Z">
        <w:r w:rsidR="005D24A3">
          <w:rPr>
            <w:noProof/>
            <w:webHidden/>
          </w:rPr>
          <w:t>4</w:t>
        </w:r>
      </w:ins>
      <w:ins w:id="175" w:author="Gilang Romadhon" w:date="2023-06-20T16:29:00Z">
        <w:r>
          <w:rPr>
            <w:noProof/>
            <w:webHidden/>
          </w:rPr>
          <w:fldChar w:fldCharType="end"/>
        </w:r>
        <w:r w:rsidRPr="004E5538">
          <w:rPr>
            <w:rStyle w:val="Hyperlink"/>
            <w:noProof/>
          </w:rPr>
          <w:fldChar w:fldCharType="end"/>
        </w:r>
      </w:ins>
    </w:p>
    <w:p w14:paraId="14356B83" w14:textId="60845AEA" w:rsidR="00DB2D89" w:rsidRDefault="00DB2D89">
      <w:pPr>
        <w:pStyle w:val="TOC2"/>
        <w:rPr>
          <w:ins w:id="176" w:author="Gilang Romadhon" w:date="2023-06-20T16:29:00Z"/>
          <w:rFonts w:asciiTheme="minorHAnsi" w:eastAsiaTheme="minorEastAsia" w:hAnsiTheme="minorHAnsi" w:cstheme="minorBidi"/>
          <w:noProof/>
          <w:sz w:val="22"/>
        </w:rPr>
      </w:pPr>
      <w:ins w:id="177"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"_Toc138170984"</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1.2</w:t>
        </w:r>
        <w:r>
          <w:rPr>
            <w:rFonts w:asciiTheme="minorHAnsi" w:eastAsiaTheme="minorEastAsia" w:hAnsiTheme="minorHAnsi" w:cstheme="minorBidi"/>
            <w:noProof/>
            <w:sz w:val="22"/>
          </w:rPr>
          <w:tab/>
        </w:r>
        <w:r w:rsidRPr="004E5538">
          <w:rPr>
            <w:rStyle w:val="Hyperlink"/>
            <w:noProof/>
            <w:lang w:val="id-ID"/>
          </w:rPr>
          <w:t>Tujuan</w:t>
        </w:r>
        <w:r>
          <w:rPr>
            <w:noProof/>
            <w:webHidden/>
          </w:rPr>
          <w:tab/>
        </w:r>
        <w:r>
          <w:rPr>
            <w:noProof/>
            <w:webHidden/>
          </w:rPr>
          <w:fldChar w:fldCharType="begin"/>
        </w:r>
        <w:r>
          <w:rPr>
            <w:noProof/>
            <w:webHidden/>
          </w:rPr>
          <w:instrText xml:space="preserve"> PAGEREF _Toc138170984 \h </w:instrText>
        </w:r>
      </w:ins>
      <w:r>
        <w:rPr>
          <w:noProof/>
          <w:webHidden/>
        </w:rPr>
      </w:r>
      <w:r>
        <w:rPr>
          <w:noProof/>
          <w:webHidden/>
        </w:rPr>
        <w:fldChar w:fldCharType="separate"/>
      </w:r>
      <w:ins w:id="178" w:author="Darwin Halomoan Siregar" w:date="2023-06-23T14:16:00Z">
        <w:r w:rsidR="005D24A3">
          <w:rPr>
            <w:noProof/>
            <w:webHidden/>
          </w:rPr>
          <w:t>4</w:t>
        </w:r>
      </w:ins>
      <w:ins w:id="179" w:author="Gilang Romadhon" w:date="2023-06-20T16:29:00Z">
        <w:r>
          <w:rPr>
            <w:noProof/>
            <w:webHidden/>
          </w:rPr>
          <w:fldChar w:fldCharType="end"/>
        </w:r>
        <w:r w:rsidRPr="004E5538">
          <w:rPr>
            <w:rStyle w:val="Hyperlink"/>
            <w:noProof/>
          </w:rPr>
          <w:fldChar w:fldCharType="end"/>
        </w:r>
      </w:ins>
    </w:p>
    <w:p w14:paraId="606A32DD" w14:textId="3F93A123" w:rsidR="00DB2D89" w:rsidRDefault="00DB2D89">
      <w:pPr>
        <w:pStyle w:val="TOC2"/>
        <w:rPr>
          <w:ins w:id="180" w:author="Gilang Romadhon" w:date="2023-06-20T16:29:00Z"/>
          <w:rFonts w:asciiTheme="minorHAnsi" w:eastAsiaTheme="minorEastAsia" w:hAnsiTheme="minorHAnsi" w:cstheme="minorBidi"/>
          <w:noProof/>
          <w:sz w:val="22"/>
        </w:rPr>
      </w:pPr>
      <w:ins w:id="181"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"_Toc138170985"</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1.3</w:t>
        </w:r>
        <w:r>
          <w:rPr>
            <w:rFonts w:asciiTheme="minorHAnsi" w:eastAsiaTheme="minorEastAsia" w:hAnsiTheme="minorHAnsi" w:cstheme="minorBidi"/>
            <w:noProof/>
            <w:sz w:val="22"/>
          </w:rPr>
          <w:tab/>
        </w:r>
        <w:r w:rsidRPr="004E5538">
          <w:rPr>
            <w:rStyle w:val="Hyperlink"/>
            <w:noProof/>
            <w:lang w:val="id-ID"/>
          </w:rPr>
          <w:t>Dasar Penyusunan</w:t>
        </w:r>
        <w:r>
          <w:rPr>
            <w:noProof/>
            <w:webHidden/>
          </w:rPr>
          <w:tab/>
        </w:r>
        <w:r>
          <w:rPr>
            <w:noProof/>
            <w:webHidden/>
          </w:rPr>
          <w:fldChar w:fldCharType="begin"/>
        </w:r>
        <w:r>
          <w:rPr>
            <w:noProof/>
            <w:webHidden/>
          </w:rPr>
          <w:instrText xml:space="preserve"> PAGEREF _Toc138170985 \h </w:instrText>
        </w:r>
      </w:ins>
      <w:r>
        <w:rPr>
          <w:noProof/>
          <w:webHidden/>
        </w:rPr>
      </w:r>
      <w:r>
        <w:rPr>
          <w:noProof/>
          <w:webHidden/>
        </w:rPr>
        <w:fldChar w:fldCharType="separate"/>
      </w:r>
      <w:ins w:id="182" w:author="Darwin Halomoan Siregar" w:date="2023-06-23T14:16:00Z">
        <w:r w:rsidR="005D24A3">
          <w:rPr>
            <w:noProof/>
            <w:webHidden/>
          </w:rPr>
          <w:t>4</w:t>
        </w:r>
      </w:ins>
      <w:ins w:id="183" w:author="Gilang Romadhon" w:date="2023-06-20T16:29:00Z">
        <w:r>
          <w:rPr>
            <w:noProof/>
            <w:webHidden/>
          </w:rPr>
          <w:fldChar w:fldCharType="end"/>
        </w:r>
        <w:r w:rsidRPr="004E5538">
          <w:rPr>
            <w:rStyle w:val="Hyperlink"/>
            <w:noProof/>
          </w:rPr>
          <w:fldChar w:fldCharType="end"/>
        </w:r>
      </w:ins>
    </w:p>
    <w:p w14:paraId="652E43EA" w14:textId="299DA827" w:rsidR="00DB2D89" w:rsidRDefault="00DB2D89">
      <w:pPr>
        <w:pStyle w:val="TOC2"/>
        <w:rPr>
          <w:ins w:id="184" w:author="Gilang Romadhon" w:date="2023-06-20T16:29:00Z"/>
          <w:rFonts w:asciiTheme="minorHAnsi" w:eastAsiaTheme="minorEastAsia" w:hAnsiTheme="minorHAnsi" w:cstheme="minorBidi"/>
          <w:noProof/>
          <w:sz w:val="22"/>
        </w:rPr>
      </w:pPr>
      <w:ins w:id="185"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"_Toc138170987"</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1.4</w:t>
        </w:r>
        <w:r>
          <w:rPr>
            <w:rFonts w:asciiTheme="minorHAnsi" w:eastAsiaTheme="minorEastAsia" w:hAnsiTheme="minorHAnsi" w:cstheme="minorBidi"/>
            <w:noProof/>
            <w:sz w:val="22"/>
          </w:rPr>
          <w:tab/>
        </w:r>
        <w:r w:rsidRPr="004E5538">
          <w:rPr>
            <w:rStyle w:val="Hyperlink"/>
            <w:noProof/>
            <w:lang w:val="id-ID"/>
          </w:rPr>
          <w:t>Ruang Lingkup</w:t>
        </w:r>
        <w:r>
          <w:rPr>
            <w:noProof/>
            <w:webHidden/>
          </w:rPr>
          <w:tab/>
        </w:r>
        <w:r>
          <w:rPr>
            <w:noProof/>
            <w:webHidden/>
          </w:rPr>
          <w:fldChar w:fldCharType="begin"/>
        </w:r>
        <w:r>
          <w:rPr>
            <w:noProof/>
            <w:webHidden/>
          </w:rPr>
          <w:instrText xml:space="preserve"> PAGEREF _Toc138170987 \h </w:instrText>
        </w:r>
      </w:ins>
      <w:r>
        <w:rPr>
          <w:noProof/>
          <w:webHidden/>
        </w:rPr>
      </w:r>
      <w:r>
        <w:rPr>
          <w:noProof/>
          <w:webHidden/>
        </w:rPr>
        <w:fldChar w:fldCharType="separate"/>
      </w:r>
      <w:ins w:id="186" w:author="Darwin Halomoan Siregar" w:date="2023-06-23T14:16:00Z">
        <w:r w:rsidR="005D24A3">
          <w:rPr>
            <w:noProof/>
            <w:webHidden/>
          </w:rPr>
          <w:t>4</w:t>
        </w:r>
      </w:ins>
      <w:ins w:id="187" w:author="Gilang Romadhon" w:date="2023-06-20T16:29:00Z">
        <w:r>
          <w:rPr>
            <w:noProof/>
            <w:webHidden/>
          </w:rPr>
          <w:fldChar w:fldCharType="end"/>
        </w:r>
        <w:r w:rsidRPr="004E5538">
          <w:rPr>
            <w:rStyle w:val="Hyperlink"/>
            <w:noProof/>
          </w:rPr>
          <w:fldChar w:fldCharType="end"/>
        </w:r>
      </w:ins>
    </w:p>
    <w:p w14:paraId="3AF05CF9" w14:textId="20C9F3C3" w:rsidR="00DB2D89" w:rsidRDefault="00DB2D89">
      <w:pPr>
        <w:pStyle w:val="TOC1"/>
        <w:rPr>
          <w:ins w:id="188" w:author="Gilang Romadhon" w:date="2023-06-20T16:29:00Z"/>
          <w:rFonts w:asciiTheme="minorHAnsi" w:eastAsiaTheme="minorEastAsia" w:hAnsiTheme="minorHAnsi" w:cstheme="minorBidi"/>
          <w:b w:val="0"/>
          <w:sz w:val="22"/>
          <w:lang w:val="en-US"/>
        </w:rPr>
      </w:pPr>
      <w:ins w:id="189" w:author="Gilang Romadhon" w:date="2023-06-20T16:29:00Z">
        <w:r w:rsidRPr="004E5538">
          <w:rPr>
            <w:rStyle w:val="Hyperlink"/>
          </w:rPr>
          <w:fldChar w:fldCharType="begin"/>
        </w:r>
        <w:r w:rsidRPr="004E5538">
          <w:rPr>
            <w:rStyle w:val="Hyperlink"/>
          </w:rPr>
          <w:instrText xml:space="preserve"> </w:instrText>
        </w:r>
        <w:r>
          <w:instrText>HYPERLINK \l "_Toc138170988"</w:instrText>
        </w:r>
        <w:r w:rsidRPr="004E5538">
          <w:rPr>
            <w:rStyle w:val="Hyperlink"/>
          </w:rPr>
          <w:instrText xml:space="preserve"> </w:instrText>
        </w:r>
        <w:r w:rsidRPr="004E5538">
          <w:rPr>
            <w:rStyle w:val="Hyperlink"/>
          </w:rPr>
          <w:fldChar w:fldCharType="separate"/>
        </w:r>
        <w:r w:rsidRPr="004E5538">
          <w:rPr>
            <w:rStyle w:val="Hyperlink"/>
          </w:rPr>
          <w:t>2</w:t>
        </w:r>
        <w:r>
          <w:rPr>
            <w:rFonts w:asciiTheme="minorHAnsi" w:eastAsiaTheme="minorEastAsia" w:hAnsiTheme="minorHAnsi" w:cstheme="minorBidi"/>
            <w:b w:val="0"/>
            <w:sz w:val="22"/>
            <w:lang w:val="en-US"/>
          </w:rPr>
          <w:tab/>
        </w:r>
        <w:r w:rsidRPr="004E5538">
          <w:rPr>
            <w:rStyle w:val="Hyperlink"/>
          </w:rPr>
          <w:t>Daftar Istilah dan Definisi</w:t>
        </w:r>
        <w:r>
          <w:rPr>
            <w:webHidden/>
          </w:rPr>
          <w:tab/>
        </w:r>
        <w:r>
          <w:rPr>
            <w:webHidden/>
          </w:rPr>
          <w:fldChar w:fldCharType="begin"/>
        </w:r>
        <w:r>
          <w:rPr>
            <w:webHidden/>
          </w:rPr>
          <w:instrText xml:space="preserve"> PAGEREF _Toc138170988 \h </w:instrText>
        </w:r>
      </w:ins>
      <w:r>
        <w:rPr>
          <w:webHidden/>
        </w:rPr>
      </w:r>
      <w:r>
        <w:rPr>
          <w:webHidden/>
        </w:rPr>
        <w:fldChar w:fldCharType="separate"/>
      </w:r>
      <w:ins w:id="190" w:author="Darwin Halomoan Siregar" w:date="2023-06-23T14:16:00Z">
        <w:r w:rsidR="005D24A3">
          <w:rPr>
            <w:webHidden/>
          </w:rPr>
          <w:t>5</w:t>
        </w:r>
      </w:ins>
      <w:ins w:id="191" w:author="Gilang Romadhon" w:date="2023-06-20T16:29:00Z">
        <w:r>
          <w:rPr>
            <w:webHidden/>
          </w:rPr>
          <w:fldChar w:fldCharType="end"/>
        </w:r>
        <w:r w:rsidRPr="004E5538">
          <w:rPr>
            <w:rStyle w:val="Hyperlink"/>
          </w:rPr>
          <w:fldChar w:fldCharType="end"/>
        </w:r>
      </w:ins>
    </w:p>
    <w:p w14:paraId="322B84B0" w14:textId="5AD0485E" w:rsidR="00DB2D89" w:rsidRDefault="00DB2D89">
      <w:pPr>
        <w:pStyle w:val="TOC1"/>
        <w:rPr>
          <w:ins w:id="192" w:author="Gilang Romadhon" w:date="2023-06-20T16:29:00Z"/>
          <w:rFonts w:asciiTheme="minorHAnsi" w:eastAsiaTheme="minorEastAsia" w:hAnsiTheme="minorHAnsi" w:cstheme="minorBidi"/>
          <w:b w:val="0"/>
          <w:sz w:val="22"/>
          <w:lang w:val="en-US"/>
        </w:rPr>
      </w:pPr>
      <w:ins w:id="193" w:author="Gilang Romadhon" w:date="2023-06-20T16:29:00Z">
        <w:r w:rsidRPr="004E5538">
          <w:rPr>
            <w:rStyle w:val="Hyperlink"/>
          </w:rPr>
          <w:fldChar w:fldCharType="begin"/>
        </w:r>
        <w:r w:rsidRPr="004E5538">
          <w:rPr>
            <w:rStyle w:val="Hyperlink"/>
          </w:rPr>
          <w:instrText xml:space="preserve"> </w:instrText>
        </w:r>
        <w:r>
          <w:instrText>HYPERLINK \l "_Toc138170989"</w:instrText>
        </w:r>
        <w:r w:rsidRPr="004E5538">
          <w:rPr>
            <w:rStyle w:val="Hyperlink"/>
          </w:rPr>
          <w:instrText xml:space="preserve"> </w:instrText>
        </w:r>
        <w:r w:rsidRPr="004E5538">
          <w:rPr>
            <w:rStyle w:val="Hyperlink"/>
          </w:rPr>
          <w:fldChar w:fldCharType="separate"/>
        </w:r>
        <w:r w:rsidRPr="004E5538">
          <w:rPr>
            <w:rStyle w:val="Hyperlink"/>
          </w:rPr>
          <w:t>3</w:t>
        </w:r>
        <w:r>
          <w:rPr>
            <w:rFonts w:asciiTheme="minorHAnsi" w:eastAsiaTheme="minorEastAsia" w:hAnsiTheme="minorHAnsi" w:cstheme="minorBidi"/>
            <w:b w:val="0"/>
            <w:sz w:val="22"/>
            <w:lang w:val="en-US"/>
          </w:rPr>
          <w:tab/>
        </w:r>
        <w:r w:rsidRPr="004E5538">
          <w:rPr>
            <w:rStyle w:val="Hyperlink"/>
          </w:rPr>
          <w:t>Tugas dan Tanggung Jawab</w:t>
        </w:r>
        <w:r>
          <w:rPr>
            <w:webHidden/>
          </w:rPr>
          <w:tab/>
        </w:r>
        <w:r>
          <w:rPr>
            <w:webHidden/>
          </w:rPr>
          <w:fldChar w:fldCharType="begin"/>
        </w:r>
        <w:r>
          <w:rPr>
            <w:webHidden/>
          </w:rPr>
          <w:instrText xml:space="preserve"> PAGEREF _Toc138170989 \h </w:instrText>
        </w:r>
      </w:ins>
      <w:r>
        <w:rPr>
          <w:webHidden/>
        </w:rPr>
      </w:r>
      <w:r>
        <w:rPr>
          <w:webHidden/>
        </w:rPr>
        <w:fldChar w:fldCharType="separate"/>
      </w:r>
      <w:ins w:id="194" w:author="Darwin Halomoan Siregar" w:date="2023-06-23T14:16:00Z">
        <w:r w:rsidR="005D24A3">
          <w:rPr>
            <w:webHidden/>
          </w:rPr>
          <w:t>7</w:t>
        </w:r>
      </w:ins>
      <w:ins w:id="195" w:author="Gilang Romadhon" w:date="2023-06-20T16:29:00Z">
        <w:r>
          <w:rPr>
            <w:webHidden/>
          </w:rPr>
          <w:fldChar w:fldCharType="end"/>
        </w:r>
        <w:r w:rsidRPr="004E5538">
          <w:rPr>
            <w:rStyle w:val="Hyperlink"/>
          </w:rPr>
          <w:fldChar w:fldCharType="end"/>
        </w:r>
      </w:ins>
    </w:p>
    <w:p w14:paraId="4A8E31AC" w14:textId="3E489508" w:rsidR="00DB2D89" w:rsidRDefault="00DB2D89">
      <w:pPr>
        <w:pStyle w:val="TOC1"/>
        <w:rPr>
          <w:ins w:id="196" w:author="Gilang Romadhon" w:date="2023-06-20T16:29:00Z"/>
          <w:rFonts w:asciiTheme="minorHAnsi" w:eastAsiaTheme="minorEastAsia" w:hAnsiTheme="minorHAnsi" w:cstheme="minorBidi"/>
          <w:b w:val="0"/>
          <w:sz w:val="22"/>
          <w:lang w:val="en-US"/>
        </w:rPr>
      </w:pPr>
      <w:ins w:id="197" w:author="Gilang Romadhon" w:date="2023-06-20T16:29:00Z">
        <w:r w:rsidRPr="004E5538">
          <w:rPr>
            <w:rStyle w:val="Hyperlink"/>
          </w:rPr>
          <w:fldChar w:fldCharType="begin"/>
        </w:r>
        <w:r w:rsidRPr="004E5538">
          <w:rPr>
            <w:rStyle w:val="Hyperlink"/>
          </w:rPr>
          <w:instrText xml:space="preserve"> </w:instrText>
        </w:r>
        <w:r>
          <w:instrText>HYPERLINK \l "_Toc138170990"</w:instrText>
        </w:r>
        <w:r w:rsidRPr="004E5538">
          <w:rPr>
            <w:rStyle w:val="Hyperlink"/>
          </w:rPr>
          <w:instrText xml:space="preserve"> </w:instrText>
        </w:r>
        <w:r w:rsidRPr="004E5538">
          <w:rPr>
            <w:rStyle w:val="Hyperlink"/>
          </w:rPr>
          <w:fldChar w:fldCharType="separate"/>
        </w:r>
        <w:r w:rsidRPr="004E5538">
          <w:rPr>
            <w:rStyle w:val="Hyperlink"/>
          </w:rPr>
          <w:t>4</w:t>
        </w:r>
        <w:r>
          <w:rPr>
            <w:rFonts w:asciiTheme="minorHAnsi" w:eastAsiaTheme="minorEastAsia" w:hAnsiTheme="minorHAnsi" w:cstheme="minorBidi"/>
            <w:b w:val="0"/>
            <w:sz w:val="22"/>
            <w:lang w:val="en-US"/>
          </w:rPr>
          <w:tab/>
        </w:r>
        <w:r w:rsidRPr="004E5538">
          <w:rPr>
            <w:rStyle w:val="Hyperlink"/>
          </w:rPr>
          <w:t>Ketentuan Pelaksanaan</w:t>
        </w:r>
        <w:r>
          <w:rPr>
            <w:webHidden/>
          </w:rPr>
          <w:tab/>
        </w:r>
        <w:r>
          <w:rPr>
            <w:webHidden/>
          </w:rPr>
          <w:fldChar w:fldCharType="begin"/>
        </w:r>
        <w:r>
          <w:rPr>
            <w:webHidden/>
          </w:rPr>
          <w:instrText xml:space="preserve"> PAGEREF _Toc138170990 \h </w:instrText>
        </w:r>
      </w:ins>
      <w:r>
        <w:rPr>
          <w:webHidden/>
        </w:rPr>
      </w:r>
      <w:r>
        <w:rPr>
          <w:webHidden/>
        </w:rPr>
        <w:fldChar w:fldCharType="separate"/>
      </w:r>
      <w:ins w:id="198" w:author="Darwin Halomoan Siregar" w:date="2023-06-23T14:16:00Z">
        <w:r w:rsidR="005D24A3">
          <w:rPr>
            <w:webHidden/>
          </w:rPr>
          <w:t>9</w:t>
        </w:r>
      </w:ins>
      <w:ins w:id="199" w:author="Gilang Romadhon" w:date="2023-06-20T16:29:00Z">
        <w:r>
          <w:rPr>
            <w:webHidden/>
          </w:rPr>
          <w:fldChar w:fldCharType="end"/>
        </w:r>
        <w:r w:rsidRPr="004E5538">
          <w:rPr>
            <w:rStyle w:val="Hyperlink"/>
          </w:rPr>
          <w:fldChar w:fldCharType="end"/>
        </w:r>
      </w:ins>
    </w:p>
    <w:p w14:paraId="4C14763D" w14:textId="2B4F1DFA" w:rsidR="00DB2D89" w:rsidRDefault="00DB2D89">
      <w:pPr>
        <w:pStyle w:val="TOC2"/>
        <w:rPr>
          <w:ins w:id="200" w:author="Gilang Romadhon" w:date="2023-06-20T16:29:00Z"/>
          <w:rFonts w:asciiTheme="minorHAnsi" w:eastAsiaTheme="minorEastAsia" w:hAnsiTheme="minorHAnsi" w:cstheme="minorBidi"/>
          <w:noProof/>
          <w:sz w:val="22"/>
        </w:rPr>
      </w:pPr>
      <w:ins w:id="201"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"_Toc138170991"</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4.1</w:t>
        </w:r>
        <w:r>
          <w:rPr>
            <w:rFonts w:asciiTheme="minorHAnsi" w:eastAsiaTheme="minorEastAsia" w:hAnsiTheme="minorHAnsi" w:cstheme="minorBidi"/>
            <w:noProof/>
            <w:sz w:val="22"/>
          </w:rPr>
          <w:tab/>
        </w:r>
        <w:r w:rsidRPr="004E5538">
          <w:rPr>
            <w:rStyle w:val="Hyperlink"/>
            <w:noProof/>
            <w:lang w:val="id-ID"/>
          </w:rPr>
          <w:t>Ketentuan Pelaksanaan Umum</w:t>
        </w:r>
        <w:r>
          <w:rPr>
            <w:noProof/>
            <w:webHidden/>
          </w:rPr>
          <w:tab/>
        </w:r>
        <w:r>
          <w:rPr>
            <w:noProof/>
            <w:webHidden/>
          </w:rPr>
          <w:fldChar w:fldCharType="begin"/>
        </w:r>
        <w:r>
          <w:rPr>
            <w:noProof/>
            <w:webHidden/>
          </w:rPr>
          <w:instrText xml:space="preserve"> PAGEREF _Toc138170991 \h </w:instrText>
        </w:r>
      </w:ins>
      <w:r>
        <w:rPr>
          <w:noProof/>
          <w:webHidden/>
        </w:rPr>
      </w:r>
      <w:r>
        <w:rPr>
          <w:noProof/>
          <w:webHidden/>
        </w:rPr>
        <w:fldChar w:fldCharType="separate"/>
      </w:r>
      <w:ins w:id="202" w:author="Darwin Halomoan Siregar" w:date="2023-06-23T14:16:00Z">
        <w:r w:rsidR="005D24A3">
          <w:rPr>
            <w:noProof/>
            <w:webHidden/>
          </w:rPr>
          <w:t>9</w:t>
        </w:r>
      </w:ins>
      <w:ins w:id="203" w:author="Gilang Romadhon" w:date="2023-06-20T16:29:00Z">
        <w:r>
          <w:rPr>
            <w:noProof/>
            <w:webHidden/>
          </w:rPr>
          <w:fldChar w:fldCharType="end"/>
        </w:r>
        <w:r w:rsidRPr="004E5538">
          <w:rPr>
            <w:rStyle w:val="Hyperlink"/>
            <w:noProof/>
          </w:rPr>
          <w:fldChar w:fldCharType="end"/>
        </w:r>
      </w:ins>
    </w:p>
    <w:p w14:paraId="4808EB6F" w14:textId="7E22249A" w:rsidR="00DB2D89" w:rsidRDefault="00DB2D89">
      <w:pPr>
        <w:pStyle w:val="TOC2"/>
        <w:rPr>
          <w:ins w:id="204" w:author="Gilang Romadhon" w:date="2023-06-20T16:29:00Z"/>
          <w:rFonts w:asciiTheme="minorHAnsi" w:eastAsiaTheme="minorEastAsia" w:hAnsiTheme="minorHAnsi" w:cstheme="minorBidi"/>
          <w:noProof/>
          <w:sz w:val="22"/>
        </w:rPr>
      </w:pPr>
      <w:ins w:id="205"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"_Toc138170992"</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4.2</w:t>
        </w:r>
        <w:r>
          <w:rPr>
            <w:rFonts w:asciiTheme="minorHAnsi" w:eastAsiaTheme="minorEastAsia" w:hAnsiTheme="minorHAnsi" w:cstheme="minorBidi"/>
            <w:noProof/>
            <w:sz w:val="22"/>
          </w:rPr>
          <w:tab/>
        </w:r>
        <w:r w:rsidRPr="004E5538">
          <w:rPr>
            <w:rStyle w:val="Hyperlink"/>
            <w:noProof/>
            <w:lang w:val="id-ID"/>
          </w:rPr>
          <w:t xml:space="preserve">Ketentuan Pelaksanaan </w:t>
        </w:r>
        <w:r w:rsidRPr="004E5538">
          <w:rPr>
            <w:rStyle w:val="Hyperlink"/>
            <w:i/>
            <w:noProof/>
            <w:lang w:val="id-ID"/>
          </w:rPr>
          <w:t>Request for Change</w:t>
        </w:r>
        <w:r>
          <w:rPr>
            <w:noProof/>
            <w:webHidden/>
          </w:rPr>
          <w:tab/>
        </w:r>
        <w:r>
          <w:rPr>
            <w:noProof/>
            <w:webHidden/>
          </w:rPr>
          <w:fldChar w:fldCharType="begin"/>
        </w:r>
        <w:r>
          <w:rPr>
            <w:noProof/>
            <w:webHidden/>
          </w:rPr>
          <w:instrText xml:space="preserve"> PAGEREF _Toc138170992 \h </w:instrText>
        </w:r>
      </w:ins>
      <w:r>
        <w:rPr>
          <w:noProof/>
          <w:webHidden/>
        </w:rPr>
      </w:r>
      <w:r>
        <w:rPr>
          <w:noProof/>
          <w:webHidden/>
        </w:rPr>
        <w:fldChar w:fldCharType="separate"/>
      </w:r>
      <w:ins w:id="206" w:author="Darwin Halomoan Siregar" w:date="2023-06-23T14:16:00Z">
        <w:r w:rsidR="005D24A3">
          <w:rPr>
            <w:noProof/>
            <w:webHidden/>
          </w:rPr>
          <w:t>11</w:t>
        </w:r>
      </w:ins>
      <w:ins w:id="207" w:author="Gilang Romadhon" w:date="2023-06-20T16:29:00Z">
        <w:r>
          <w:rPr>
            <w:noProof/>
            <w:webHidden/>
          </w:rPr>
          <w:fldChar w:fldCharType="end"/>
        </w:r>
        <w:r w:rsidRPr="004E5538">
          <w:rPr>
            <w:rStyle w:val="Hyperlink"/>
            <w:noProof/>
          </w:rPr>
          <w:fldChar w:fldCharType="end"/>
        </w:r>
      </w:ins>
    </w:p>
    <w:p w14:paraId="193CE309" w14:textId="6C66D190" w:rsidR="00DB2D89" w:rsidRDefault="00DB2D89">
      <w:pPr>
        <w:pStyle w:val="TOC2"/>
        <w:rPr>
          <w:ins w:id="208" w:author="Gilang Romadhon" w:date="2023-06-20T16:29:00Z"/>
          <w:rFonts w:asciiTheme="minorHAnsi" w:eastAsiaTheme="minorEastAsia" w:hAnsiTheme="minorHAnsi" w:cstheme="minorBidi"/>
          <w:noProof/>
          <w:sz w:val="22"/>
        </w:rPr>
      </w:pPr>
      <w:ins w:id="209"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"_Toc138170993"</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4.3</w:t>
        </w:r>
        <w:r>
          <w:rPr>
            <w:rFonts w:asciiTheme="minorHAnsi" w:eastAsiaTheme="minorEastAsia" w:hAnsiTheme="minorHAnsi" w:cstheme="minorBidi"/>
            <w:noProof/>
            <w:sz w:val="22"/>
          </w:rPr>
          <w:tab/>
        </w:r>
        <w:r w:rsidRPr="004E5538">
          <w:rPr>
            <w:rStyle w:val="Hyperlink"/>
            <w:noProof/>
            <w:lang w:val="id-ID"/>
          </w:rPr>
          <w:t>Ketentuan Pelaksanaan Change Evaluation dan Coordination</w:t>
        </w:r>
        <w:r>
          <w:rPr>
            <w:noProof/>
            <w:webHidden/>
          </w:rPr>
          <w:tab/>
        </w:r>
        <w:r>
          <w:rPr>
            <w:noProof/>
            <w:webHidden/>
          </w:rPr>
          <w:fldChar w:fldCharType="begin"/>
        </w:r>
        <w:r>
          <w:rPr>
            <w:noProof/>
            <w:webHidden/>
          </w:rPr>
          <w:instrText xml:space="preserve"> PAGEREF _Toc138170993 \h </w:instrText>
        </w:r>
      </w:ins>
      <w:r>
        <w:rPr>
          <w:noProof/>
          <w:webHidden/>
        </w:rPr>
      </w:r>
      <w:r>
        <w:rPr>
          <w:noProof/>
          <w:webHidden/>
        </w:rPr>
        <w:fldChar w:fldCharType="separate"/>
      </w:r>
      <w:ins w:id="210" w:author="Darwin Halomoan Siregar" w:date="2023-06-23T14:16:00Z">
        <w:r w:rsidR="005D24A3">
          <w:rPr>
            <w:noProof/>
            <w:webHidden/>
          </w:rPr>
          <w:t>12</w:t>
        </w:r>
      </w:ins>
      <w:ins w:id="211" w:author="Gilang Romadhon" w:date="2023-06-20T16:29:00Z">
        <w:r>
          <w:rPr>
            <w:noProof/>
            <w:webHidden/>
          </w:rPr>
          <w:fldChar w:fldCharType="end"/>
        </w:r>
        <w:r w:rsidRPr="004E5538">
          <w:rPr>
            <w:rStyle w:val="Hyperlink"/>
            <w:noProof/>
          </w:rPr>
          <w:fldChar w:fldCharType="end"/>
        </w:r>
      </w:ins>
    </w:p>
    <w:p w14:paraId="4FDE7E5A" w14:textId="0C537AD8" w:rsidR="00DB2D89" w:rsidRDefault="00DB2D89">
      <w:pPr>
        <w:pStyle w:val="TOC2"/>
        <w:rPr>
          <w:ins w:id="212" w:author="Gilang Romadhon" w:date="2023-06-20T16:29:00Z"/>
          <w:rFonts w:asciiTheme="minorHAnsi" w:eastAsiaTheme="minorEastAsia" w:hAnsiTheme="minorHAnsi" w:cstheme="minorBidi"/>
          <w:noProof/>
          <w:sz w:val="22"/>
        </w:rPr>
      </w:pPr>
      <w:ins w:id="213"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"_Toc138170995"</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4.4</w:t>
        </w:r>
        <w:r>
          <w:rPr>
            <w:rFonts w:asciiTheme="minorHAnsi" w:eastAsiaTheme="minorEastAsia" w:hAnsiTheme="minorHAnsi" w:cstheme="minorBidi"/>
            <w:noProof/>
            <w:sz w:val="22"/>
          </w:rPr>
          <w:tab/>
        </w:r>
        <w:r w:rsidRPr="004E5538">
          <w:rPr>
            <w:rStyle w:val="Hyperlink"/>
            <w:noProof/>
            <w:lang w:val="id-ID"/>
          </w:rPr>
          <w:t>Ketentuan Pelaksanaan CCRT</w:t>
        </w:r>
        <w:r>
          <w:rPr>
            <w:noProof/>
            <w:webHidden/>
          </w:rPr>
          <w:tab/>
        </w:r>
        <w:r>
          <w:rPr>
            <w:noProof/>
            <w:webHidden/>
          </w:rPr>
          <w:fldChar w:fldCharType="begin"/>
        </w:r>
        <w:r>
          <w:rPr>
            <w:noProof/>
            <w:webHidden/>
          </w:rPr>
          <w:instrText xml:space="preserve"> PAGEREF _Toc138170995 \h </w:instrText>
        </w:r>
      </w:ins>
      <w:r>
        <w:rPr>
          <w:noProof/>
          <w:webHidden/>
        </w:rPr>
      </w:r>
      <w:r>
        <w:rPr>
          <w:noProof/>
          <w:webHidden/>
        </w:rPr>
        <w:fldChar w:fldCharType="separate"/>
      </w:r>
      <w:ins w:id="214" w:author="Darwin Halomoan Siregar" w:date="2023-06-23T14:16:00Z">
        <w:r w:rsidR="005D24A3">
          <w:rPr>
            <w:noProof/>
            <w:webHidden/>
          </w:rPr>
          <w:t>13</w:t>
        </w:r>
      </w:ins>
      <w:ins w:id="215" w:author="Gilang Romadhon" w:date="2023-06-20T16:29:00Z">
        <w:r>
          <w:rPr>
            <w:noProof/>
            <w:webHidden/>
          </w:rPr>
          <w:fldChar w:fldCharType="end"/>
        </w:r>
        <w:r w:rsidRPr="004E5538">
          <w:rPr>
            <w:rStyle w:val="Hyperlink"/>
            <w:noProof/>
          </w:rPr>
          <w:fldChar w:fldCharType="end"/>
        </w:r>
      </w:ins>
    </w:p>
    <w:p w14:paraId="25A2115F" w14:textId="7D714694" w:rsidR="00DB2D89" w:rsidRDefault="00DB2D89">
      <w:pPr>
        <w:pStyle w:val="TOC2"/>
        <w:rPr>
          <w:ins w:id="216" w:author="Gilang Romadhon" w:date="2023-06-20T16:29:00Z"/>
          <w:rFonts w:asciiTheme="minorHAnsi" w:eastAsiaTheme="minorEastAsia" w:hAnsiTheme="minorHAnsi" w:cstheme="minorBidi"/>
          <w:noProof/>
          <w:sz w:val="22"/>
        </w:rPr>
      </w:pPr>
      <w:ins w:id="217"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"_Toc138170997"</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4.5</w:t>
        </w:r>
        <w:r>
          <w:rPr>
            <w:rFonts w:asciiTheme="minorHAnsi" w:eastAsiaTheme="minorEastAsia" w:hAnsiTheme="minorHAnsi" w:cstheme="minorBidi"/>
            <w:noProof/>
            <w:sz w:val="22"/>
          </w:rPr>
          <w:tab/>
        </w:r>
        <w:r w:rsidRPr="004E5538">
          <w:rPr>
            <w:rStyle w:val="Hyperlink"/>
            <w:noProof/>
            <w:lang w:val="id-ID"/>
          </w:rPr>
          <w:t xml:space="preserve">Ketentuan Pelaksanaan </w:t>
        </w:r>
        <w:r w:rsidRPr="004E5538">
          <w:rPr>
            <w:rStyle w:val="Hyperlink"/>
            <w:i/>
            <w:noProof/>
            <w:lang w:val="id-ID"/>
          </w:rPr>
          <w:t>Change Implementation</w:t>
        </w:r>
        <w:r>
          <w:rPr>
            <w:noProof/>
            <w:webHidden/>
          </w:rPr>
          <w:tab/>
        </w:r>
        <w:r>
          <w:rPr>
            <w:noProof/>
            <w:webHidden/>
          </w:rPr>
          <w:fldChar w:fldCharType="begin"/>
        </w:r>
        <w:r>
          <w:rPr>
            <w:noProof/>
            <w:webHidden/>
          </w:rPr>
          <w:instrText xml:space="preserve"> PAGEREF _Toc138170997 \h </w:instrText>
        </w:r>
      </w:ins>
      <w:r>
        <w:rPr>
          <w:noProof/>
          <w:webHidden/>
        </w:rPr>
      </w:r>
      <w:r>
        <w:rPr>
          <w:noProof/>
          <w:webHidden/>
        </w:rPr>
        <w:fldChar w:fldCharType="separate"/>
      </w:r>
      <w:ins w:id="218" w:author="Darwin Halomoan Siregar" w:date="2023-06-23T14:16:00Z">
        <w:r w:rsidR="005D24A3">
          <w:rPr>
            <w:noProof/>
            <w:webHidden/>
          </w:rPr>
          <w:t>13</w:t>
        </w:r>
      </w:ins>
      <w:ins w:id="219" w:author="Gilang Romadhon" w:date="2023-06-20T16:29:00Z">
        <w:r>
          <w:rPr>
            <w:noProof/>
            <w:webHidden/>
          </w:rPr>
          <w:fldChar w:fldCharType="end"/>
        </w:r>
        <w:r w:rsidRPr="004E5538">
          <w:rPr>
            <w:rStyle w:val="Hyperlink"/>
            <w:noProof/>
          </w:rPr>
          <w:fldChar w:fldCharType="end"/>
        </w:r>
      </w:ins>
    </w:p>
    <w:p w14:paraId="558138B6" w14:textId="05DE2685" w:rsidR="00DB2D89" w:rsidRDefault="00DB2D89">
      <w:pPr>
        <w:pStyle w:val="TOC1"/>
        <w:rPr>
          <w:ins w:id="220" w:author="Gilang Romadhon" w:date="2023-06-20T16:29:00Z"/>
          <w:rFonts w:asciiTheme="minorHAnsi" w:eastAsiaTheme="minorEastAsia" w:hAnsiTheme="minorHAnsi" w:cstheme="minorBidi"/>
          <w:b w:val="0"/>
          <w:sz w:val="22"/>
          <w:lang w:val="en-US"/>
        </w:rPr>
      </w:pPr>
      <w:ins w:id="221" w:author="Gilang Romadhon" w:date="2023-06-20T16:29:00Z">
        <w:r w:rsidRPr="004E5538">
          <w:rPr>
            <w:rStyle w:val="Hyperlink"/>
          </w:rPr>
          <w:fldChar w:fldCharType="begin"/>
        </w:r>
        <w:r w:rsidRPr="004E5538">
          <w:rPr>
            <w:rStyle w:val="Hyperlink"/>
          </w:rPr>
          <w:instrText xml:space="preserve"> </w:instrText>
        </w:r>
        <w:r>
          <w:instrText>HYPERLINK \l "_Toc138170998"</w:instrText>
        </w:r>
        <w:r w:rsidRPr="004E5538">
          <w:rPr>
            <w:rStyle w:val="Hyperlink"/>
          </w:rPr>
          <w:instrText xml:space="preserve"> </w:instrText>
        </w:r>
        <w:r w:rsidRPr="004E5538">
          <w:rPr>
            <w:rStyle w:val="Hyperlink"/>
          </w:rPr>
          <w:fldChar w:fldCharType="separate"/>
        </w:r>
        <w:r w:rsidRPr="004E5538">
          <w:rPr>
            <w:rStyle w:val="Hyperlink"/>
          </w:rPr>
          <w:t>5</w:t>
        </w:r>
        <w:r>
          <w:rPr>
            <w:rFonts w:asciiTheme="minorHAnsi" w:eastAsiaTheme="minorEastAsia" w:hAnsiTheme="minorHAnsi" w:cstheme="minorBidi"/>
            <w:b w:val="0"/>
            <w:sz w:val="22"/>
            <w:lang w:val="en-US"/>
          </w:rPr>
          <w:tab/>
        </w:r>
        <w:r w:rsidRPr="004E5538">
          <w:rPr>
            <w:rStyle w:val="Hyperlink"/>
          </w:rPr>
          <w:t>Prosedur Pelaksanaan</w:t>
        </w:r>
        <w:r>
          <w:rPr>
            <w:webHidden/>
          </w:rPr>
          <w:tab/>
        </w:r>
        <w:r>
          <w:rPr>
            <w:webHidden/>
          </w:rPr>
          <w:fldChar w:fldCharType="begin"/>
        </w:r>
        <w:r>
          <w:rPr>
            <w:webHidden/>
          </w:rPr>
          <w:instrText xml:space="preserve"> PAGEREF _Toc138170998 \h </w:instrText>
        </w:r>
      </w:ins>
      <w:r>
        <w:rPr>
          <w:webHidden/>
        </w:rPr>
      </w:r>
      <w:r>
        <w:rPr>
          <w:webHidden/>
        </w:rPr>
        <w:fldChar w:fldCharType="separate"/>
      </w:r>
      <w:ins w:id="222" w:author="Darwin Halomoan Siregar" w:date="2023-06-23T14:16:00Z">
        <w:r w:rsidR="005D24A3">
          <w:rPr>
            <w:webHidden/>
          </w:rPr>
          <w:t>16</w:t>
        </w:r>
      </w:ins>
      <w:ins w:id="223" w:author="Gilang Romadhon" w:date="2023-06-20T16:29:00Z">
        <w:r>
          <w:rPr>
            <w:webHidden/>
          </w:rPr>
          <w:fldChar w:fldCharType="end"/>
        </w:r>
        <w:r w:rsidRPr="004E5538">
          <w:rPr>
            <w:rStyle w:val="Hyperlink"/>
          </w:rPr>
          <w:fldChar w:fldCharType="end"/>
        </w:r>
      </w:ins>
    </w:p>
    <w:p w14:paraId="596977BB" w14:textId="465145D0" w:rsidR="00DB2D89" w:rsidRDefault="00DB2D89">
      <w:pPr>
        <w:pStyle w:val="TOC1"/>
        <w:rPr>
          <w:ins w:id="224" w:author="Gilang Romadhon" w:date="2023-06-20T16:29:00Z"/>
          <w:rFonts w:asciiTheme="minorHAnsi" w:eastAsiaTheme="minorEastAsia" w:hAnsiTheme="minorHAnsi" w:cstheme="minorBidi"/>
          <w:b w:val="0"/>
          <w:sz w:val="22"/>
          <w:lang w:val="en-US"/>
        </w:rPr>
      </w:pPr>
      <w:ins w:id="225" w:author="Gilang Romadhon" w:date="2023-06-20T16:29:00Z">
        <w:r w:rsidRPr="004E5538">
          <w:rPr>
            <w:rStyle w:val="Hyperlink"/>
          </w:rPr>
          <w:fldChar w:fldCharType="begin"/>
        </w:r>
        <w:r w:rsidRPr="004E5538">
          <w:rPr>
            <w:rStyle w:val="Hyperlink"/>
          </w:rPr>
          <w:instrText xml:space="preserve"> </w:instrText>
        </w:r>
        <w:r>
          <w:instrText>HYPERLINK \l "_Toc138170999"</w:instrText>
        </w:r>
        <w:r w:rsidRPr="004E5538">
          <w:rPr>
            <w:rStyle w:val="Hyperlink"/>
          </w:rPr>
          <w:instrText xml:space="preserve"> </w:instrText>
        </w:r>
        <w:r w:rsidRPr="004E5538">
          <w:rPr>
            <w:rStyle w:val="Hyperlink"/>
          </w:rPr>
          <w:fldChar w:fldCharType="separate"/>
        </w:r>
        <w:r w:rsidRPr="004E5538">
          <w:rPr>
            <w:rStyle w:val="Hyperlink"/>
          </w:rPr>
          <w:t>6</w:t>
        </w:r>
        <w:r>
          <w:rPr>
            <w:rFonts w:asciiTheme="minorHAnsi" w:eastAsiaTheme="minorEastAsia" w:hAnsiTheme="minorHAnsi" w:cstheme="minorBidi"/>
            <w:b w:val="0"/>
            <w:sz w:val="22"/>
            <w:lang w:val="en-US"/>
          </w:rPr>
          <w:tab/>
        </w:r>
        <w:r w:rsidRPr="004E5538">
          <w:rPr>
            <w:rStyle w:val="Hyperlink"/>
          </w:rPr>
          <w:t>LAMPIRAN</w:t>
        </w:r>
        <w:r>
          <w:rPr>
            <w:webHidden/>
          </w:rPr>
          <w:tab/>
        </w:r>
        <w:r>
          <w:rPr>
            <w:webHidden/>
          </w:rPr>
          <w:fldChar w:fldCharType="begin"/>
        </w:r>
        <w:r>
          <w:rPr>
            <w:webHidden/>
          </w:rPr>
          <w:instrText xml:space="preserve"> PAGEREF _Toc138170999 \h </w:instrText>
        </w:r>
      </w:ins>
      <w:r>
        <w:rPr>
          <w:webHidden/>
        </w:rPr>
      </w:r>
      <w:r>
        <w:rPr>
          <w:webHidden/>
        </w:rPr>
        <w:fldChar w:fldCharType="separate"/>
      </w:r>
      <w:ins w:id="226" w:author="Darwin Halomoan Siregar" w:date="2023-06-23T14:16:00Z">
        <w:r w:rsidR="005D24A3">
          <w:rPr>
            <w:webHidden/>
          </w:rPr>
          <w:t>17</w:t>
        </w:r>
      </w:ins>
      <w:ins w:id="227" w:author="Gilang Romadhon" w:date="2023-06-20T16:29:00Z">
        <w:r>
          <w:rPr>
            <w:webHidden/>
          </w:rPr>
          <w:fldChar w:fldCharType="end"/>
        </w:r>
        <w:r w:rsidRPr="004E5538">
          <w:rPr>
            <w:rStyle w:val="Hyperlink"/>
          </w:rPr>
          <w:fldChar w:fldCharType="end"/>
        </w:r>
      </w:ins>
    </w:p>
    <w:p w14:paraId="3E232410" w14:textId="34A0B331" w:rsidR="00DB2D89" w:rsidRDefault="00DB2D89">
      <w:pPr>
        <w:pStyle w:val="TOC2"/>
        <w:rPr>
          <w:ins w:id="228" w:author="Gilang Romadhon" w:date="2023-06-20T16:29:00Z"/>
          <w:rFonts w:asciiTheme="minorHAnsi" w:eastAsiaTheme="minorEastAsia" w:hAnsiTheme="minorHAnsi" w:cstheme="minorBidi"/>
          <w:noProof/>
          <w:sz w:val="22"/>
        </w:rPr>
      </w:pPr>
      <w:ins w:id="229"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"_Toc138171000"</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6.1</w:t>
        </w:r>
        <w:r>
          <w:rPr>
            <w:rFonts w:asciiTheme="minorHAnsi" w:eastAsiaTheme="minorEastAsia" w:hAnsiTheme="minorHAnsi" w:cstheme="minorBidi"/>
            <w:noProof/>
            <w:sz w:val="22"/>
          </w:rPr>
          <w:tab/>
        </w:r>
        <w:r w:rsidRPr="004E5538">
          <w:rPr>
            <w:rStyle w:val="Hyperlink"/>
            <w:noProof/>
            <w:lang w:val="id-ID"/>
          </w:rPr>
          <w:t>Matriks Proses, Aktivitas, &amp; Deliverables</w:t>
        </w:r>
        <w:r>
          <w:rPr>
            <w:noProof/>
            <w:webHidden/>
          </w:rPr>
          <w:tab/>
        </w:r>
        <w:r>
          <w:rPr>
            <w:noProof/>
            <w:webHidden/>
          </w:rPr>
          <w:fldChar w:fldCharType="begin"/>
        </w:r>
        <w:r>
          <w:rPr>
            <w:noProof/>
            <w:webHidden/>
          </w:rPr>
          <w:instrText xml:space="preserve"> PAGEREF _Toc138171000 \h </w:instrText>
        </w:r>
      </w:ins>
      <w:r>
        <w:rPr>
          <w:noProof/>
          <w:webHidden/>
        </w:rPr>
      </w:r>
      <w:r>
        <w:rPr>
          <w:noProof/>
          <w:webHidden/>
        </w:rPr>
        <w:fldChar w:fldCharType="separate"/>
      </w:r>
      <w:ins w:id="230" w:author="Darwin Halomoan Siregar" w:date="2023-06-23T14:16:00Z">
        <w:r w:rsidR="005D24A3">
          <w:rPr>
            <w:noProof/>
            <w:webHidden/>
          </w:rPr>
          <w:t>17</w:t>
        </w:r>
      </w:ins>
      <w:ins w:id="231" w:author="Gilang Romadhon" w:date="2023-06-20T16:29:00Z">
        <w:r>
          <w:rPr>
            <w:noProof/>
            <w:webHidden/>
          </w:rPr>
          <w:fldChar w:fldCharType="end"/>
        </w:r>
        <w:r w:rsidRPr="004E5538">
          <w:rPr>
            <w:rStyle w:val="Hyperlink"/>
            <w:noProof/>
          </w:rPr>
          <w:fldChar w:fldCharType="end"/>
        </w:r>
      </w:ins>
    </w:p>
    <w:p w14:paraId="652B5F90" w14:textId="74AFF643" w:rsidR="00DB2D89" w:rsidRDefault="00DB2D89">
      <w:pPr>
        <w:pStyle w:val="TOC3"/>
        <w:tabs>
          <w:tab w:val="left" w:pos="1320"/>
        </w:tabs>
        <w:rPr>
          <w:ins w:id="232" w:author="Gilang Romadhon" w:date="2023-06-20T16:29:00Z"/>
          <w:rFonts w:asciiTheme="minorHAnsi" w:eastAsiaTheme="minorEastAsia" w:hAnsiTheme="minorHAnsi" w:cstheme="minorBidi"/>
          <w:noProof/>
          <w:sz w:val="22"/>
        </w:rPr>
      </w:pPr>
      <w:ins w:id="233"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"_Toc138171001"</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6.1.1</w:t>
        </w:r>
        <w:r>
          <w:rPr>
            <w:rFonts w:asciiTheme="minorHAnsi" w:eastAsiaTheme="minorEastAsia" w:hAnsiTheme="minorHAnsi" w:cstheme="minorBidi"/>
            <w:noProof/>
            <w:sz w:val="22"/>
          </w:rPr>
          <w:tab/>
        </w:r>
        <w:r w:rsidRPr="004E5538">
          <w:rPr>
            <w:rStyle w:val="Hyperlink"/>
            <w:noProof/>
            <w:lang w:val="id-ID"/>
          </w:rPr>
          <w:t>RACI Matriks</w:t>
        </w:r>
        <w:r>
          <w:rPr>
            <w:noProof/>
            <w:webHidden/>
          </w:rPr>
          <w:tab/>
        </w:r>
        <w:r>
          <w:rPr>
            <w:noProof/>
            <w:webHidden/>
          </w:rPr>
          <w:fldChar w:fldCharType="begin"/>
        </w:r>
        <w:r>
          <w:rPr>
            <w:noProof/>
            <w:webHidden/>
          </w:rPr>
          <w:instrText xml:space="preserve"> PAGEREF _Toc138171001 \h </w:instrText>
        </w:r>
      </w:ins>
      <w:r>
        <w:rPr>
          <w:noProof/>
          <w:webHidden/>
        </w:rPr>
      </w:r>
      <w:r>
        <w:rPr>
          <w:noProof/>
          <w:webHidden/>
        </w:rPr>
        <w:fldChar w:fldCharType="separate"/>
      </w:r>
      <w:ins w:id="234" w:author="Darwin Halomoan Siregar" w:date="2023-06-23T14:16:00Z">
        <w:r w:rsidR="005D24A3">
          <w:rPr>
            <w:noProof/>
            <w:webHidden/>
          </w:rPr>
          <w:t>18</w:t>
        </w:r>
      </w:ins>
      <w:ins w:id="235" w:author="Gilang Romadhon" w:date="2023-06-20T16:29:00Z">
        <w:r>
          <w:rPr>
            <w:noProof/>
            <w:webHidden/>
          </w:rPr>
          <w:fldChar w:fldCharType="end"/>
        </w:r>
        <w:r w:rsidRPr="004E5538">
          <w:rPr>
            <w:rStyle w:val="Hyperlink"/>
            <w:noProof/>
          </w:rPr>
          <w:fldChar w:fldCharType="end"/>
        </w:r>
      </w:ins>
    </w:p>
    <w:p w14:paraId="4BFE0AC7" w14:textId="6FD661D3" w:rsidR="00DB2D89" w:rsidRDefault="00DB2D89">
      <w:pPr>
        <w:pStyle w:val="TOC2"/>
        <w:rPr>
          <w:ins w:id="236" w:author="Gilang Romadhon" w:date="2023-06-20T16:29:00Z"/>
          <w:rFonts w:asciiTheme="minorHAnsi" w:eastAsiaTheme="minorEastAsia" w:hAnsiTheme="minorHAnsi" w:cstheme="minorBidi"/>
          <w:noProof/>
          <w:sz w:val="22"/>
        </w:rPr>
      </w:pPr>
      <w:ins w:id="237"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"_Toc138171002"</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6.2</w:t>
        </w:r>
        <w:r>
          <w:rPr>
            <w:rFonts w:asciiTheme="minorHAnsi" w:eastAsiaTheme="minorEastAsia" w:hAnsiTheme="minorHAnsi" w:cstheme="minorBidi"/>
            <w:noProof/>
            <w:sz w:val="22"/>
          </w:rPr>
          <w:tab/>
        </w:r>
        <w:r w:rsidRPr="004E5538">
          <w:rPr>
            <w:rStyle w:val="Hyperlink"/>
            <w:noProof/>
            <w:lang w:val="id-ID"/>
          </w:rPr>
          <w:t xml:space="preserve">TOR Change Control Review </w:t>
        </w:r>
        <w:r w:rsidRPr="004E5538">
          <w:rPr>
            <w:rStyle w:val="Hyperlink"/>
            <w:noProof/>
          </w:rPr>
          <w:t>Team</w:t>
        </w:r>
        <w:r w:rsidRPr="004E5538">
          <w:rPr>
            <w:rStyle w:val="Hyperlink"/>
            <w:noProof/>
            <w:lang w:val="id-ID"/>
          </w:rPr>
          <w:t xml:space="preserve"> (CCRT)</w:t>
        </w:r>
        <w:r>
          <w:rPr>
            <w:noProof/>
            <w:webHidden/>
          </w:rPr>
          <w:tab/>
        </w:r>
        <w:r>
          <w:rPr>
            <w:noProof/>
            <w:webHidden/>
          </w:rPr>
          <w:fldChar w:fldCharType="begin"/>
        </w:r>
        <w:r>
          <w:rPr>
            <w:noProof/>
            <w:webHidden/>
          </w:rPr>
          <w:instrText xml:space="preserve"> PAGEREF _Toc138171002 \h </w:instrText>
        </w:r>
      </w:ins>
      <w:r>
        <w:rPr>
          <w:noProof/>
          <w:webHidden/>
        </w:rPr>
      </w:r>
      <w:r>
        <w:rPr>
          <w:noProof/>
          <w:webHidden/>
        </w:rPr>
        <w:fldChar w:fldCharType="separate"/>
      </w:r>
      <w:ins w:id="238" w:author="Darwin Halomoan Siregar" w:date="2023-06-23T14:16:00Z">
        <w:r w:rsidR="005D24A3">
          <w:rPr>
            <w:noProof/>
            <w:webHidden/>
          </w:rPr>
          <w:t>21</w:t>
        </w:r>
      </w:ins>
      <w:ins w:id="239" w:author="Gilang Romadhon" w:date="2023-06-20T16:29:00Z">
        <w:r>
          <w:rPr>
            <w:noProof/>
            <w:webHidden/>
          </w:rPr>
          <w:fldChar w:fldCharType="end"/>
        </w:r>
        <w:r w:rsidRPr="004E5538">
          <w:rPr>
            <w:rStyle w:val="Hyperlink"/>
            <w:noProof/>
          </w:rPr>
          <w:fldChar w:fldCharType="end"/>
        </w:r>
      </w:ins>
    </w:p>
    <w:p w14:paraId="6BF04A9C" w14:textId="0CF45BD3" w:rsidR="00DB2D89" w:rsidRDefault="00DB2D89">
      <w:pPr>
        <w:pStyle w:val="TOC2"/>
        <w:rPr>
          <w:ins w:id="240" w:author="Gilang Romadhon" w:date="2023-06-20T16:29:00Z"/>
          <w:rFonts w:asciiTheme="minorHAnsi" w:eastAsiaTheme="minorEastAsia" w:hAnsiTheme="minorHAnsi" w:cstheme="minorBidi"/>
          <w:noProof/>
          <w:sz w:val="22"/>
        </w:rPr>
      </w:pPr>
      <w:ins w:id="241"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"_Toc138171003"</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6.3</w:t>
        </w:r>
        <w:r>
          <w:rPr>
            <w:rFonts w:asciiTheme="minorHAnsi" w:eastAsiaTheme="minorEastAsia" w:hAnsiTheme="minorHAnsi" w:cstheme="minorBidi"/>
            <w:noProof/>
            <w:sz w:val="22"/>
          </w:rPr>
          <w:tab/>
        </w:r>
        <w:r w:rsidRPr="004E5538">
          <w:rPr>
            <w:rStyle w:val="Hyperlink"/>
            <w:noProof/>
            <w:lang w:val="id-ID"/>
          </w:rPr>
          <w:t>Promote Approval Matrik</w:t>
        </w:r>
        <w:r>
          <w:rPr>
            <w:noProof/>
            <w:webHidden/>
          </w:rPr>
          <w:tab/>
        </w:r>
        <w:r>
          <w:rPr>
            <w:noProof/>
            <w:webHidden/>
          </w:rPr>
          <w:fldChar w:fldCharType="begin"/>
        </w:r>
        <w:r>
          <w:rPr>
            <w:noProof/>
            <w:webHidden/>
          </w:rPr>
          <w:instrText xml:space="preserve"> PAGEREF _Toc138171003 \h </w:instrText>
        </w:r>
      </w:ins>
      <w:r>
        <w:rPr>
          <w:noProof/>
          <w:webHidden/>
        </w:rPr>
      </w:r>
      <w:r>
        <w:rPr>
          <w:noProof/>
          <w:webHidden/>
        </w:rPr>
        <w:fldChar w:fldCharType="separate"/>
      </w:r>
      <w:ins w:id="242" w:author="Darwin Halomoan Siregar" w:date="2023-06-23T14:16:00Z">
        <w:r w:rsidR="005D24A3">
          <w:rPr>
            <w:noProof/>
            <w:webHidden/>
          </w:rPr>
          <w:t>22</w:t>
        </w:r>
      </w:ins>
      <w:ins w:id="243" w:author="Gilang Romadhon" w:date="2023-06-20T16:29:00Z">
        <w:r>
          <w:rPr>
            <w:noProof/>
            <w:webHidden/>
          </w:rPr>
          <w:fldChar w:fldCharType="end"/>
        </w:r>
        <w:r w:rsidRPr="004E5538">
          <w:rPr>
            <w:rStyle w:val="Hyperlink"/>
            <w:noProof/>
          </w:rPr>
          <w:fldChar w:fldCharType="end"/>
        </w:r>
      </w:ins>
    </w:p>
    <w:p w14:paraId="7C6B2619" w14:textId="077E93DC" w:rsidR="00DB2D89" w:rsidRDefault="00DB2D89">
      <w:pPr>
        <w:pStyle w:val="TOC2"/>
        <w:rPr>
          <w:ins w:id="244" w:author="Gilang Romadhon" w:date="2023-06-20T16:29:00Z"/>
          <w:rFonts w:asciiTheme="minorHAnsi" w:eastAsiaTheme="minorEastAsia" w:hAnsiTheme="minorHAnsi" w:cstheme="minorBidi"/>
          <w:noProof/>
          <w:sz w:val="22"/>
        </w:rPr>
      </w:pPr>
      <w:ins w:id="245"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"_Toc138171004"</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6.4</w:t>
        </w:r>
        <w:r>
          <w:rPr>
            <w:rFonts w:asciiTheme="minorHAnsi" w:eastAsiaTheme="minorEastAsia" w:hAnsiTheme="minorHAnsi" w:cstheme="minorBidi"/>
            <w:noProof/>
            <w:sz w:val="22"/>
          </w:rPr>
          <w:tab/>
        </w:r>
        <w:r w:rsidRPr="004E5538">
          <w:rPr>
            <w:rStyle w:val="Hyperlink"/>
            <w:noProof/>
            <w:lang w:val="id-ID"/>
          </w:rPr>
          <w:t>Form Technical PIR</w:t>
        </w:r>
        <w:r>
          <w:rPr>
            <w:noProof/>
            <w:webHidden/>
          </w:rPr>
          <w:tab/>
        </w:r>
        <w:r>
          <w:rPr>
            <w:noProof/>
            <w:webHidden/>
          </w:rPr>
          <w:fldChar w:fldCharType="begin"/>
        </w:r>
        <w:r>
          <w:rPr>
            <w:noProof/>
            <w:webHidden/>
          </w:rPr>
          <w:instrText xml:space="preserve"> PAGEREF _Toc138171004 \h </w:instrText>
        </w:r>
      </w:ins>
      <w:r>
        <w:rPr>
          <w:noProof/>
          <w:webHidden/>
        </w:rPr>
      </w:r>
      <w:r>
        <w:rPr>
          <w:noProof/>
          <w:webHidden/>
        </w:rPr>
        <w:fldChar w:fldCharType="separate"/>
      </w:r>
      <w:ins w:id="246" w:author="Darwin Halomoan Siregar" w:date="2023-06-23T14:16:00Z">
        <w:r w:rsidR="005D24A3">
          <w:rPr>
            <w:noProof/>
            <w:webHidden/>
          </w:rPr>
          <w:t>24</w:t>
        </w:r>
      </w:ins>
      <w:ins w:id="247" w:author="Gilang Romadhon" w:date="2023-06-20T16:29:00Z">
        <w:r>
          <w:rPr>
            <w:noProof/>
            <w:webHidden/>
          </w:rPr>
          <w:fldChar w:fldCharType="end"/>
        </w:r>
        <w:r w:rsidRPr="004E5538">
          <w:rPr>
            <w:rStyle w:val="Hyperlink"/>
            <w:noProof/>
          </w:rPr>
          <w:fldChar w:fldCharType="end"/>
        </w:r>
      </w:ins>
    </w:p>
    <w:p w14:paraId="35A18EC9" w14:textId="4605ED52" w:rsidR="00DB2D89" w:rsidRDefault="00DB2D89">
      <w:pPr>
        <w:pStyle w:val="TOC2"/>
        <w:rPr>
          <w:ins w:id="248" w:author="Gilang Romadhon" w:date="2023-06-20T16:29:00Z"/>
          <w:rFonts w:asciiTheme="minorHAnsi" w:eastAsiaTheme="minorEastAsia" w:hAnsiTheme="minorHAnsi" w:cstheme="minorBidi"/>
          <w:noProof/>
          <w:sz w:val="22"/>
        </w:rPr>
      </w:pPr>
      <w:ins w:id="249"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"_Toc138171005"</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6.5</w:t>
        </w:r>
        <w:r>
          <w:rPr>
            <w:rFonts w:asciiTheme="minorHAnsi" w:eastAsiaTheme="minorEastAsia" w:hAnsiTheme="minorHAnsi" w:cstheme="minorBidi"/>
            <w:noProof/>
            <w:sz w:val="22"/>
          </w:rPr>
          <w:tab/>
        </w:r>
        <w:r w:rsidRPr="004E5538">
          <w:rPr>
            <w:rStyle w:val="Hyperlink"/>
            <w:noProof/>
            <w:lang w:val="id-ID"/>
          </w:rPr>
          <w:t>Form Approval Promote</w:t>
        </w:r>
        <w:r>
          <w:rPr>
            <w:noProof/>
            <w:webHidden/>
          </w:rPr>
          <w:tab/>
        </w:r>
        <w:r>
          <w:rPr>
            <w:noProof/>
            <w:webHidden/>
          </w:rPr>
          <w:fldChar w:fldCharType="begin"/>
        </w:r>
        <w:r>
          <w:rPr>
            <w:noProof/>
            <w:webHidden/>
          </w:rPr>
          <w:instrText xml:space="preserve"> PAGEREF _Toc138171005 \h </w:instrText>
        </w:r>
      </w:ins>
      <w:r>
        <w:rPr>
          <w:noProof/>
          <w:webHidden/>
        </w:rPr>
      </w:r>
      <w:r>
        <w:rPr>
          <w:noProof/>
          <w:webHidden/>
        </w:rPr>
        <w:fldChar w:fldCharType="separate"/>
      </w:r>
      <w:ins w:id="250" w:author="Darwin Halomoan Siregar" w:date="2023-06-23T14:16:00Z">
        <w:r w:rsidR="005D24A3">
          <w:rPr>
            <w:noProof/>
            <w:webHidden/>
          </w:rPr>
          <w:t>25</w:t>
        </w:r>
      </w:ins>
      <w:ins w:id="251" w:author="Gilang Romadhon" w:date="2023-06-20T16:29:00Z">
        <w:r>
          <w:rPr>
            <w:noProof/>
            <w:webHidden/>
          </w:rPr>
          <w:fldChar w:fldCharType="end"/>
        </w:r>
        <w:r w:rsidRPr="004E5538">
          <w:rPr>
            <w:rStyle w:val="Hyperlink"/>
            <w:noProof/>
          </w:rPr>
          <w:fldChar w:fldCharType="end"/>
        </w:r>
      </w:ins>
    </w:p>
    <w:p w14:paraId="11EF78AF" w14:textId="597AFC4B" w:rsidR="00DB2D89" w:rsidRDefault="00DB2D89">
      <w:pPr>
        <w:pStyle w:val="TOC2"/>
        <w:rPr>
          <w:ins w:id="252" w:author="Gilang Romadhon" w:date="2023-06-20T16:29:00Z"/>
          <w:rFonts w:asciiTheme="minorHAnsi" w:eastAsiaTheme="minorEastAsia" w:hAnsiTheme="minorHAnsi" w:cstheme="minorBidi"/>
          <w:noProof/>
          <w:sz w:val="22"/>
        </w:rPr>
      </w:pPr>
      <w:ins w:id="253"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"_Toc138171006"</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6.6</w:t>
        </w:r>
        <w:r>
          <w:rPr>
            <w:rFonts w:asciiTheme="minorHAnsi" w:eastAsiaTheme="minorEastAsia" w:hAnsiTheme="minorHAnsi" w:cstheme="minorBidi"/>
            <w:noProof/>
            <w:sz w:val="22"/>
          </w:rPr>
          <w:tab/>
        </w:r>
        <w:r w:rsidRPr="004E5538">
          <w:rPr>
            <w:rStyle w:val="Hyperlink"/>
            <w:noProof/>
            <w:lang w:val="id-ID"/>
          </w:rPr>
          <w:t>Tabel Standard Changes</w:t>
        </w:r>
        <w:r>
          <w:rPr>
            <w:noProof/>
            <w:webHidden/>
          </w:rPr>
          <w:tab/>
        </w:r>
        <w:r>
          <w:rPr>
            <w:noProof/>
            <w:webHidden/>
          </w:rPr>
          <w:fldChar w:fldCharType="begin"/>
        </w:r>
        <w:r>
          <w:rPr>
            <w:noProof/>
            <w:webHidden/>
          </w:rPr>
          <w:instrText xml:space="preserve"> PAGEREF _Toc138171006 \h </w:instrText>
        </w:r>
      </w:ins>
      <w:r>
        <w:rPr>
          <w:noProof/>
          <w:webHidden/>
        </w:rPr>
      </w:r>
      <w:r>
        <w:rPr>
          <w:noProof/>
          <w:webHidden/>
        </w:rPr>
        <w:fldChar w:fldCharType="separate"/>
      </w:r>
      <w:ins w:id="254" w:author="Darwin Halomoan Siregar" w:date="2023-06-23T14:16:00Z">
        <w:r w:rsidR="005D24A3">
          <w:rPr>
            <w:noProof/>
            <w:webHidden/>
          </w:rPr>
          <w:t>26</w:t>
        </w:r>
      </w:ins>
      <w:ins w:id="255" w:author="Gilang Romadhon" w:date="2023-06-20T16:29:00Z">
        <w:r>
          <w:rPr>
            <w:noProof/>
            <w:webHidden/>
          </w:rPr>
          <w:fldChar w:fldCharType="end"/>
        </w:r>
        <w:r w:rsidRPr="004E5538">
          <w:rPr>
            <w:rStyle w:val="Hyperlink"/>
            <w:noProof/>
          </w:rPr>
          <w:fldChar w:fldCharType="end"/>
        </w:r>
      </w:ins>
    </w:p>
    <w:p w14:paraId="2AF585E0" w14:textId="17F31360" w:rsidR="00DB2D89" w:rsidRDefault="00DB2D89">
      <w:pPr>
        <w:pStyle w:val="TOC2"/>
        <w:rPr>
          <w:ins w:id="256" w:author="Gilang Romadhon" w:date="2023-06-20T16:29:00Z"/>
          <w:rFonts w:asciiTheme="minorHAnsi" w:eastAsiaTheme="minorEastAsia" w:hAnsiTheme="minorHAnsi" w:cstheme="minorBidi"/>
          <w:noProof/>
          <w:sz w:val="22"/>
        </w:rPr>
      </w:pPr>
      <w:ins w:id="257" w:author="Gilang Romadhon" w:date="2023-06-20T16:29:00Z">
        <w:r w:rsidRPr="004E5538">
          <w:rPr>
            <w:rStyle w:val="Hyperlink"/>
            <w:noProof/>
          </w:rPr>
          <w:fldChar w:fldCharType="begin"/>
        </w:r>
        <w:r w:rsidRPr="004E5538">
          <w:rPr>
            <w:rStyle w:val="Hyperlink"/>
            <w:noProof/>
          </w:rPr>
          <w:instrText xml:space="preserve"> </w:instrText>
        </w:r>
        <w:r>
          <w:rPr>
            <w:noProof/>
          </w:rPr>
          <w:instrText>HYPERLINK \l "_Toc138171007"</w:instrText>
        </w:r>
        <w:r w:rsidRPr="004E5538">
          <w:rPr>
            <w:rStyle w:val="Hyperlink"/>
            <w:noProof/>
          </w:rPr>
          <w:instrText xml:space="preserve"> </w:instrText>
        </w:r>
        <w:r w:rsidRPr="004E5538">
          <w:rPr>
            <w:rStyle w:val="Hyperlink"/>
            <w:noProof/>
          </w:rPr>
          <w:fldChar w:fldCharType="separate"/>
        </w:r>
        <w:r w:rsidRPr="004E5538">
          <w:rPr>
            <w:rStyle w:val="Hyperlink"/>
            <w:noProof/>
            <w:lang w:val="id-ID"/>
          </w:rPr>
          <w:t>6.7</w:t>
        </w:r>
        <w:r>
          <w:rPr>
            <w:rFonts w:asciiTheme="minorHAnsi" w:eastAsiaTheme="minorEastAsia" w:hAnsiTheme="minorHAnsi" w:cstheme="minorBidi"/>
            <w:noProof/>
            <w:sz w:val="22"/>
          </w:rPr>
          <w:tab/>
        </w:r>
        <w:r w:rsidRPr="004E5538">
          <w:rPr>
            <w:rStyle w:val="Hyperlink"/>
            <w:noProof/>
            <w:lang w:val="id-ID"/>
          </w:rPr>
          <w:t>Referensi Standard Cloud Computing</w:t>
        </w:r>
        <w:r>
          <w:rPr>
            <w:noProof/>
            <w:webHidden/>
          </w:rPr>
          <w:tab/>
        </w:r>
        <w:r>
          <w:rPr>
            <w:noProof/>
            <w:webHidden/>
          </w:rPr>
          <w:fldChar w:fldCharType="begin"/>
        </w:r>
        <w:r>
          <w:rPr>
            <w:noProof/>
            <w:webHidden/>
          </w:rPr>
          <w:instrText xml:space="preserve"> PAGEREF _Toc138171007 \h </w:instrText>
        </w:r>
      </w:ins>
      <w:r>
        <w:rPr>
          <w:noProof/>
          <w:webHidden/>
        </w:rPr>
      </w:r>
      <w:r>
        <w:rPr>
          <w:noProof/>
          <w:webHidden/>
        </w:rPr>
        <w:fldChar w:fldCharType="separate"/>
      </w:r>
      <w:ins w:id="258" w:author="Darwin Halomoan Siregar" w:date="2023-06-23T14:16:00Z">
        <w:r w:rsidR="005D24A3">
          <w:rPr>
            <w:noProof/>
            <w:webHidden/>
          </w:rPr>
          <w:t>27</w:t>
        </w:r>
      </w:ins>
      <w:ins w:id="259" w:author="Gilang Romadhon" w:date="2023-06-20T16:29:00Z">
        <w:r>
          <w:rPr>
            <w:noProof/>
            <w:webHidden/>
          </w:rPr>
          <w:fldChar w:fldCharType="end"/>
        </w:r>
        <w:r w:rsidRPr="004E5538">
          <w:rPr>
            <w:rStyle w:val="Hyperlink"/>
            <w:noProof/>
          </w:rPr>
          <w:fldChar w:fldCharType="end"/>
        </w:r>
      </w:ins>
    </w:p>
    <w:p w14:paraId="281DB3F9" w14:textId="77777777" w:rsidR="001E1755" w:rsidDel="00DB2D89" w:rsidRDefault="001E1755">
      <w:pPr>
        <w:pStyle w:val="TOC1"/>
        <w:rPr>
          <w:del w:id="260" w:author="Gilang Romadhon" w:date="2023-06-20T16:29:00Z"/>
          <w:rFonts w:asciiTheme="minorHAnsi" w:eastAsiaTheme="minorEastAsia" w:hAnsiTheme="minorHAnsi" w:cstheme="minorBidi"/>
          <w:b w:val="0"/>
          <w:sz w:val="22"/>
          <w:lang w:val="en-US"/>
        </w:rPr>
      </w:pPr>
      <w:del w:id="261" w:author="Gilang Romadhon" w:date="2023-06-20T16:29:00Z">
        <w:r w:rsidRPr="00DB2D89" w:rsidDel="00DB2D89">
          <w:rPr>
            <w:rPrChange w:id="262" w:author="Gilang Romadhon" w:date="2023-06-20T16:29:00Z">
              <w:rPr>
                <w:rStyle w:val="Hyperlink"/>
              </w:rPr>
            </w:rPrChange>
          </w:rPr>
          <w:delText>1</w:delText>
        </w:r>
        <w:r w:rsidDel="00DB2D89">
          <w:rPr>
            <w:rFonts w:asciiTheme="minorHAnsi" w:eastAsiaTheme="minorEastAsia" w:hAnsiTheme="minorHAnsi" w:cstheme="minorBidi"/>
            <w:b w:val="0"/>
            <w:sz w:val="22"/>
            <w:lang w:val="en-US"/>
          </w:rPr>
          <w:tab/>
        </w:r>
        <w:r w:rsidRPr="00DB2D89" w:rsidDel="00DB2D89">
          <w:rPr>
            <w:rPrChange w:id="263" w:author="Gilang Romadhon" w:date="2023-06-20T16:29:00Z">
              <w:rPr>
                <w:rStyle w:val="Hyperlink"/>
              </w:rPr>
            </w:rPrChange>
          </w:rPr>
          <w:delText>Pendahuluan</w:delText>
        </w:r>
        <w:r w:rsidDel="00DB2D89">
          <w:rPr>
            <w:webHidden/>
          </w:rPr>
          <w:tab/>
        </w:r>
        <w:r w:rsidR="00A0406E" w:rsidDel="00DB2D89">
          <w:rPr>
            <w:webHidden/>
          </w:rPr>
          <w:delText>3</w:delText>
        </w:r>
      </w:del>
    </w:p>
    <w:p w14:paraId="168E29E2" w14:textId="77777777" w:rsidR="001E1755" w:rsidDel="00DB2D89" w:rsidRDefault="001E1755">
      <w:pPr>
        <w:pStyle w:val="TOC2"/>
        <w:rPr>
          <w:del w:id="264" w:author="Gilang Romadhon" w:date="2023-06-20T16:29:00Z"/>
          <w:rFonts w:asciiTheme="minorHAnsi" w:eastAsiaTheme="minorEastAsia" w:hAnsiTheme="minorHAnsi" w:cstheme="minorBidi"/>
          <w:noProof/>
          <w:sz w:val="22"/>
        </w:rPr>
      </w:pPr>
      <w:del w:id="265" w:author="Gilang Romadhon" w:date="2023-06-20T16:29:00Z">
        <w:r w:rsidRPr="00DB2D89" w:rsidDel="00DB2D89">
          <w:rPr>
            <w:rPrChange w:id="266" w:author="Gilang Romadhon" w:date="2023-06-20T16:29:00Z">
              <w:rPr>
                <w:rStyle w:val="Hyperlink"/>
                <w:noProof/>
                <w:lang w:val="id-ID"/>
              </w:rPr>
            </w:rPrChange>
          </w:rPr>
          <w:delText>1.1</w:delText>
        </w:r>
        <w:r w:rsidDel="00DB2D89">
          <w:rPr>
            <w:rFonts w:asciiTheme="minorHAnsi" w:eastAsiaTheme="minorEastAsia" w:hAnsiTheme="minorHAnsi" w:cstheme="minorBidi"/>
            <w:noProof/>
            <w:sz w:val="22"/>
          </w:rPr>
          <w:tab/>
        </w:r>
        <w:r w:rsidRPr="00DB2D89" w:rsidDel="00DB2D89">
          <w:rPr>
            <w:rPrChange w:id="267" w:author="Gilang Romadhon" w:date="2023-06-20T16:29:00Z">
              <w:rPr>
                <w:rStyle w:val="Hyperlink"/>
                <w:noProof/>
                <w:lang w:val="id-ID"/>
              </w:rPr>
            </w:rPrChange>
          </w:rPr>
          <w:delText>Latar Belakang</w:delText>
        </w:r>
        <w:r w:rsidDel="00DB2D89">
          <w:rPr>
            <w:noProof/>
            <w:webHidden/>
          </w:rPr>
          <w:tab/>
        </w:r>
        <w:r w:rsidR="00A0406E" w:rsidDel="00DB2D89">
          <w:rPr>
            <w:noProof/>
            <w:webHidden/>
          </w:rPr>
          <w:delText>3</w:delText>
        </w:r>
      </w:del>
    </w:p>
    <w:p w14:paraId="66E96F15" w14:textId="77777777" w:rsidR="001E1755" w:rsidDel="00DB2D89" w:rsidRDefault="001E1755">
      <w:pPr>
        <w:pStyle w:val="TOC2"/>
        <w:rPr>
          <w:del w:id="268" w:author="Gilang Romadhon" w:date="2023-06-20T16:29:00Z"/>
          <w:rFonts w:asciiTheme="minorHAnsi" w:eastAsiaTheme="minorEastAsia" w:hAnsiTheme="minorHAnsi" w:cstheme="minorBidi"/>
          <w:noProof/>
          <w:sz w:val="22"/>
        </w:rPr>
      </w:pPr>
      <w:del w:id="269" w:author="Gilang Romadhon" w:date="2023-06-20T16:29:00Z">
        <w:r w:rsidRPr="00DB2D89" w:rsidDel="00DB2D89">
          <w:rPr>
            <w:rPrChange w:id="270" w:author="Gilang Romadhon" w:date="2023-06-20T16:29:00Z">
              <w:rPr>
                <w:rStyle w:val="Hyperlink"/>
                <w:noProof/>
                <w:lang w:val="id-ID"/>
              </w:rPr>
            </w:rPrChange>
          </w:rPr>
          <w:delText>1.2</w:delText>
        </w:r>
        <w:r w:rsidDel="00DB2D89">
          <w:rPr>
            <w:rFonts w:asciiTheme="minorHAnsi" w:eastAsiaTheme="minorEastAsia" w:hAnsiTheme="minorHAnsi" w:cstheme="minorBidi"/>
            <w:noProof/>
            <w:sz w:val="22"/>
          </w:rPr>
          <w:tab/>
        </w:r>
        <w:r w:rsidRPr="00DB2D89" w:rsidDel="00DB2D89">
          <w:rPr>
            <w:rPrChange w:id="271" w:author="Gilang Romadhon" w:date="2023-06-20T16:29:00Z">
              <w:rPr>
                <w:rStyle w:val="Hyperlink"/>
                <w:noProof/>
                <w:lang w:val="id-ID"/>
              </w:rPr>
            </w:rPrChange>
          </w:rPr>
          <w:delText>Tujuan</w:delText>
        </w:r>
        <w:r w:rsidDel="00DB2D89">
          <w:rPr>
            <w:noProof/>
            <w:webHidden/>
          </w:rPr>
          <w:tab/>
        </w:r>
        <w:r w:rsidR="00A0406E" w:rsidDel="00DB2D89">
          <w:rPr>
            <w:noProof/>
            <w:webHidden/>
          </w:rPr>
          <w:delText>3</w:delText>
        </w:r>
      </w:del>
    </w:p>
    <w:p w14:paraId="24576A5F" w14:textId="77777777" w:rsidR="001E1755" w:rsidDel="00DB2D89" w:rsidRDefault="001E1755">
      <w:pPr>
        <w:pStyle w:val="TOC2"/>
        <w:rPr>
          <w:del w:id="272" w:author="Gilang Romadhon" w:date="2023-06-20T16:29:00Z"/>
          <w:rFonts w:asciiTheme="minorHAnsi" w:eastAsiaTheme="minorEastAsia" w:hAnsiTheme="minorHAnsi" w:cstheme="minorBidi"/>
          <w:noProof/>
          <w:sz w:val="22"/>
        </w:rPr>
      </w:pPr>
      <w:del w:id="273" w:author="Gilang Romadhon" w:date="2023-06-20T16:29:00Z">
        <w:r w:rsidRPr="00DB2D89" w:rsidDel="00DB2D89">
          <w:rPr>
            <w:rPrChange w:id="274" w:author="Gilang Romadhon" w:date="2023-06-20T16:29:00Z">
              <w:rPr>
                <w:rStyle w:val="Hyperlink"/>
                <w:noProof/>
                <w:lang w:val="id-ID"/>
              </w:rPr>
            </w:rPrChange>
          </w:rPr>
          <w:delText>1.3</w:delText>
        </w:r>
        <w:r w:rsidDel="00DB2D89">
          <w:rPr>
            <w:rFonts w:asciiTheme="minorHAnsi" w:eastAsiaTheme="minorEastAsia" w:hAnsiTheme="minorHAnsi" w:cstheme="minorBidi"/>
            <w:noProof/>
            <w:sz w:val="22"/>
          </w:rPr>
          <w:tab/>
        </w:r>
        <w:r w:rsidRPr="00DB2D89" w:rsidDel="00DB2D89">
          <w:rPr>
            <w:rPrChange w:id="275" w:author="Gilang Romadhon" w:date="2023-06-20T16:29:00Z">
              <w:rPr>
                <w:rStyle w:val="Hyperlink"/>
                <w:noProof/>
                <w:lang w:val="id-ID"/>
              </w:rPr>
            </w:rPrChange>
          </w:rPr>
          <w:delText>Dasar Penyusunan</w:delText>
        </w:r>
        <w:r w:rsidDel="00DB2D89">
          <w:rPr>
            <w:noProof/>
            <w:webHidden/>
          </w:rPr>
          <w:tab/>
        </w:r>
        <w:r w:rsidR="00A0406E" w:rsidDel="00DB2D89">
          <w:rPr>
            <w:noProof/>
            <w:webHidden/>
          </w:rPr>
          <w:delText>3</w:delText>
        </w:r>
      </w:del>
    </w:p>
    <w:p w14:paraId="48988E03" w14:textId="77777777" w:rsidR="001E1755" w:rsidDel="00DB2D89" w:rsidRDefault="001E1755">
      <w:pPr>
        <w:pStyle w:val="TOC2"/>
        <w:rPr>
          <w:del w:id="276" w:author="Gilang Romadhon" w:date="2023-06-20T16:29:00Z"/>
          <w:rFonts w:asciiTheme="minorHAnsi" w:eastAsiaTheme="minorEastAsia" w:hAnsiTheme="minorHAnsi" w:cstheme="minorBidi"/>
          <w:noProof/>
          <w:sz w:val="22"/>
        </w:rPr>
      </w:pPr>
      <w:del w:id="277" w:author="Gilang Romadhon" w:date="2023-06-20T16:29:00Z">
        <w:r w:rsidRPr="00DB2D89" w:rsidDel="00DB2D89">
          <w:rPr>
            <w:rPrChange w:id="278" w:author="Gilang Romadhon" w:date="2023-06-20T16:29:00Z">
              <w:rPr>
                <w:rStyle w:val="Hyperlink"/>
                <w:noProof/>
                <w:lang w:val="id-ID"/>
              </w:rPr>
            </w:rPrChange>
          </w:rPr>
          <w:delText>1.4</w:delText>
        </w:r>
        <w:r w:rsidDel="00DB2D89">
          <w:rPr>
            <w:rFonts w:asciiTheme="minorHAnsi" w:eastAsiaTheme="minorEastAsia" w:hAnsiTheme="minorHAnsi" w:cstheme="minorBidi"/>
            <w:noProof/>
            <w:sz w:val="22"/>
          </w:rPr>
          <w:tab/>
        </w:r>
        <w:r w:rsidRPr="00DB2D89" w:rsidDel="00DB2D89">
          <w:rPr>
            <w:rPrChange w:id="279" w:author="Gilang Romadhon" w:date="2023-06-20T16:29:00Z">
              <w:rPr>
                <w:rStyle w:val="Hyperlink"/>
                <w:noProof/>
                <w:lang w:val="id-ID"/>
              </w:rPr>
            </w:rPrChange>
          </w:rPr>
          <w:delText>Ruang Lingkup</w:delText>
        </w:r>
        <w:r w:rsidDel="00DB2D89">
          <w:rPr>
            <w:noProof/>
            <w:webHidden/>
          </w:rPr>
          <w:tab/>
        </w:r>
        <w:r w:rsidR="00A0406E" w:rsidDel="00DB2D89">
          <w:rPr>
            <w:noProof/>
            <w:webHidden/>
          </w:rPr>
          <w:delText>3</w:delText>
        </w:r>
      </w:del>
    </w:p>
    <w:p w14:paraId="1F8CD837" w14:textId="77777777" w:rsidR="001E1755" w:rsidDel="00DB2D89" w:rsidRDefault="001E1755">
      <w:pPr>
        <w:pStyle w:val="TOC1"/>
        <w:rPr>
          <w:del w:id="280" w:author="Gilang Romadhon" w:date="2023-06-20T16:29:00Z"/>
          <w:rFonts w:asciiTheme="minorHAnsi" w:eastAsiaTheme="minorEastAsia" w:hAnsiTheme="minorHAnsi" w:cstheme="minorBidi"/>
          <w:b w:val="0"/>
          <w:sz w:val="22"/>
          <w:lang w:val="en-US"/>
        </w:rPr>
      </w:pPr>
      <w:del w:id="281" w:author="Gilang Romadhon" w:date="2023-06-20T16:29:00Z">
        <w:r w:rsidRPr="00DB2D89" w:rsidDel="00DB2D89">
          <w:rPr>
            <w:rPrChange w:id="282" w:author="Gilang Romadhon" w:date="2023-06-20T16:29:00Z">
              <w:rPr>
                <w:rStyle w:val="Hyperlink"/>
              </w:rPr>
            </w:rPrChange>
          </w:rPr>
          <w:delText>2</w:delText>
        </w:r>
        <w:r w:rsidDel="00DB2D89">
          <w:rPr>
            <w:rFonts w:asciiTheme="minorHAnsi" w:eastAsiaTheme="minorEastAsia" w:hAnsiTheme="minorHAnsi" w:cstheme="minorBidi"/>
            <w:b w:val="0"/>
            <w:sz w:val="22"/>
            <w:lang w:val="en-US"/>
          </w:rPr>
          <w:tab/>
        </w:r>
        <w:r w:rsidRPr="00DB2D89" w:rsidDel="00DB2D89">
          <w:rPr>
            <w:rPrChange w:id="283" w:author="Gilang Romadhon" w:date="2023-06-20T16:29:00Z">
              <w:rPr>
                <w:rStyle w:val="Hyperlink"/>
              </w:rPr>
            </w:rPrChange>
          </w:rPr>
          <w:delText>Daftar Istilah dan Definisi</w:delText>
        </w:r>
        <w:r w:rsidDel="00DB2D89">
          <w:rPr>
            <w:webHidden/>
          </w:rPr>
          <w:tab/>
        </w:r>
        <w:r w:rsidR="00A0406E" w:rsidDel="00DB2D89">
          <w:rPr>
            <w:webHidden/>
          </w:rPr>
          <w:delText>4</w:delText>
        </w:r>
      </w:del>
    </w:p>
    <w:p w14:paraId="794F88A0" w14:textId="77777777" w:rsidR="001E1755" w:rsidDel="00DB2D89" w:rsidRDefault="001E1755">
      <w:pPr>
        <w:pStyle w:val="TOC1"/>
        <w:rPr>
          <w:del w:id="284" w:author="Gilang Romadhon" w:date="2023-06-20T16:29:00Z"/>
          <w:rFonts w:asciiTheme="minorHAnsi" w:eastAsiaTheme="minorEastAsia" w:hAnsiTheme="minorHAnsi" w:cstheme="minorBidi"/>
          <w:b w:val="0"/>
          <w:sz w:val="22"/>
          <w:lang w:val="en-US"/>
        </w:rPr>
      </w:pPr>
      <w:del w:id="285" w:author="Gilang Romadhon" w:date="2023-06-20T16:29:00Z">
        <w:r w:rsidRPr="00DB2D89" w:rsidDel="00DB2D89">
          <w:rPr>
            <w:rPrChange w:id="286" w:author="Gilang Romadhon" w:date="2023-06-20T16:29:00Z">
              <w:rPr>
                <w:rStyle w:val="Hyperlink"/>
              </w:rPr>
            </w:rPrChange>
          </w:rPr>
          <w:delText>3</w:delText>
        </w:r>
        <w:r w:rsidDel="00DB2D89">
          <w:rPr>
            <w:rFonts w:asciiTheme="minorHAnsi" w:eastAsiaTheme="minorEastAsia" w:hAnsiTheme="minorHAnsi" w:cstheme="minorBidi"/>
            <w:b w:val="0"/>
            <w:sz w:val="22"/>
            <w:lang w:val="en-US"/>
          </w:rPr>
          <w:tab/>
        </w:r>
        <w:r w:rsidRPr="00DB2D89" w:rsidDel="00DB2D89">
          <w:rPr>
            <w:rPrChange w:id="287" w:author="Gilang Romadhon" w:date="2023-06-20T16:29:00Z">
              <w:rPr>
                <w:rStyle w:val="Hyperlink"/>
              </w:rPr>
            </w:rPrChange>
          </w:rPr>
          <w:delText>Tugas dan Tanggung Jawab</w:delText>
        </w:r>
        <w:r w:rsidDel="00DB2D89">
          <w:rPr>
            <w:webHidden/>
          </w:rPr>
          <w:tab/>
        </w:r>
        <w:r w:rsidR="00A0406E" w:rsidDel="00DB2D89">
          <w:rPr>
            <w:webHidden/>
          </w:rPr>
          <w:delText>6</w:delText>
        </w:r>
      </w:del>
    </w:p>
    <w:p w14:paraId="7B39495F" w14:textId="77777777" w:rsidR="001E1755" w:rsidDel="00DB2D89" w:rsidRDefault="001E1755">
      <w:pPr>
        <w:pStyle w:val="TOC1"/>
        <w:rPr>
          <w:del w:id="288" w:author="Gilang Romadhon" w:date="2023-06-20T16:29:00Z"/>
          <w:rFonts w:asciiTheme="minorHAnsi" w:eastAsiaTheme="minorEastAsia" w:hAnsiTheme="minorHAnsi" w:cstheme="minorBidi"/>
          <w:b w:val="0"/>
          <w:sz w:val="22"/>
          <w:lang w:val="en-US"/>
        </w:rPr>
      </w:pPr>
      <w:del w:id="289" w:author="Gilang Romadhon" w:date="2023-06-20T16:29:00Z">
        <w:r w:rsidRPr="00DB2D89" w:rsidDel="00DB2D89">
          <w:rPr>
            <w:rPrChange w:id="290" w:author="Gilang Romadhon" w:date="2023-06-20T16:29:00Z">
              <w:rPr>
                <w:rStyle w:val="Hyperlink"/>
              </w:rPr>
            </w:rPrChange>
          </w:rPr>
          <w:delText>4</w:delText>
        </w:r>
        <w:r w:rsidDel="00DB2D89">
          <w:rPr>
            <w:rFonts w:asciiTheme="minorHAnsi" w:eastAsiaTheme="minorEastAsia" w:hAnsiTheme="minorHAnsi" w:cstheme="minorBidi"/>
            <w:b w:val="0"/>
            <w:sz w:val="22"/>
            <w:lang w:val="en-US"/>
          </w:rPr>
          <w:tab/>
        </w:r>
        <w:r w:rsidRPr="00DB2D89" w:rsidDel="00DB2D89">
          <w:rPr>
            <w:rPrChange w:id="291" w:author="Gilang Romadhon" w:date="2023-06-20T16:29:00Z">
              <w:rPr>
                <w:rStyle w:val="Hyperlink"/>
              </w:rPr>
            </w:rPrChange>
          </w:rPr>
          <w:delText>Ketentuan Pelaksanaan</w:delText>
        </w:r>
        <w:r w:rsidDel="00DB2D89">
          <w:rPr>
            <w:webHidden/>
          </w:rPr>
          <w:tab/>
        </w:r>
        <w:r w:rsidR="00A0406E" w:rsidDel="00DB2D89">
          <w:rPr>
            <w:webHidden/>
          </w:rPr>
          <w:delText>8</w:delText>
        </w:r>
      </w:del>
    </w:p>
    <w:p w14:paraId="5FC0CD67" w14:textId="77777777" w:rsidR="001E1755" w:rsidDel="00DB2D89" w:rsidRDefault="001E1755">
      <w:pPr>
        <w:pStyle w:val="TOC2"/>
        <w:rPr>
          <w:del w:id="292" w:author="Gilang Romadhon" w:date="2023-06-20T16:29:00Z"/>
          <w:rFonts w:asciiTheme="minorHAnsi" w:eastAsiaTheme="minorEastAsia" w:hAnsiTheme="minorHAnsi" w:cstheme="minorBidi"/>
          <w:noProof/>
          <w:sz w:val="22"/>
        </w:rPr>
      </w:pPr>
      <w:del w:id="293" w:author="Gilang Romadhon" w:date="2023-06-20T16:29:00Z">
        <w:r w:rsidRPr="00DB2D89" w:rsidDel="00DB2D89">
          <w:rPr>
            <w:rPrChange w:id="294" w:author="Gilang Romadhon" w:date="2023-06-20T16:29:00Z">
              <w:rPr>
                <w:rStyle w:val="Hyperlink"/>
                <w:noProof/>
                <w:lang w:val="id-ID"/>
              </w:rPr>
            </w:rPrChange>
          </w:rPr>
          <w:delText>4.1</w:delText>
        </w:r>
        <w:r w:rsidDel="00DB2D89">
          <w:rPr>
            <w:rFonts w:asciiTheme="minorHAnsi" w:eastAsiaTheme="minorEastAsia" w:hAnsiTheme="minorHAnsi" w:cstheme="minorBidi"/>
            <w:noProof/>
            <w:sz w:val="22"/>
          </w:rPr>
          <w:tab/>
        </w:r>
        <w:r w:rsidRPr="00DB2D89" w:rsidDel="00DB2D89">
          <w:rPr>
            <w:rPrChange w:id="295" w:author="Gilang Romadhon" w:date="2023-06-20T16:29:00Z">
              <w:rPr>
                <w:rStyle w:val="Hyperlink"/>
                <w:noProof/>
                <w:lang w:val="id-ID"/>
              </w:rPr>
            </w:rPrChange>
          </w:rPr>
          <w:delText>Ketentuan Pelaksanaan Umum</w:delText>
        </w:r>
        <w:r w:rsidDel="00DB2D89">
          <w:rPr>
            <w:noProof/>
            <w:webHidden/>
          </w:rPr>
          <w:tab/>
        </w:r>
        <w:r w:rsidR="00A0406E" w:rsidDel="00DB2D89">
          <w:rPr>
            <w:noProof/>
            <w:webHidden/>
          </w:rPr>
          <w:delText>8</w:delText>
        </w:r>
      </w:del>
    </w:p>
    <w:p w14:paraId="0294C70E" w14:textId="77777777" w:rsidR="001E1755" w:rsidDel="00DB2D89" w:rsidRDefault="001E1755">
      <w:pPr>
        <w:pStyle w:val="TOC2"/>
        <w:rPr>
          <w:del w:id="296" w:author="Gilang Romadhon" w:date="2023-06-20T16:29:00Z"/>
          <w:rFonts w:asciiTheme="minorHAnsi" w:eastAsiaTheme="minorEastAsia" w:hAnsiTheme="minorHAnsi" w:cstheme="minorBidi"/>
          <w:noProof/>
          <w:sz w:val="22"/>
        </w:rPr>
      </w:pPr>
      <w:del w:id="297" w:author="Gilang Romadhon" w:date="2023-06-20T16:29:00Z">
        <w:r w:rsidRPr="00DB2D89" w:rsidDel="00DB2D89">
          <w:rPr>
            <w:rPrChange w:id="298" w:author="Gilang Romadhon" w:date="2023-06-20T16:29:00Z">
              <w:rPr>
                <w:rStyle w:val="Hyperlink"/>
                <w:noProof/>
                <w:lang w:val="id-ID"/>
              </w:rPr>
            </w:rPrChange>
          </w:rPr>
          <w:delText>4.2</w:delText>
        </w:r>
        <w:r w:rsidDel="00DB2D89">
          <w:rPr>
            <w:rFonts w:asciiTheme="minorHAnsi" w:eastAsiaTheme="minorEastAsia" w:hAnsiTheme="minorHAnsi" w:cstheme="minorBidi"/>
            <w:noProof/>
            <w:sz w:val="22"/>
          </w:rPr>
          <w:tab/>
        </w:r>
        <w:r w:rsidRPr="00DB2D89" w:rsidDel="00DB2D89">
          <w:rPr>
            <w:rPrChange w:id="299" w:author="Gilang Romadhon" w:date="2023-06-20T16:29:00Z">
              <w:rPr>
                <w:rStyle w:val="Hyperlink"/>
                <w:noProof/>
                <w:lang w:val="id-ID"/>
              </w:rPr>
            </w:rPrChange>
          </w:rPr>
          <w:delText xml:space="preserve">Ketentuan Pelaksanaan </w:delText>
        </w:r>
        <w:r w:rsidRPr="00DB2D89" w:rsidDel="00DB2D89">
          <w:rPr>
            <w:rPrChange w:id="300" w:author="Gilang Romadhon" w:date="2023-06-20T16:29:00Z">
              <w:rPr>
                <w:rStyle w:val="Hyperlink"/>
                <w:i/>
                <w:noProof/>
                <w:lang w:val="id-ID"/>
              </w:rPr>
            </w:rPrChange>
          </w:rPr>
          <w:delText>Request for Change</w:delText>
        </w:r>
        <w:r w:rsidDel="00DB2D89">
          <w:rPr>
            <w:noProof/>
            <w:webHidden/>
          </w:rPr>
          <w:tab/>
        </w:r>
        <w:r w:rsidR="00A0406E" w:rsidDel="00DB2D89">
          <w:rPr>
            <w:noProof/>
            <w:webHidden/>
          </w:rPr>
          <w:delText>10</w:delText>
        </w:r>
      </w:del>
    </w:p>
    <w:p w14:paraId="20A52760" w14:textId="77777777" w:rsidR="001E1755" w:rsidDel="00DB2D89" w:rsidRDefault="001E1755">
      <w:pPr>
        <w:pStyle w:val="TOC2"/>
        <w:rPr>
          <w:del w:id="301" w:author="Gilang Romadhon" w:date="2023-06-20T16:29:00Z"/>
          <w:rFonts w:asciiTheme="minorHAnsi" w:eastAsiaTheme="minorEastAsia" w:hAnsiTheme="minorHAnsi" w:cstheme="minorBidi"/>
          <w:noProof/>
          <w:sz w:val="22"/>
        </w:rPr>
      </w:pPr>
      <w:del w:id="302" w:author="Gilang Romadhon" w:date="2023-06-20T16:29:00Z">
        <w:r w:rsidRPr="00DB2D89" w:rsidDel="00DB2D89">
          <w:rPr>
            <w:rPrChange w:id="303" w:author="Gilang Romadhon" w:date="2023-06-20T16:29:00Z">
              <w:rPr>
                <w:rStyle w:val="Hyperlink"/>
                <w:noProof/>
                <w:lang w:val="id-ID"/>
              </w:rPr>
            </w:rPrChange>
          </w:rPr>
          <w:delText>4.3</w:delText>
        </w:r>
        <w:r w:rsidDel="00DB2D89">
          <w:rPr>
            <w:rFonts w:asciiTheme="minorHAnsi" w:eastAsiaTheme="minorEastAsia" w:hAnsiTheme="minorHAnsi" w:cstheme="minorBidi"/>
            <w:noProof/>
            <w:sz w:val="22"/>
          </w:rPr>
          <w:tab/>
        </w:r>
        <w:r w:rsidRPr="00DB2D89" w:rsidDel="00DB2D89">
          <w:rPr>
            <w:rPrChange w:id="304" w:author="Gilang Romadhon" w:date="2023-06-20T16:29:00Z">
              <w:rPr>
                <w:rStyle w:val="Hyperlink"/>
                <w:noProof/>
                <w:lang w:val="id-ID"/>
              </w:rPr>
            </w:rPrChange>
          </w:rPr>
          <w:delText>Ketentuan Pelaksanaan Change Evaluation dan Coordination</w:delText>
        </w:r>
        <w:r w:rsidDel="00DB2D89">
          <w:rPr>
            <w:noProof/>
            <w:webHidden/>
          </w:rPr>
          <w:tab/>
        </w:r>
        <w:r w:rsidR="00A0406E" w:rsidDel="00DB2D89">
          <w:rPr>
            <w:noProof/>
            <w:webHidden/>
          </w:rPr>
          <w:delText>11</w:delText>
        </w:r>
      </w:del>
    </w:p>
    <w:p w14:paraId="7AE445B2" w14:textId="77777777" w:rsidR="001E1755" w:rsidDel="00DB2D89" w:rsidRDefault="001E1755">
      <w:pPr>
        <w:pStyle w:val="TOC2"/>
        <w:rPr>
          <w:del w:id="305" w:author="Gilang Romadhon" w:date="2023-06-20T16:29:00Z"/>
          <w:rFonts w:asciiTheme="minorHAnsi" w:eastAsiaTheme="minorEastAsia" w:hAnsiTheme="minorHAnsi" w:cstheme="minorBidi"/>
          <w:noProof/>
          <w:sz w:val="22"/>
        </w:rPr>
      </w:pPr>
      <w:del w:id="306" w:author="Gilang Romadhon" w:date="2023-06-20T16:29:00Z">
        <w:r w:rsidRPr="00DB2D89" w:rsidDel="00DB2D89">
          <w:rPr>
            <w:rPrChange w:id="307" w:author="Gilang Romadhon" w:date="2023-06-20T16:29:00Z">
              <w:rPr>
                <w:rStyle w:val="Hyperlink"/>
                <w:noProof/>
                <w:lang w:val="id-ID"/>
              </w:rPr>
            </w:rPrChange>
          </w:rPr>
          <w:delText>4.4</w:delText>
        </w:r>
        <w:r w:rsidDel="00DB2D89">
          <w:rPr>
            <w:rFonts w:asciiTheme="minorHAnsi" w:eastAsiaTheme="minorEastAsia" w:hAnsiTheme="minorHAnsi" w:cstheme="minorBidi"/>
            <w:noProof/>
            <w:sz w:val="22"/>
          </w:rPr>
          <w:tab/>
        </w:r>
        <w:r w:rsidRPr="00DB2D89" w:rsidDel="00DB2D89">
          <w:rPr>
            <w:rPrChange w:id="308" w:author="Gilang Romadhon" w:date="2023-06-20T16:29:00Z">
              <w:rPr>
                <w:rStyle w:val="Hyperlink"/>
                <w:noProof/>
                <w:lang w:val="id-ID"/>
              </w:rPr>
            </w:rPrChange>
          </w:rPr>
          <w:delText xml:space="preserve">Ketentuan Pelaksanaan </w:delText>
        </w:r>
        <w:r w:rsidR="00F01848" w:rsidRPr="00DB2D89" w:rsidDel="00DB2D89">
          <w:rPr>
            <w:rPrChange w:id="309" w:author="Gilang Romadhon" w:date="2023-06-20T16:29:00Z">
              <w:rPr>
                <w:rStyle w:val="Hyperlink"/>
                <w:noProof/>
                <w:lang w:val="id-ID"/>
              </w:rPr>
            </w:rPrChange>
          </w:rPr>
          <w:delText>CCRT</w:delText>
        </w:r>
        <w:r w:rsidDel="00DB2D89">
          <w:rPr>
            <w:noProof/>
            <w:webHidden/>
          </w:rPr>
          <w:tab/>
        </w:r>
        <w:r w:rsidR="00A0406E" w:rsidDel="00DB2D89">
          <w:rPr>
            <w:noProof/>
            <w:webHidden/>
          </w:rPr>
          <w:delText>11</w:delText>
        </w:r>
      </w:del>
    </w:p>
    <w:p w14:paraId="2252BADF" w14:textId="77777777" w:rsidR="001E1755" w:rsidDel="00DB2D89" w:rsidRDefault="001E1755">
      <w:pPr>
        <w:pStyle w:val="TOC2"/>
        <w:rPr>
          <w:del w:id="310" w:author="Gilang Romadhon" w:date="2023-06-20T16:29:00Z"/>
          <w:rFonts w:asciiTheme="minorHAnsi" w:eastAsiaTheme="minorEastAsia" w:hAnsiTheme="minorHAnsi" w:cstheme="minorBidi"/>
          <w:noProof/>
          <w:sz w:val="22"/>
        </w:rPr>
      </w:pPr>
      <w:del w:id="311" w:author="Gilang Romadhon" w:date="2023-06-20T16:29:00Z">
        <w:r w:rsidRPr="00DB2D89" w:rsidDel="00DB2D89">
          <w:rPr>
            <w:rPrChange w:id="312" w:author="Gilang Romadhon" w:date="2023-06-20T16:29:00Z">
              <w:rPr>
                <w:rStyle w:val="Hyperlink"/>
                <w:noProof/>
                <w:lang w:val="id-ID"/>
              </w:rPr>
            </w:rPrChange>
          </w:rPr>
          <w:delText>4.5</w:delText>
        </w:r>
        <w:r w:rsidDel="00DB2D89">
          <w:rPr>
            <w:rFonts w:asciiTheme="minorHAnsi" w:eastAsiaTheme="minorEastAsia" w:hAnsiTheme="minorHAnsi" w:cstheme="minorBidi"/>
            <w:noProof/>
            <w:sz w:val="22"/>
          </w:rPr>
          <w:tab/>
        </w:r>
        <w:r w:rsidRPr="00DB2D89" w:rsidDel="00DB2D89">
          <w:rPr>
            <w:rPrChange w:id="313" w:author="Gilang Romadhon" w:date="2023-06-20T16:29:00Z">
              <w:rPr>
                <w:rStyle w:val="Hyperlink"/>
                <w:noProof/>
                <w:lang w:val="id-ID"/>
              </w:rPr>
            </w:rPrChange>
          </w:rPr>
          <w:delText xml:space="preserve">Ketentuan Pelaksanaan </w:delText>
        </w:r>
        <w:r w:rsidRPr="00DB2D89" w:rsidDel="00DB2D89">
          <w:rPr>
            <w:rPrChange w:id="314" w:author="Gilang Romadhon" w:date="2023-06-20T16:29:00Z">
              <w:rPr>
                <w:rStyle w:val="Hyperlink"/>
                <w:i/>
                <w:noProof/>
                <w:lang w:val="id-ID"/>
              </w:rPr>
            </w:rPrChange>
          </w:rPr>
          <w:delText>Change Implementation</w:delText>
        </w:r>
        <w:r w:rsidDel="00DB2D89">
          <w:rPr>
            <w:noProof/>
            <w:webHidden/>
          </w:rPr>
          <w:tab/>
        </w:r>
        <w:r w:rsidR="00A0406E" w:rsidDel="00DB2D89">
          <w:rPr>
            <w:noProof/>
            <w:webHidden/>
          </w:rPr>
          <w:delText>12</w:delText>
        </w:r>
      </w:del>
    </w:p>
    <w:p w14:paraId="5AD7C491" w14:textId="77777777" w:rsidR="001E1755" w:rsidDel="00DB2D89" w:rsidRDefault="001E1755">
      <w:pPr>
        <w:pStyle w:val="TOC1"/>
        <w:rPr>
          <w:del w:id="315" w:author="Gilang Romadhon" w:date="2023-06-20T16:29:00Z"/>
          <w:rFonts w:asciiTheme="minorHAnsi" w:eastAsiaTheme="minorEastAsia" w:hAnsiTheme="minorHAnsi" w:cstheme="minorBidi"/>
          <w:b w:val="0"/>
          <w:sz w:val="22"/>
          <w:lang w:val="en-US"/>
        </w:rPr>
      </w:pPr>
      <w:del w:id="316" w:author="Gilang Romadhon" w:date="2023-06-20T16:29:00Z">
        <w:r w:rsidRPr="00DB2D89" w:rsidDel="00DB2D89">
          <w:rPr>
            <w:rPrChange w:id="317" w:author="Gilang Romadhon" w:date="2023-06-20T16:29:00Z">
              <w:rPr>
                <w:rStyle w:val="Hyperlink"/>
              </w:rPr>
            </w:rPrChange>
          </w:rPr>
          <w:delText>5</w:delText>
        </w:r>
        <w:r w:rsidDel="00DB2D89">
          <w:rPr>
            <w:rFonts w:asciiTheme="minorHAnsi" w:eastAsiaTheme="minorEastAsia" w:hAnsiTheme="minorHAnsi" w:cstheme="minorBidi"/>
            <w:b w:val="0"/>
            <w:sz w:val="22"/>
            <w:lang w:val="en-US"/>
          </w:rPr>
          <w:tab/>
        </w:r>
        <w:r w:rsidRPr="00DB2D89" w:rsidDel="00DB2D89">
          <w:rPr>
            <w:rPrChange w:id="318" w:author="Gilang Romadhon" w:date="2023-06-20T16:29:00Z">
              <w:rPr>
                <w:rStyle w:val="Hyperlink"/>
              </w:rPr>
            </w:rPrChange>
          </w:rPr>
          <w:delText>Prosedur Pelaksanaan</w:delText>
        </w:r>
        <w:r w:rsidDel="00DB2D89">
          <w:rPr>
            <w:webHidden/>
          </w:rPr>
          <w:tab/>
        </w:r>
        <w:r w:rsidR="00A0406E" w:rsidDel="00DB2D89">
          <w:rPr>
            <w:webHidden/>
          </w:rPr>
          <w:delText>14</w:delText>
        </w:r>
      </w:del>
    </w:p>
    <w:p w14:paraId="229CDA6D" w14:textId="77777777" w:rsidR="001E1755" w:rsidDel="00DB2D89" w:rsidRDefault="001E1755">
      <w:pPr>
        <w:pStyle w:val="TOC1"/>
        <w:rPr>
          <w:del w:id="319" w:author="Gilang Romadhon" w:date="2023-06-20T16:29:00Z"/>
          <w:rFonts w:asciiTheme="minorHAnsi" w:eastAsiaTheme="minorEastAsia" w:hAnsiTheme="minorHAnsi" w:cstheme="minorBidi"/>
          <w:b w:val="0"/>
          <w:sz w:val="22"/>
          <w:lang w:val="en-US"/>
        </w:rPr>
      </w:pPr>
      <w:del w:id="320" w:author="Gilang Romadhon" w:date="2023-06-20T16:29:00Z">
        <w:r w:rsidRPr="00DB2D89" w:rsidDel="00DB2D89">
          <w:rPr>
            <w:rPrChange w:id="321" w:author="Gilang Romadhon" w:date="2023-06-20T16:29:00Z">
              <w:rPr>
                <w:rStyle w:val="Hyperlink"/>
              </w:rPr>
            </w:rPrChange>
          </w:rPr>
          <w:delText>6</w:delText>
        </w:r>
        <w:r w:rsidDel="00DB2D89">
          <w:rPr>
            <w:rFonts w:asciiTheme="minorHAnsi" w:eastAsiaTheme="minorEastAsia" w:hAnsiTheme="minorHAnsi" w:cstheme="minorBidi"/>
            <w:b w:val="0"/>
            <w:sz w:val="22"/>
            <w:lang w:val="en-US"/>
          </w:rPr>
          <w:tab/>
        </w:r>
        <w:r w:rsidRPr="00DB2D89" w:rsidDel="00DB2D89">
          <w:rPr>
            <w:rPrChange w:id="322" w:author="Gilang Romadhon" w:date="2023-06-20T16:29:00Z">
              <w:rPr>
                <w:rStyle w:val="Hyperlink"/>
              </w:rPr>
            </w:rPrChange>
          </w:rPr>
          <w:delText>LAMPIRAN</w:delText>
        </w:r>
        <w:r w:rsidDel="00DB2D89">
          <w:rPr>
            <w:webHidden/>
          </w:rPr>
          <w:tab/>
        </w:r>
        <w:r w:rsidR="00A0406E" w:rsidDel="00DB2D89">
          <w:rPr>
            <w:webHidden/>
          </w:rPr>
          <w:delText>15</w:delText>
        </w:r>
      </w:del>
    </w:p>
    <w:p w14:paraId="767442B7" w14:textId="77777777" w:rsidR="001E1755" w:rsidDel="00DB2D89" w:rsidRDefault="001E1755">
      <w:pPr>
        <w:pStyle w:val="TOC2"/>
        <w:rPr>
          <w:del w:id="323" w:author="Gilang Romadhon" w:date="2023-06-20T16:29:00Z"/>
          <w:rFonts w:asciiTheme="minorHAnsi" w:eastAsiaTheme="minorEastAsia" w:hAnsiTheme="minorHAnsi" w:cstheme="minorBidi"/>
          <w:noProof/>
          <w:sz w:val="22"/>
        </w:rPr>
      </w:pPr>
      <w:del w:id="324" w:author="Gilang Romadhon" w:date="2023-06-20T16:29:00Z">
        <w:r w:rsidRPr="00DB2D89" w:rsidDel="00DB2D89">
          <w:rPr>
            <w:rPrChange w:id="325" w:author="Gilang Romadhon" w:date="2023-06-20T16:29:00Z">
              <w:rPr>
                <w:rStyle w:val="Hyperlink"/>
                <w:noProof/>
                <w:lang w:val="id-ID"/>
              </w:rPr>
            </w:rPrChange>
          </w:rPr>
          <w:delText>6.1</w:delText>
        </w:r>
        <w:r w:rsidDel="00DB2D89">
          <w:rPr>
            <w:rFonts w:asciiTheme="minorHAnsi" w:eastAsiaTheme="minorEastAsia" w:hAnsiTheme="minorHAnsi" w:cstheme="minorBidi"/>
            <w:noProof/>
            <w:sz w:val="22"/>
          </w:rPr>
          <w:tab/>
        </w:r>
        <w:r w:rsidRPr="00DB2D89" w:rsidDel="00DB2D89">
          <w:rPr>
            <w:rPrChange w:id="326" w:author="Gilang Romadhon" w:date="2023-06-20T16:29:00Z">
              <w:rPr>
                <w:rStyle w:val="Hyperlink"/>
                <w:noProof/>
                <w:lang w:val="id-ID"/>
              </w:rPr>
            </w:rPrChange>
          </w:rPr>
          <w:delText>Matriks Proses, Aktivitas, &amp; Deliverables</w:delText>
        </w:r>
        <w:r w:rsidDel="00DB2D89">
          <w:rPr>
            <w:noProof/>
            <w:webHidden/>
          </w:rPr>
          <w:tab/>
        </w:r>
        <w:r w:rsidR="00A0406E" w:rsidDel="00DB2D89">
          <w:rPr>
            <w:noProof/>
            <w:webHidden/>
          </w:rPr>
          <w:delText>15</w:delText>
        </w:r>
      </w:del>
    </w:p>
    <w:p w14:paraId="65304C62" w14:textId="77777777" w:rsidR="001E1755" w:rsidDel="00DB2D89" w:rsidRDefault="001E1755">
      <w:pPr>
        <w:pStyle w:val="TOC3"/>
        <w:tabs>
          <w:tab w:val="left" w:pos="1320"/>
        </w:tabs>
        <w:rPr>
          <w:del w:id="327" w:author="Gilang Romadhon" w:date="2023-06-20T16:29:00Z"/>
          <w:rFonts w:asciiTheme="minorHAnsi" w:eastAsiaTheme="minorEastAsia" w:hAnsiTheme="minorHAnsi" w:cstheme="minorBidi"/>
          <w:noProof/>
          <w:sz w:val="22"/>
        </w:rPr>
      </w:pPr>
      <w:del w:id="328" w:author="Gilang Romadhon" w:date="2023-06-20T16:29:00Z">
        <w:r w:rsidRPr="00DB2D89" w:rsidDel="00DB2D89">
          <w:rPr>
            <w:rPrChange w:id="329" w:author="Gilang Romadhon" w:date="2023-06-20T16:29:00Z">
              <w:rPr>
                <w:rStyle w:val="Hyperlink"/>
                <w:noProof/>
                <w:lang w:val="id-ID"/>
              </w:rPr>
            </w:rPrChange>
          </w:rPr>
          <w:delText>6.1.1</w:delText>
        </w:r>
        <w:r w:rsidDel="00DB2D89">
          <w:rPr>
            <w:rFonts w:asciiTheme="minorHAnsi" w:eastAsiaTheme="minorEastAsia" w:hAnsiTheme="minorHAnsi" w:cstheme="minorBidi"/>
            <w:noProof/>
            <w:sz w:val="22"/>
          </w:rPr>
          <w:tab/>
        </w:r>
        <w:r w:rsidRPr="00DB2D89" w:rsidDel="00DB2D89">
          <w:rPr>
            <w:rPrChange w:id="330" w:author="Gilang Romadhon" w:date="2023-06-20T16:29:00Z">
              <w:rPr>
                <w:rStyle w:val="Hyperlink"/>
                <w:noProof/>
                <w:lang w:val="id-ID"/>
              </w:rPr>
            </w:rPrChange>
          </w:rPr>
          <w:delText>RACI Matriks</w:delText>
        </w:r>
        <w:r w:rsidDel="00DB2D89">
          <w:rPr>
            <w:noProof/>
            <w:webHidden/>
          </w:rPr>
          <w:tab/>
        </w:r>
        <w:r w:rsidR="00A0406E" w:rsidDel="00DB2D89">
          <w:rPr>
            <w:noProof/>
            <w:webHidden/>
          </w:rPr>
          <w:delText>16</w:delText>
        </w:r>
      </w:del>
    </w:p>
    <w:p w14:paraId="08EF26A5" w14:textId="77777777" w:rsidR="001E1755" w:rsidDel="00DB2D89" w:rsidRDefault="001E1755">
      <w:pPr>
        <w:pStyle w:val="TOC2"/>
        <w:rPr>
          <w:del w:id="331" w:author="Gilang Romadhon" w:date="2023-06-20T16:29:00Z"/>
          <w:rFonts w:asciiTheme="minorHAnsi" w:eastAsiaTheme="minorEastAsia" w:hAnsiTheme="minorHAnsi" w:cstheme="minorBidi"/>
          <w:noProof/>
          <w:sz w:val="22"/>
        </w:rPr>
      </w:pPr>
      <w:del w:id="332" w:author="Gilang Romadhon" w:date="2023-06-20T16:29:00Z">
        <w:r w:rsidRPr="00DB2D89" w:rsidDel="00DB2D89">
          <w:rPr>
            <w:rPrChange w:id="333" w:author="Gilang Romadhon" w:date="2023-06-20T16:29:00Z">
              <w:rPr>
                <w:rStyle w:val="Hyperlink"/>
                <w:noProof/>
                <w:lang w:val="id-ID"/>
              </w:rPr>
            </w:rPrChange>
          </w:rPr>
          <w:delText>6.2</w:delText>
        </w:r>
        <w:r w:rsidDel="00DB2D89">
          <w:rPr>
            <w:rFonts w:asciiTheme="minorHAnsi" w:eastAsiaTheme="minorEastAsia" w:hAnsiTheme="minorHAnsi" w:cstheme="minorBidi"/>
            <w:noProof/>
            <w:sz w:val="22"/>
          </w:rPr>
          <w:tab/>
        </w:r>
        <w:r w:rsidRPr="00DB2D89" w:rsidDel="00DB2D89">
          <w:rPr>
            <w:rPrChange w:id="334" w:author="Gilang Romadhon" w:date="2023-06-20T16:29:00Z">
              <w:rPr>
                <w:rStyle w:val="Hyperlink"/>
                <w:noProof/>
                <w:lang w:val="id-ID"/>
              </w:rPr>
            </w:rPrChange>
          </w:rPr>
          <w:delText>TOR Change Control Review Board (</w:delText>
        </w:r>
        <w:r w:rsidR="00F01848" w:rsidRPr="00DB2D89" w:rsidDel="00DB2D89">
          <w:rPr>
            <w:rPrChange w:id="335" w:author="Gilang Romadhon" w:date="2023-06-20T16:29:00Z">
              <w:rPr>
                <w:rStyle w:val="Hyperlink"/>
                <w:noProof/>
                <w:lang w:val="id-ID"/>
              </w:rPr>
            </w:rPrChange>
          </w:rPr>
          <w:delText>CCRT</w:delText>
        </w:r>
        <w:r w:rsidRPr="00DB2D89" w:rsidDel="00DB2D89">
          <w:rPr>
            <w:rPrChange w:id="336" w:author="Gilang Romadhon" w:date="2023-06-20T16:29:00Z">
              <w:rPr>
                <w:rStyle w:val="Hyperlink"/>
                <w:noProof/>
                <w:lang w:val="id-ID"/>
              </w:rPr>
            </w:rPrChange>
          </w:rPr>
          <w:delText>)</w:delText>
        </w:r>
        <w:r w:rsidDel="00DB2D89">
          <w:rPr>
            <w:noProof/>
            <w:webHidden/>
          </w:rPr>
          <w:tab/>
        </w:r>
        <w:r w:rsidR="00A0406E" w:rsidDel="00DB2D89">
          <w:rPr>
            <w:noProof/>
            <w:webHidden/>
          </w:rPr>
          <w:delText>19</w:delText>
        </w:r>
      </w:del>
    </w:p>
    <w:p w14:paraId="59AA2FA7" w14:textId="77777777" w:rsidR="001E1755" w:rsidDel="00DB2D89" w:rsidRDefault="001E1755">
      <w:pPr>
        <w:pStyle w:val="TOC2"/>
        <w:rPr>
          <w:del w:id="337" w:author="Gilang Romadhon" w:date="2023-06-20T16:29:00Z"/>
          <w:rFonts w:asciiTheme="minorHAnsi" w:eastAsiaTheme="minorEastAsia" w:hAnsiTheme="minorHAnsi" w:cstheme="minorBidi"/>
          <w:noProof/>
          <w:sz w:val="22"/>
        </w:rPr>
      </w:pPr>
      <w:del w:id="338" w:author="Gilang Romadhon" w:date="2023-06-20T16:29:00Z">
        <w:r w:rsidRPr="00DB2D89" w:rsidDel="00DB2D89">
          <w:rPr>
            <w:rPrChange w:id="339" w:author="Gilang Romadhon" w:date="2023-06-20T16:29:00Z">
              <w:rPr>
                <w:rStyle w:val="Hyperlink"/>
                <w:noProof/>
                <w:lang w:val="id-ID"/>
              </w:rPr>
            </w:rPrChange>
          </w:rPr>
          <w:delText>6.3</w:delText>
        </w:r>
        <w:r w:rsidDel="00DB2D89">
          <w:rPr>
            <w:rFonts w:asciiTheme="minorHAnsi" w:eastAsiaTheme="minorEastAsia" w:hAnsiTheme="minorHAnsi" w:cstheme="minorBidi"/>
            <w:noProof/>
            <w:sz w:val="22"/>
          </w:rPr>
          <w:tab/>
        </w:r>
        <w:r w:rsidRPr="00DB2D89" w:rsidDel="00DB2D89">
          <w:rPr>
            <w:rPrChange w:id="340" w:author="Gilang Romadhon" w:date="2023-06-20T16:29:00Z">
              <w:rPr>
                <w:rStyle w:val="Hyperlink"/>
                <w:noProof/>
                <w:lang w:val="id-ID"/>
              </w:rPr>
            </w:rPrChange>
          </w:rPr>
          <w:delText>Promote Approval Matrik</w:delText>
        </w:r>
        <w:r w:rsidDel="00DB2D89">
          <w:rPr>
            <w:noProof/>
            <w:webHidden/>
          </w:rPr>
          <w:tab/>
        </w:r>
        <w:r w:rsidR="00A0406E" w:rsidDel="00DB2D89">
          <w:rPr>
            <w:noProof/>
            <w:webHidden/>
          </w:rPr>
          <w:delText>20</w:delText>
        </w:r>
      </w:del>
    </w:p>
    <w:p w14:paraId="70F2FDD8" w14:textId="77777777" w:rsidR="001E1755" w:rsidDel="00DB2D89" w:rsidRDefault="001E1755">
      <w:pPr>
        <w:pStyle w:val="TOC2"/>
        <w:rPr>
          <w:del w:id="341" w:author="Gilang Romadhon" w:date="2023-06-20T16:29:00Z"/>
          <w:rFonts w:asciiTheme="minorHAnsi" w:eastAsiaTheme="minorEastAsia" w:hAnsiTheme="minorHAnsi" w:cstheme="minorBidi"/>
          <w:noProof/>
          <w:sz w:val="22"/>
        </w:rPr>
      </w:pPr>
      <w:del w:id="342" w:author="Gilang Romadhon" w:date="2023-06-20T16:29:00Z">
        <w:r w:rsidRPr="00DB2D89" w:rsidDel="00DB2D89">
          <w:rPr>
            <w:rPrChange w:id="343" w:author="Gilang Romadhon" w:date="2023-06-20T16:29:00Z">
              <w:rPr>
                <w:rStyle w:val="Hyperlink"/>
                <w:noProof/>
                <w:lang w:val="id-ID"/>
              </w:rPr>
            </w:rPrChange>
          </w:rPr>
          <w:delText>6.4</w:delText>
        </w:r>
        <w:r w:rsidDel="00DB2D89">
          <w:rPr>
            <w:rFonts w:asciiTheme="minorHAnsi" w:eastAsiaTheme="minorEastAsia" w:hAnsiTheme="minorHAnsi" w:cstheme="minorBidi"/>
            <w:noProof/>
            <w:sz w:val="22"/>
          </w:rPr>
          <w:tab/>
        </w:r>
        <w:r w:rsidRPr="00DB2D89" w:rsidDel="00DB2D89">
          <w:rPr>
            <w:rPrChange w:id="344" w:author="Gilang Romadhon" w:date="2023-06-20T16:29:00Z">
              <w:rPr>
                <w:rStyle w:val="Hyperlink"/>
                <w:noProof/>
                <w:lang w:val="id-ID"/>
              </w:rPr>
            </w:rPrChange>
          </w:rPr>
          <w:delText>Form Technical PIR</w:delText>
        </w:r>
        <w:r w:rsidDel="00DB2D89">
          <w:rPr>
            <w:noProof/>
            <w:webHidden/>
          </w:rPr>
          <w:tab/>
        </w:r>
        <w:r w:rsidR="00A0406E" w:rsidDel="00DB2D89">
          <w:rPr>
            <w:noProof/>
            <w:webHidden/>
          </w:rPr>
          <w:delText>22</w:delText>
        </w:r>
      </w:del>
    </w:p>
    <w:p w14:paraId="3501420D" w14:textId="77777777" w:rsidR="001E1755" w:rsidDel="00DB2D89" w:rsidRDefault="001E1755">
      <w:pPr>
        <w:pStyle w:val="TOC2"/>
        <w:rPr>
          <w:del w:id="345" w:author="Gilang Romadhon" w:date="2023-06-20T16:29:00Z"/>
          <w:rFonts w:asciiTheme="minorHAnsi" w:eastAsiaTheme="minorEastAsia" w:hAnsiTheme="minorHAnsi" w:cstheme="minorBidi"/>
          <w:noProof/>
          <w:sz w:val="22"/>
        </w:rPr>
      </w:pPr>
      <w:del w:id="346" w:author="Gilang Romadhon" w:date="2023-06-20T16:29:00Z">
        <w:r w:rsidRPr="00DB2D89" w:rsidDel="00DB2D89">
          <w:rPr>
            <w:rPrChange w:id="347" w:author="Gilang Romadhon" w:date="2023-06-20T16:29:00Z">
              <w:rPr>
                <w:rStyle w:val="Hyperlink"/>
                <w:noProof/>
                <w:lang w:val="id-ID"/>
              </w:rPr>
            </w:rPrChange>
          </w:rPr>
          <w:delText>6.5</w:delText>
        </w:r>
        <w:r w:rsidDel="00DB2D89">
          <w:rPr>
            <w:rFonts w:asciiTheme="minorHAnsi" w:eastAsiaTheme="minorEastAsia" w:hAnsiTheme="minorHAnsi" w:cstheme="minorBidi"/>
            <w:noProof/>
            <w:sz w:val="22"/>
          </w:rPr>
          <w:tab/>
        </w:r>
        <w:r w:rsidRPr="00DB2D89" w:rsidDel="00DB2D89">
          <w:rPr>
            <w:rPrChange w:id="348" w:author="Gilang Romadhon" w:date="2023-06-20T16:29:00Z">
              <w:rPr>
                <w:rStyle w:val="Hyperlink"/>
                <w:noProof/>
                <w:lang w:val="id-ID"/>
              </w:rPr>
            </w:rPrChange>
          </w:rPr>
          <w:delText>Form Approval Promote</w:delText>
        </w:r>
        <w:r w:rsidDel="00DB2D89">
          <w:rPr>
            <w:noProof/>
            <w:webHidden/>
          </w:rPr>
          <w:tab/>
        </w:r>
        <w:r w:rsidR="00A0406E" w:rsidDel="00DB2D89">
          <w:rPr>
            <w:noProof/>
            <w:webHidden/>
          </w:rPr>
          <w:delText>23</w:delText>
        </w:r>
      </w:del>
    </w:p>
    <w:p w14:paraId="0C4FCCDC" w14:textId="77777777" w:rsidR="001E1755" w:rsidDel="00DB2D89" w:rsidRDefault="001E1755">
      <w:pPr>
        <w:pStyle w:val="TOC2"/>
        <w:rPr>
          <w:del w:id="349" w:author="Gilang Romadhon" w:date="2023-06-20T16:29:00Z"/>
          <w:rFonts w:asciiTheme="minorHAnsi" w:eastAsiaTheme="minorEastAsia" w:hAnsiTheme="minorHAnsi" w:cstheme="minorBidi"/>
          <w:noProof/>
          <w:sz w:val="22"/>
        </w:rPr>
      </w:pPr>
      <w:del w:id="350" w:author="Gilang Romadhon" w:date="2023-06-20T16:29:00Z">
        <w:r w:rsidRPr="00DB2D89" w:rsidDel="00DB2D89">
          <w:rPr>
            <w:rPrChange w:id="351" w:author="Gilang Romadhon" w:date="2023-06-20T16:29:00Z">
              <w:rPr>
                <w:rStyle w:val="Hyperlink"/>
                <w:noProof/>
                <w:lang w:val="id-ID"/>
              </w:rPr>
            </w:rPrChange>
          </w:rPr>
          <w:delText>6.6</w:delText>
        </w:r>
        <w:r w:rsidDel="00DB2D89">
          <w:rPr>
            <w:rFonts w:asciiTheme="minorHAnsi" w:eastAsiaTheme="minorEastAsia" w:hAnsiTheme="minorHAnsi" w:cstheme="minorBidi"/>
            <w:noProof/>
            <w:sz w:val="22"/>
          </w:rPr>
          <w:tab/>
        </w:r>
        <w:r w:rsidRPr="00DB2D89" w:rsidDel="00DB2D89">
          <w:rPr>
            <w:rPrChange w:id="352" w:author="Gilang Romadhon" w:date="2023-06-20T16:29:00Z">
              <w:rPr>
                <w:rStyle w:val="Hyperlink"/>
                <w:noProof/>
                <w:lang w:val="id-ID"/>
              </w:rPr>
            </w:rPrChange>
          </w:rPr>
          <w:delText>Tabel Standard Changes</w:delText>
        </w:r>
        <w:r w:rsidDel="00DB2D89">
          <w:rPr>
            <w:noProof/>
            <w:webHidden/>
          </w:rPr>
          <w:tab/>
        </w:r>
        <w:r w:rsidR="00A0406E" w:rsidDel="00DB2D89">
          <w:rPr>
            <w:noProof/>
            <w:webHidden/>
          </w:rPr>
          <w:delText>24</w:delText>
        </w:r>
      </w:del>
    </w:p>
    <w:p w14:paraId="6C72C91E" w14:textId="77777777" w:rsidR="001E1755" w:rsidDel="00DB2D89" w:rsidRDefault="001E1755">
      <w:pPr>
        <w:pStyle w:val="TOC2"/>
        <w:rPr>
          <w:del w:id="353" w:author="Gilang Romadhon" w:date="2023-06-20T16:29:00Z"/>
          <w:rFonts w:asciiTheme="minorHAnsi" w:eastAsiaTheme="minorEastAsia" w:hAnsiTheme="minorHAnsi" w:cstheme="minorBidi"/>
          <w:noProof/>
          <w:sz w:val="22"/>
        </w:rPr>
      </w:pPr>
      <w:del w:id="354" w:author="Gilang Romadhon" w:date="2023-06-20T16:29:00Z">
        <w:r w:rsidRPr="00DB2D89" w:rsidDel="00DB2D89">
          <w:rPr>
            <w:rPrChange w:id="355" w:author="Gilang Romadhon" w:date="2023-06-20T16:29:00Z">
              <w:rPr>
                <w:rStyle w:val="Hyperlink"/>
                <w:noProof/>
                <w:lang w:val="id-ID"/>
              </w:rPr>
            </w:rPrChange>
          </w:rPr>
          <w:delText>6.7</w:delText>
        </w:r>
        <w:r w:rsidDel="00DB2D89">
          <w:rPr>
            <w:rFonts w:asciiTheme="minorHAnsi" w:eastAsiaTheme="minorEastAsia" w:hAnsiTheme="minorHAnsi" w:cstheme="minorBidi"/>
            <w:noProof/>
            <w:sz w:val="22"/>
          </w:rPr>
          <w:tab/>
        </w:r>
        <w:r w:rsidRPr="00DB2D89" w:rsidDel="00DB2D89">
          <w:rPr>
            <w:rPrChange w:id="356" w:author="Gilang Romadhon" w:date="2023-06-20T16:29:00Z">
              <w:rPr>
                <w:rStyle w:val="Hyperlink"/>
                <w:noProof/>
                <w:lang w:val="id-ID"/>
              </w:rPr>
            </w:rPrChange>
          </w:rPr>
          <w:delText>Referensi Standard Cloud Computing</w:delText>
        </w:r>
        <w:r w:rsidDel="00DB2D89">
          <w:rPr>
            <w:noProof/>
            <w:webHidden/>
          </w:rPr>
          <w:tab/>
        </w:r>
        <w:r w:rsidR="00A0406E" w:rsidDel="00DB2D89">
          <w:rPr>
            <w:noProof/>
            <w:webHidden/>
          </w:rPr>
          <w:delText>25</w:delText>
        </w:r>
      </w:del>
    </w:p>
    <w:p w14:paraId="0A9A82C1" w14:textId="77777777" w:rsidR="006C67B1" w:rsidRPr="004C7321" w:rsidRDefault="002F6F18" w:rsidP="001B04AB">
      <w:pPr>
        <w:spacing w:before="60" w:line="240" w:lineRule="auto"/>
        <w:rPr>
          <w:rFonts w:cs="Arial"/>
          <w:b/>
          <w:bCs/>
          <w:noProof/>
          <w:color w:val="000000"/>
          <w:sz w:val="22"/>
          <w:lang w:val="id-ID"/>
        </w:rPr>
        <w:sectPr w:rsidR="006C67B1" w:rsidRPr="004C7321" w:rsidSect="00D825F3">
          <w:headerReference w:type="default" r:id="rId15"/>
          <w:footerReference w:type="default" r:id="rId16"/>
          <w:pgSz w:w="11909" w:h="16834" w:code="9"/>
          <w:pgMar w:top="1363" w:right="1440" w:bottom="1440" w:left="1440" w:header="907" w:footer="720" w:gutter="0"/>
          <w:cols w:space="720"/>
          <w:docGrid w:linePitch="360"/>
        </w:sectPr>
      </w:pPr>
      <w:r w:rsidRPr="004C7321">
        <w:rPr>
          <w:rFonts w:cs="Arial"/>
          <w:b/>
          <w:bCs/>
          <w:noProof/>
          <w:color w:val="000000"/>
          <w:sz w:val="22"/>
          <w:lang w:val="id-ID"/>
        </w:rPr>
        <w:fldChar w:fldCharType="end"/>
      </w:r>
    </w:p>
    <w:p w14:paraId="6496ED85" w14:textId="77777777" w:rsidR="00FA2D09" w:rsidRPr="004C7321" w:rsidRDefault="00FA2D09" w:rsidP="001B04AB">
      <w:pPr>
        <w:spacing w:before="60" w:line="240" w:lineRule="auto"/>
        <w:rPr>
          <w:rFonts w:cs="Arial"/>
          <w:noProof/>
          <w:color w:val="000000"/>
          <w:sz w:val="22"/>
          <w:lang w:val="id-ID"/>
        </w:rPr>
      </w:pPr>
    </w:p>
    <w:p w14:paraId="0D22E521" w14:textId="77777777" w:rsidR="009F0A3E" w:rsidRPr="004C7321" w:rsidRDefault="009F0A3E">
      <w:pPr>
        <w:pStyle w:val="Heading1"/>
        <w:rPr>
          <w:noProof/>
          <w:lang w:val="id-ID"/>
        </w:rPr>
      </w:pPr>
      <w:bookmarkStart w:id="357" w:name="_Toc433095870"/>
      <w:bookmarkStart w:id="358" w:name="_Toc433095871"/>
      <w:bookmarkStart w:id="359" w:name="_Toc439253823"/>
      <w:bookmarkStart w:id="360" w:name="_Toc446937516"/>
      <w:bookmarkStart w:id="361" w:name="_Toc460417246"/>
      <w:bookmarkStart w:id="362" w:name="_Toc460418474"/>
      <w:bookmarkStart w:id="363" w:name="_Toc460418883"/>
      <w:bookmarkStart w:id="364" w:name="_Toc460420504"/>
      <w:bookmarkStart w:id="365" w:name="_Toc460572645"/>
      <w:bookmarkStart w:id="366" w:name="_Toc460572897"/>
      <w:bookmarkStart w:id="367" w:name="_Toc460592932"/>
      <w:bookmarkStart w:id="368" w:name="_Toc460593183"/>
      <w:bookmarkStart w:id="369" w:name="_Toc464466191"/>
      <w:bookmarkStart w:id="370" w:name="_Toc464466439"/>
      <w:bookmarkStart w:id="371" w:name="_Toc464661803"/>
      <w:bookmarkStart w:id="372" w:name="_Toc464662052"/>
      <w:bookmarkStart w:id="373" w:name="_Toc464683382"/>
      <w:bookmarkStart w:id="374" w:name="_Toc468968618"/>
      <w:bookmarkStart w:id="375" w:name="_Toc469352066"/>
      <w:bookmarkStart w:id="376" w:name="_Toc469356756"/>
      <w:bookmarkStart w:id="377" w:name="_Toc471896785"/>
      <w:bookmarkStart w:id="378" w:name="_Toc471897503"/>
      <w:bookmarkStart w:id="379" w:name="_Toc472428334"/>
      <w:bookmarkStart w:id="380" w:name="_Toc472586013"/>
      <w:bookmarkStart w:id="381" w:name="_Toc472590279"/>
      <w:bookmarkStart w:id="382" w:name="_Toc473905301"/>
      <w:bookmarkStart w:id="383" w:name="_Toc428446950"/>
      <w:bookmarkStart w:id="384" w:name="_Toc428778429"/>
      <w:bookmarkStart w:id="385" w:name="_Toc428446953"/>
      <w:bookmarkStart w:id="386" w:name="_Toc428778432"/>
      <w:bookmarkStart w:id="387" w:name="_Toc428446958"/>
      <w:bookmarkStart w:id="388" w:name="_Toc428778437"/>
      <w:bookmarkStart w:id="389" w:name="_Toc428446960"/>
      <w:bookmarkStart w:id="390" w:name="_Toc428778439"/>
      <w:bookmarkStart w:id="391" w:name="_Toc428446961"/>
      <w:bookmarkStart w:id="392" w:name="_Toc428778440"/>
      <w:bookmarkStart w:id="393" w:name="_Toc428446963"/>
      <w:bookmarkStart w:id="394" w:name="_Toc428778442"/>
      <w:bookmarkStart w:id="395" w:name="_Toc428446964"/>
      <w:bookmarkStart w:id="396" w:name="_Toc428778443"/>
      <w:bookmarkStart w:id="397" w:name="_Toc428446970"/>
      <w:bookmarkStart w:id="398" w:name="_Toc428778449"/>
      <w:bookmarkStart w:id="399" w:name="_Toc428446974"/>
      <w:bookmarkStart w:id="400" w:name="_Toc428778453"/>
      <w:bookmarkStart w:id="401" w:name="_Toc428446978"/>
      <w:bookmarkStart w:id="402" w:name="_Toc428778457"/>
      <w:bookmarkStart w:id="403" w:name="_Toc428446982"/>
      <w:bookmarkStart w:id="404" w:name="_Toc428778461"/>
      <w:bookmarkStart w:id="405" w:name="_Toc428446987"/>
      <w:bookmarkStart w:id="406" w:name="_Toc428778466"/>
      <w:bookmarkStart w:id="407" w:name="_Toc428446991"/>
      <w:bookmarkStart w:id="408" w:name="_Toc428778470"/>
      <w:bookmarkStart w:id="409" w:name="_Toc428446996"/>
      <w:bookmarkStart w:id="410" w:name="_Toc428778475"/>
      <w:bookmarkStart w:id="411" w:name="_Toc428446997"/>
      <w:bookmarkStart w:id="412" w:name="_Toc428778476"/>
      <w:bookmarkStart w:id="413" w:name="_Toc428446998"/>
      <w:bookmarkStart w:id="414" w:name="_Toc428778477"/>
      <w:bookmarkStart w:id="415" w:name="_Toc428447004"/>
      <w:bookmarkStart w:id="416" w:name="_Toc428778483"/>
      <w:bookmarkStart w:id="417" w:name="_Toc428447005"/>
      <w:bookmarkStart w:id="418" w:name="_Toc428778484"/>
      <w:bookmarkStart w:id="419" w:name="_Toc428447010"/>
      <w:bookmarkStart w:id="420" w:name="_Toc428778489"/>
      <w:bookmarkStart w:id="421" w:name="_Toc428447011"/>
      <w:bookmarkStart w:id="422" w:name="_Toc428778490"/>
      <w:bookmarkStart w:id="423" w:name="_Toc428447017"/>
      <w:bookmarkStart w:id="424" w:name="_Toc428778496"/>
      <w:bookmarkStart w:id="425" w:name="_Toc428447018"/>
      <w:bookmarkStart w:id="426" w:name="_Toc428778497"/>
      <w:bookmarkStart w:id="427" w:name="_Toc428447019"/>
      <w:bookmarkStart w:id="428" w:name="_Toc428778498"/>
      <w:bookmarkStart w:id="429" w:name="_Toc428447023"/>
      <w:bookmarkStart w:id="430" w:name="_Toc428778502"/>
      <w:bookmarkStart w:id="431" w:name="_Toc428447024"/>
      <w:bookmarkStart w:id="432" w:name="_Toc428778503"/>
      <w:bookmarkStart w:id="433" w:name="_Toc428447025"/>
      <w:bookmarkStart w:id="434" w:name="_Toc428778504"/>
      <w:bookmarkStart w:id="435" w:name="_Toc428447026"/>
      <w:bookmarkStart w:id="436" w:name="_Toc428778505"/>
      <w:bookmarkStart w:id="437" w:name="_Toc428447028"/>
      <w:bookmarkStart w:id="438" w:name="_Toc428778507"/>
      <w:bookmarkStart w:id="439" w:name="_Toc428447030"/>
      <w:bookmarkStart w:id="440" w:name="_Toc428778509"/>
      <w:bookmarkStart w:id="441" w:name="_Toc428447036"/>
      <w:bookmarkStart w:id="442" w:name="_Toc428778515"/>
      <w:bookmarkStart w:id="443" w:name="_Toc428447039"/>
      <w:bookmarkStart w:id="444" w:name="_Toc428778518"/>
      <w:bookmarkStart w:id="445" w:name="_Toc428447040"/>
      <w:bookmarkStart w:id="446" w:name="_Toc428778519"/>
      <w:bookmarkStart w:id="447" w:name="_Toc428447043"/>
      <w:bookmarkStart w:id="448" w:name="_Toc428778522"/>
      <w:bookmarkStart w:id="449" w:name="_Toc428447050"/>
      <w:bookmarkStart w:id="450" w:name="_Toc428778529"/>
      <w:bookmarkStart w:id="451" w:name="_Toc428447051"/>
      <w:bookmarkStart w:id="452" w:name="_Toc428778530"/>
      <w:bookmarkStart w:id="453" w:name="_Toc428447053"/>
      <w:bookmarkStart w:id="454" w:name="_Toc428778532"/>
      <w:bookmarkStart w:id="455" w:name="_Toc428447054"/>
      <w:bookmarkStart w:id="456" w:name="_Toc428778533"/>
      <w:bookmarkStart w:id="457" w:name="_Toc428447057"/>
      <w:bookmarkStart w:id="458" w:name="_Toc428778536"/>
      <w:bookmarkStart w:id="459" w:name="_Toc428447058"/>
      <w:bookmarkStart w:id="460" w:name="_Toc428778537"/>
      <w:bookmarkStart w:id="461" w:name="_Toc428447060"/>
      <w:bookmarkStart w:id="462" w:name="_Toc428778539"/>
      <w:bookmarkStart w:id="463" w:name="_Toc428447061"/>
      <w:bookmarkStart w:id="464" w:name="_Toc428778540"/>
      <w:bookmarkStart w:id="465" w:name="_Toc428447064"/>
      <w:bookmarkStart w:id="466" w:name="_Toc428778543"/>
      <w:bookmarkStart w:id="467" w:name="_Toc428447065"/>
      <w:bookmarkStart w:id="468" w:name="_Toc428778544"/>
      <w:bookmarkStart w:id="469" w:name="_Toc428447069"/>
      <w:bookmarkStart w:id="470" w:name="_Toc428778548"/>
      <w:bookmarkStart w:id="471" w:name="_Toc428447070"/>
      <w:bookmarkStart w:id="472" w:name="_Toc428778549"/>
      <w:bookmarkStart w:id="473" w:name="_Toc428447072"/>
      <w:bookmarkStart w:id="474" w:name="_Toc428778551"/>
      <w:bookmarkStart w:id="475" w:name="_Toc428447074"/>
      <w:bookmarkStart w:id="476" w:name="_Toc428778553"/>
      <w:bookmarkStart w:id="477" w:name="_Toc428447086"/>
      <w:bookmarkStart w:id="478" w:name="_Toc428778565"/>
      <w:bookmarkStart w:id="479" w:name="_Toc428447087"/>
      <w:bookmarkStart w:id="480" w:name="_Toc428778566"/>
      <w:bookmarkStart w:id="481" w:name="_Toc428447091"/>
      <w:bookmarkStart w:id="482" w:name="_Toc428778570"/>
      <w:bookmarkStart w:id="483" w:name="_Toc428447092"/>
      <w:bookmarkStart w:id="484" w:name="_Toc428778571"/>
      <w:bookmarkStart w:id="485" w:name="_Toc428447093"/>
      <w:bookmarkStart w:id="486" w:name="_Toc428778572"/>
      <w:bookmarkStart w:id="487" w:name="_Toc428447095"/>
      <w:bookmarkStart w:id="488" w:name="_Toc428778574"/>
      <w:bookmarkStart w:id="489" w:name="_Toc428447099"/>
      <w:bookmarkStart w:id="490" w:name="_Toc428778578"/>
      <w:bookmarkStart w:id="491" w:name="_Toc428447103"/>
      <w:bookmarkStart w:id="492" w:name="_Toc428778582"/>
      <w:bookmarkStart w:id="493" w:name="_Toc428447104"/>
      <w:bookmarkStart w:id="494" w:name="_Toc428778583"/>
      <w:bookmarkStart w:id="495" w:name="_Toc428447105"/>
      <w:bookmarkStart w:id="496" w:name="_Toc428778584"/>
      <w:bookmarkStart w:id="497" w:name="_Toc428447106"/>
      <w:bookmarkStart w:id="498" w:name="_Toc428778585"/>
      <w:bookmarkStart w:id="499" w:name="_Toc428447114"/>
      <w:bookmarkStart w:id="500" w:name="_Toc428778593"/>
      <w:bookmarkStart w:id="501" w:name="_Toc428447116"/>
      <w:bookmarkStart w:id="502" w:name="_Toc428778595"/>
      <w:bookmarkStart w:id="503" w:name="_Toc428447119"/>
      <w:bookmarkStart w:id="504" w:name="_Toc428778598"/>
      <w:bookmarkStart w:id="505" w:name="_Toc428447120"/>
      <w:bookmarkStart w:id="506" w:name="_Toc428778599"/>
      <w:bookmarkStart w:id="507" w:name="_Toc428447122"/>
      <w:bookmarkStart w:id="508" w:name="_Toc428778601"/>
      <w:bookmarkStart w:id="509" w:name="_Toc428447127"/>
      <w:bookmarkStart w:id="510" w:name="_Toc428778606"/>
      <w:bookmarkStart w:id="511" w:name="_Toc428447129"/>
      <w:bookmarkStart w:id="512" w:name="_Toc428778608"/>
      <w:bookmarkStart w:id="513" w:name="_Toc428447138"/>
      <w:bookmarkStart w:id="514" w:name="_Toc428778617"/>
      <w:bookmarkStart w:id="515" w:name="_Toc428447140"/>
      <w:bookmarkStart w:id="516" w:name="_Toc428778619"/>
      <w:bookmarkStart w:id="517" w:name="_Toc428447142"/>
      <w:bookmarkStart w:id="518" w:name="_Toc428778621"/>
      <w:bookmarkStart w:id="519" w:name="_Toc428447145"/>
      <w:bookmarkStart w:id="520" w:name="_Toc428778624"/>
      <w:bookmarkStart w:id="521" w:name="_Toc428447148"/>
      <w:bookmarkStart w:id="522" w:name="_Toc428778627"/>
      <w:bookmarkStart w:id="523" w:name="_Toc428447149"/>
      <w:bookmarkStart w:id="524" w:name="_Toc428778628"/>
      <w:bookmarkStart w:id="525" w:name="_Toc428447168"/>
      <w:bookmarkStart w:id="526" w:name="_Toc428778647"/>
      <w:bookmarkStart w:id="527" w:name="_Toc428447173"/>
      <w:bookmarkStart w:id="528" w:name="_Toc428778652"/>
      <w:bookmarkStart w:id="529" w:name="_Toc428447174"/>
      <w:bookmarkStart w:id="530" w:name="_Toc428778653"/>
      <w:bookmarkStart w:id="531" w:name="_Toc428447175"/>
      <w:bookmarkStart w:id="532" w:name="_Toc428778654"/>
      <w:bookmarkStart w:id="533" w:name="_Toc428447176"/>
      <w:bookmarkStart w:id="534" w:name="_Toc428778655"/>
      <w:bookmarkStart w:id="535" w:name="_Toc428447177"/>
      <w:bookmarkStart w:id="536" w:name="_Toc428778656"/>
      <w:bookmarkStart w:id="537" w:name="_Toc428447184"/>
      <w:bookmarkStart w:id="538" w:name="_Toc428778663"/>
      <w:bookmarkStart w:id="539" w:name="_Toc428447192"/>
      <w:bookmarkStart w:id="540" w:name="_Toc428778671"/>
      <w:bookmarkStart w:id="541" w:name="_Toc428447256"/>
      <w:bookmarkStart w:id="542" w:name="_Toc428778735"/>
      <w:bookmarkStart w:id="543" w:name="_Toc428447263"/>
      <w:bookmarkStart w:id="544" w:name="_Toc428778742"/>
      <w:bookmarkStart w:id="545" w:name="_Toc428447264"/>
      <w:bookmarkStart w:id="546" w:name="_Toc428778743"/>
      <w:bookmarkStart w:id="547" w:name="_Toc428447265"/>
      <w:bookmarkStart w:id="548" w:name="_Toc428778744"/>
      <w:bookmarkStart w:id="549" w:name="_Toc428447266"/>
      <w:bookmarkStart w:id="550" w:name="_Toc428778745"/>
      <w:bookmarkStart w:id="551" w:name="_Toc428447267"/>
      <w:bookmarkStart w:id="552" w:name="_Toc428778746"/>
      <w:bookmarkStart w:id="553" w:name="_Toc428447268"/>
      <w:bookmarkStart w:id="554" w:name="_Toc428778747"/>
      <w:bookmarkStart w:id="555" w:name="_Toc428447269"/>
      <w:bookmarkStart w:id="556" w:name="_Toc428778748"/>
      <w:bookmarkStart w:id="557" w:name="_Toc428447270"/>
      <w:bookmarkStart w:id="558" w:name="_Toc428778749"/>
      <w:bookmarkStart w:id="559" w:name="_Toc428447272"/>
      <w:bookmarkStart w:id="560" w:name="_Toc428778751"/>
      <w:bookmarkStart w:id="561" w:name="_Toc428447291"/>
      <w:bookmarkStart w:id="562" w:name="_Toc428778770"/>
      <w:bookmarkStart w:id="563" w:name="_Toc428447292"/>
      <w:bookmarkStart w:id="564" w:name="_Toc428778771"/>
      <w:bookmarkStart w:id="565" w:name="_Toc428447299"/>
      <w:bookmarkStart w:id="566" w:name="_Toc428778778"/>
      <w:bookmarkStart w:id="567" w:name="_Toc428447300"/>
      <w:bookmarkStart w:id="568" w:name="_Toc428778779"/>
      <w:bookmarkStart w:id="569" w:name="_Toc428447301"/>
      <w:bookmarkStart w:id="570" w:name="_Toc428778780"/>
      <w:bookmarkStart w:id="571" w:name="_Toc428447304"/>
      <w:bookmarkStart w:id="572" w:name="_Toc428778783"/>
      <w:bookmarkStart w:id="573" w:name="_Toc428447308"/>
      <w:bookmarkStart w:id="574" w:name="_Toc428778787"/>
      <w:bookmarkStart w:id="575" w:name="_Toc428447309"/>
      <w:bookmarkStart w:id="576" w:name="_Toc428778788"/>
      <w:bookmarkStart w:id="577" w:name="_Toc428447310"/>
      <w:bookmarkStart w:id="578" w:name="_Toc428778789"/>
      <w:bookmarkStart w:id="579" w:name="_Toc428447311"/>
      <w:bookmarkStart w:id="580" w:name="_Toc428778790"/>
      <w:bookmarkStart w:id="581" w:name="_Toc428447312"/>
      <w:bookmarkStart w:id="582" w:name="_Toc428778791"/>
      <w:bookmarkStart w:id="583" w:name="_Toc428447313"/>
      <w:bookmarkStart w:id="584" w:name="_Toc428778792"/>
      <w:bookmarkStart w:id="585" w:name="_Toc428447314"/>
      <w:bookmarkStart w:id="586" w:name="_Toc428778793"/>
      <w:bookmarkStart w:id="587" w:name="_Toc428447315"/>
      <w:bookmarkStart w:id="588" w:name="_Toc428778794"/>
      <w:bookmarkStart w:id="589" w:name="_Toc428447316"/>
      <w:bookmarkStart w:id="590" w:name="_Toc428778795"/>
      <w:bookmarkStart w:id="591" w:name="_Toc428447317"/>
      <w:bookmarkStart w:id="592" w:name="_Toc428778796"/>
      <w:bookmarkStart w:id="593" w:name="_Toc428447318"/>
      <w:bookmarkStart w:id="594" w:name="_Toc428778797"/>
      <w:bookmarkStart w:id="595" w:name="_Toc428447319"/>
      <w:bookmarkStart w:id="596" w:name="_Toc428778798"/>
      <w:bookmarkStart w:id="597" w:name="_Toc428447320"/>
      <w:bookmarkStart w:id="598" w:name="_Toc428778799"/>
      <w:bookmarkStart w:id="599" w:name="_Toc428447333"/>
      <w:bookmarkStart w:id="600" w:name="_Toc428778812"/>
      <w:bookmarkStart w:id="601" w:name="_Toc428447419"/>
      <w:bookmarkStart w:id="602" w:name="_Toc428778898"/>
      <w:bookmarkStart w:id="603" w:name="_Toc428447722"/>
      <w:bookmarkStart w:id="604" w:name="_Toc428779201"/>
      <w:bookmarkStart w:id="605" w:name="_Toc428447735"/>
      <w:bookmarkStart w:id="606" w:name="_Toc428779214"/>
      <w:bookmarkStart w:id="607" w:name="_Toc428447847"/>
      <w:bookmarkStart w:id="608" w:name="_Toc428779326"/>
      <w:bookmarkStart w:id="609" w:name="_Toc428447848"/>
      <w:bookmarkStart w:id="610" w:name="_Toc428779327"/>
      <w:bookmarkStart w:id="611" w:name="_Toc428447849"/>
      <w:bookmarkStart w:id="612" w:name="_Toc428779328"/>
      <w:bookmarkStart w:id="613" w:name="_Toc428447859"/>
      <w:bookmarkStart w:id="614" w:name="_Toc428779338"/>
      <w:bookmarkStart w:id="615" w:name="_Toc428447867"/>
      <w:bookmarkStart w:id="616" w:name="_Toc428779346"/>
      <w:bookmarkStart w:id="617" w:name="_Toc428449063"/>
      <w:bookmarkStart w:id="618" w:name="_Toc428780542"/>
      <w:bookmarkStart w:id="619" w:name="_Toc428449064"/>
      <w:bookmarkStart w:id="620" w:name="_Toc428780543"/>
      <w:bookmarkStart w:id="621" w:name="_Toc428449071"/>
      <w:bookmarkStart w:id="622" w:name="_Toc428780550"/>
      <w:bookmarkStart w:id="623" w:name="_Toc428449074"/>
      <w:bookmarkStart w:id="624" w:name="_Toc428780553"/>
      <w:bookmarkStart w:id="625" w:name="_Toc428449093"/>
      <w:bookmarkStart w:id="626" w:name="_Toc428780572"/>
      <w:bookmarkStart w:id="627" w:name="_Toc428449105"/>
      <w:bookmarkStart w:id="628" w:name="_Toc428780584"/>
      <w:bookmarkStart w:id="629" w:name="_Toc428449113"/>
      <w:bookmarkStart w:id="630" w:name="_Toc428780592"/>
      <w:bookmarkStart w:id="631" w:name="_Toc279062160"/>
      <w:bookmarkStart w:id="632" w:name="_Toc279062162"/>
      <w:bookmarkStart w:id="633" w:name="_Toc279062163"/>
      <w:bookmarkStart w:id="634" w:name="_Toc279062164"/>
      <w:bookmarkStart w:id="635" w:name="_Toc279062166"/>
      <w:bookmarkStart w:id="636" w:name="_Toc279062172"/>
      <w:bookmarkStart w:id="637" w:name="_Toc279062173"/>
      <w:bookmarkStart w:id="638" w:name="_Toc279062174"/>
      <w:bookmarkStart w:id="639" w:name="_Toc279062175"/>
      <w:bookmarkStart w:id="640" w:name="_Toc279062176"/>
      <w:bookmarkStart w:id="641" w:name="_Toc279062177"/>
      <w:bookmarkStart w:id="642" w:name="_Toc279062179"/>
      <w:bookmarkStart w:id="643" w:name="_Toc279062190"/>
      <w:bookmarkStart w:id="644" w:name="_Toc279062191"/>
      <w:bookmarkStart w:id="645" w:name="_Toc279062192"/>
      <w:bookmarkStart w:id="646" w:name="_Toc279062193"/>
      <w:bookmarkStart w:id="647" w:name="_Toc279062194"/>
      <w:bookmarkStart w:id="648" w:name="_Toc279062195"/>
      <w:bookmarkStart w:id="649" w:name="_Toc279062196"/>
      <w:bookmarkStart w:id="650" w:name="_Toc279062197"/>
      <w:bookmarkStart w:id="651" w:name="_Toc279062198"/>
      <w:bookmarkStart w:id="652" w:name="_Toc279062199"/>
      <w:bookmarkStart w:id="653" w:name="_Toc279062200"/>
      <w:bookmarkStart w:id="654" w:name="_Toc279062201"/>
      <w:bookmarkStart w:id="655" w:name="_Toc279062202"/>
      <w:bookmarkStart w:id="656" w:name="_Toc279062203"/>
      <w:bookmarkStart w:id="657" w:name="_Toc279062204"/>
      <w:bookmarkStart w:id="658" w:name="_Toc279062205"/>
      <w:bookmarkStart w:id="659" w:name="_Toc279062206"/>
      <w:bookmarkStart w:id="660" w:name="_Toc279062207"/>
      <w:bookmarkStart w:id="661" w:name="_Toc279062208"/>
      <w:bookmarkStart w:id="662" w:name="_Toc279062209"/>
      <w:bookmarkStart w:id="663" w:name="_Toc279062210"/>
      <w:bookmarkStart w:id="664" w:name="_Toc279062211"/>
      <w:bookmarkStart w:id="665" w:name="_Toc279062212"/>
      <w:bookmarkStart w:id="666" w:name="_Toc279062213"/>
      <w:bookmarkStart w:id="667" w:name="_Toc279062214"/>
      <w:bookmarkStart w:id="668" w:name="_Toc279062216"/>
      <w:bookmarkStart w:id="669" w:name="_Toc279062224"/>
      <w:bookmarkStart w:id="670" w:name="_Toc279062256"/>
      <w:bookmarkStart w:id="671" w:name="_Toc279062280"/>
      <w:bookmarkStart w:id="672" w:name="_Toc279062303"/>
      <w:bookmarkStart w:id="673" w:name="_Toc279062333"/>
      <w:bookmarkStart w:id="674" w:name="_Toc279062350"/>
      <w:bookmarkStart w:id="675" w:name="_Toc279062373"/>
      <w:bookmarkStart w:id="676" w:name="_Toc279062402"/>
      <w:bookmarkStart w:id="677" w:name="_Toc279062427"/>
      <w:bookmarkStart w:id="678" w:name="_Toc279062433"/>
      <w:bookmarkStart w:id="679" w:name="_Toc279062437"/>
      <w:bookmarkStart w:id="680" w:name="_Toc279062441"/>
      <w:bookmarkStart w:id="681" w:name="_Toc279062475"/>
      <w:bookmarkStart w:id="682" w:name="_Toc428449152"/>
      <w:bookmarkStart w:id="683" w:name="_Toc428780631"/>
      <w:bookmarkStart w:id="684" w:name="_Toc428449157"/>
      <w:bookmarkStart w:id="685" w:name="_Toc428780636"/>
      <w:bookmarkStart w:id="686" w:name="_Toc428449158"/>
      <w:bookmarkStart w:id="687" w:name="_Toc428780637"/>
      <w:bookmarkStart w:id="688" w:name="_Toc428449159"/>
      <w:bookmarkStart w:id="689" w:name="_Toc428780638"/>
      <w:bookmarkStart w:id="690" w:name="_Toc428449197"/>
      <w:bookmarkStart w:id="691" w:name="_Toc428780676"/>
      <w:bookmarkStart w:id="692" w:name="_Toc428449216"/>
      <w:bookmarkStart w:id="693" w:name="_Toc428780695"/>
      <w:bookmarkStart w:id="694" w:name="_Toc428449227"/>
      <w:bookmarkStart w:id="695" w:name="_Toc428780706"/>
      <w:bookmarkStart w:id="696" w:name="_Toc428449236"/>
      <w:bookmarkStart w:id="697" w:name="_Toc428780715"/>
      <w:bookmarkStart w:id="698" w:name="_Toc428449244"/>
      <w:bookmarkStart w:id="699" w:name="_Toc428780723"/>
      <w:bookmarkStart w:id="700" w:name="_Toc428449253"/>
      <w:bookmarkStart w:id="701" w:name="_Toc428780732"/>
      <w:bookmarkStart w:id="702" w:name="_Toc428449264"/>
      <w:bookmarkStart w:id="703" w:name="_Toc428780743"/>
      <w:bookmarkStart w:id="704" w:name="_Toc428449274"/>
      <w:bookmarkStart w:id="705" w:name="_Toc428780753"/>
      <w:bookmarkStart w:id="706" w:name="_Toc428449285"/>
      <w:bookmarkStart w:id="707" w:name="_Toc428780764"/>
      <w:bookmarkStart w:id="708" w:name="_Toc428449293"/>
      <w:bookmarkStart w:id="709" w:name="_Toc428780772"/>
      <w:bookmarkStart w:id="710" w:name="_Toc428449303"/>
      <w:bookmarkStart w:id="711" w:name="_Toc428780782"/>
      <w:bookmarkStart w:id="712" w:name="_Toc428449317"/>
      <w:bookmarkStart w:id="713" w:name="_Toc428780796"/>
      <w:bookmarkStart w:id="714" w:name="_Toc428449325"/>
      <w:bookmarkStart w:id="715" w:name="_Toc428780804"/>
      <w:bookmarkStart w:id="716" w:name="_Toc428449334"/>
      <w:bookmarkStart w:id="717" w:name="_Toc428780813"/>
      <w:bookmarkStart w:id="718" w:name="_Toc428449342"/>
      <w:bookmarkStart w:id="719" w:name="_Toc428780821"/>
      <w:bookmarkStart w:id="720" w:name="_Toc428449355"/>
      <w:bookmarkStart w:id="721" w:name="_Toc428780834"/>
      <w:bookmarkStart w:id="722" w:name="_Toc428449360"/>
      <w:bookmarkStart w:id="723" w:name="_Toc428780839"/>
      <w:bookmarkStart w:id="724" w:name="_Toc428449361"/>
      <w:bookmarkStart w:id="725" w:name="_Toc428780840"/>
      <w:bookmarkStart w:id="726" w:name="_Toc428449362"/>
      <w:bookmarkStart w:id="727" w:name="_Toc428780841"/>
      <w:bookmarkStart w:id="728" w:name="_Toc428449363"/>
      <w:bookmarkStart w:id="729" w:name="_Toc428780842"/>
      <w:bookmarkStart w:id="730" w:name="_Toc428449364"/>
      <w:bookmarkStart w:id="731" w:name="_Toc428780843"/>
      <w:bookmarkStart w:id="732" w:name="_Toc428449365"/>
      <w:bookmarkStart w:id="733" w:name="_Toc428780844"/>
      <w:bookmarkStart w:id="734" w:name="_Toc428449368"/>
      <w:bookmarkStart w:id="735" w:name="_Toc428780847"/>
      <w:bookmarkStart w:id="736" w:name="_Toc279062518"/>
      <w:bookmarkStart w:id="737" w:name="_Toc279062519"/>
      <w:bookmarkStart w:id="738" w:name="_Toc279062520"/>
      <w:bookmarkStart w:id="739" w:name="_Toc279062521"/>
      <w:bookmarkStart w:id="740" w:name="_Toc279062522"/>
      <w:bookmarkStart w:id="741" w:name="_Toc279062523"/>
      <w:bookmarkStart w:id="742" w:name="_Toc279062524"/>
      <w:bookmarkStart w:id="743" w:name="_Toc279062525"/>
      <w:bookmarkStart w:id="744" w:name="_Toc428449371"/>
      <w:bookmarkStart w:id="745" w:name="_Toc428780850"/>
      <w:bookmarkStart w:id="746" w:name="_Toc428449374"/>
      <w:bookmarkStart w:id="747" w:name="_Toc428780853"/>
      <w:bookmarkStart w:id="748" w:name="_Toc428449383"/>
      <w:bookmarkStart w:id="749" w:name="_Toc428780862"/>
      <w:bookmarkStart w:id="750" w:name="_Toc428449396"/>
      <w:bookmarkStart w:id="751" w:name="_Toc428780875"/>
      <w:bookmarkStart w:id="752" w:name="_Toc428449404"/>
      <w:bookmarkStart w:id="753" w:name="_Toc428780883"/>
      <w:bookmarkStart w:id="754" w:name="_Toc428449414"/>
      <w:bookmarkStart w:id="755" w:name="_Toc428780893"/>
      <w:bookmarkStart w:id="756" w:name="_Toc428449435"/>
      <w:bookmarkStart w:id="757" w:name="_Toc428780914"/>
      <w:bookmarkStart w:id="758" w:name="_Toc428449444"/>
      <w:bookmarkStart w:id="759" w:name="_Toc428780923"/>
      <w:bookmarkStart w:id="760" w:name="_Toc428449457"/>
      <w:bookmarkStart w:id="761" w:name="_Toc428780936"/>
      <w:bookmarkStart w:id="762" w:name="_Toc428449466"/>
      <w:bookmarkStart w:id="763" w:name="_Toc428780945"/>
      <w:bookmarkStart w:id="764" w:name="_Toc428449479"/>
      <w:bookmarkStart w:id="765" w:name="_Toc428780958"/>
      <w:bookmarkStart w:id="766" w:name="_Toc428449487"/>
      <w:bookmarkStart w:id="767" w:name="_Toc428780966"/>
      <w:bookmarkStart w:id="768" w:name="_Toc428449495"/>
      <w:bookmarkStart w:id="769" w:name="_Toc428780974"/>
      <w:bookmarkStart w:id="770" w:name="_Toc428449506"/>
      <w:bookmarkStart w:id="771" w:name="_Toc428780985"/>
      <w:bookmarkStart w:id="772" w:name="_Toc428449521"/>
      <w:bookmarkStart w:id="773" w:name="_Toc428781000"/>
      <w:bookmarkStart w:id="774" w:name="_Toc428449542"/>
      <w:bookmarkStart w:id="775" w:name="_Toc428781021"/>
      <w:bookmarkStart w:id="776" w:name="_Toc428449559"/>
      <w:bookmarkStart w:id="777" w:name="_Toc428781038"/>
      <w:bookmarkStart w:id="778" w:name="_Toc428449567"/>
      <w:bookmarkStart w:id="779" w:name="_Toc428781046"/>
      <w:bookmarkStart w:id="780" w:name="_Toc428449575"/>
      <w:bookmarkStart w:id="781" w:name="_Toc428781054"/>
      <w:bookmarkStart w:id="782" w:name="_Toc428449583"/>
      <w:bookmarkStart w:id="783" w:name="_Toc428781062"/>
      <w:bookmarkStart w:id="784" w:name="_Toc279062554"/>
      <w:bookmarkStart w:id="785" w:name="_Toc428449602"/>
      <w:bookmarkStart w:id="786" w:name="_Toc428781081"/>
      <w:bookmarkStart w:id="787" w:name="_Toc428449610"/>
      <w:bookmarkStart w:id="788" w:name="_Toc428781089"/>
      <w:bookmarkStart w:id="789" w:name="_Toc428449618"/>
      <w:bookmarkStart w:id="790" w:name="_Toc428781097"/>
      <w:bookmarkStart w:id="791" w:name="_Toc428449626"/>
      <w:bookmarkStart w:id="792" w:name="_Toc428781105"/>
      <w:bookmarkStart w:id="793" w:name="_Toc428449643"/>
      <w:bookmarkStart w:id="794" w:name="_Toc428781122"/>
      <w:bookmarkStart w:id="795" w:name="_Toc428449649"/>
      <w:bookmarkStart w:id="796" w:name="_Toc428781128"/>
      <w:bookmarkStart w:id="797" w:name="_Toc428449650"/>
      <w:bookmarkStart w:id="798" w:name="_Toc428781129"/>
      <w:bookmarkStart w:id="799" w:name="_Toc428449651"/>
      <w:bookmarkStart w:id="800" w:name="_Toc428781130"/>
      <w:bookmarkStart w:id="801" w:name="_Toc428449652"/>
      <w:bookmarkStart w:id="802" w:name="_Toc428781131"/>
      <w:bookmarkStart w:id="803" w:name="_Toc428449653"/>
      <w:bookmarkStart w:id="804" w:name="_Toc428781132"/>
      <w:bookmarkStart w:id="805" w:name="_Toc428449654"/>
      <w:bookmarkStart w:id="806" w:name="_Toc428781133"/>
      <w:bookmarkStart w:id="807" w:name="_Toc428449655"/>
      <w:bookmarkStart w:id="808" w:name="_Toc428781134"/>
      <w:bookmarkStart w:id="809" w:name="_Toc428449656"/>
      <w:bookmarkStart w:id="810" w:name="_Toc428781135"/>
      <w:bookmarkStart w:id="811" w:name="_Toc428449657"/>
      <w:bookmarkStart w:id="812" w:name="_Toc428781136"/>
      <w:bookmarkStart w:id="813" w:name="_Toc428449658"/>
      <w:bookmarkStart w:id="814" w:name="_Toc428781137"/>
      <w:bookmarkStart w:id="815" w:name="_Toc428449659"/>
      <w:bookmarkStart w:id="816" w:name="_Toc428781138"/>
      <w:bookmarkStart w:id="817" w:name="_Toc428449660"/>
      <w:bookmarkStart w:id="818" w:name="_Toc428781139"/>
      <w:bookmarkStart w:id="819" w:name="_Toc428449661"/>
      <w:bookmarkStart w:id="820" w:name="_Toc428781140"/>
      <w:bookmarkStart w:id="821" w:name="_Toc428449672"/>
      <w:bookmarkStart w:id="822" w:name="_Toc428781151"/>
      <w:bookmarkStart w:id="823" w:name="_Toc428449694"/>
      <w:bookmarkStart w:id="824" w:name="_Toc428781173"/>
      <w:bookmarkStart w:id="825" w:name="_Toc428449706"/>
      <w:bookmarkStart w:id="826" w:name="_Toc428781185"/>
      <w:bookmarkStart w:id="827" w:name="_Toc428449724"/>
      <w:bookmarkStart w:id="828" w:name="_Toc428781203"/>
      <w:bookmarkStart w:id="829" w:name="_Toc428449735"/>
      <w:bookmarkStart w:id="830" w:name="_Toc428781214"/>
      <w:bookmarkStart w:id="831" w:name="_Toc428449755"/>
      <w:bookmarkStart w:id="832" w:name="_Toc428781234"/>
      <w:bookmarkStart w:id="833" w:name="_Toc428449763"/>
      <w:bookmarkStart w:id="834" w:name="_Toc428781242"/>
      <w:bookmarkStart w:id="835" w:name="_Toc428449771"/>
      <w:bookmarkStart w:id="836" w:name="_Toc428781250"/>
      <w:bookmarkStart w:id="837" w:name="_Toc428449780"/>
      <w:bookmarkStart w:id="838" w:name="_Toc428781259"/>
      <w:bookmarkStart w:id="839" w:name="_Toc428449781"/>
      <w:bookmarkStart w:id="840" w:name="_Toc428781260"/>
      <w:bookmarkStart w:id="841" w:name="_Toc428449782"/>
      <w:bookmarkStart w:id="842" w:name="_Toc428781261"/>
      <w:bookmarkStart w:id="843" w:name="_Toc428449789"/>
      <w:bookmarkStart w:id="844" w:name="_Toc428781268"/>
      <w:bookmarkStart w:id="845" w:name="_Toc428449790"/>
      <w:bookmarkStart w:id="846" w:name="_Toc428781269"/>
      <w:bookmarkStart w:id="847" w:name="_Toc428449791"/>
      <w:bookmarkStart w:id="848" w:name="_Toc428781270"/>
      <w:bookmarkStart w:id="849" w:name="_Toc428449796"/>
      <w:bookmarkStart w:id="850" w:name="_Toc428781275"/>
      <w:bookmarkStart w:id="851" w:name="_Toc428449798"/>
      <w:bookmarkStart w:id="852" w:name="_Toc428781277"/>
      <w:bookmarkStart w:id="853" w:name="_Toc428449799"/>
      <w:bookmarkStart w:id="854" w:name="_Toc428781278"/>
      <w:bookmarkStart w:id="855" w:name="_Toc428449800"/>
      <w:bookmarkStart w:id="856" w:name="_Toc428781279"/>
      <w:bookmarkStart w:id="857" w:name="_Toc428449801"/>
      <w:bookmarkStart w:id="858" w:name="_Toc428781280"/>
      <w:bookmarkStart w:id="859" w:name="_Toc428449802"/>
      <w:bookmarkStart w:id="860" w:name="_Toc428781281"/>
      <w:bookmarkStart w:id="861" w:name="_Toc428449803"/>
      <w:bookmarkStart w:id="862" w:name="_Toc428781282"/>
      <w:bookmarkStart w:id="863" w:name="_Toc428449804"/>
      <w:bookmarkStart w:id="864" w:name="_Toc428781283"/>
      <w:bookmarkStart w:id="865" w:name="_Toc428449805"/>
      <w:bookmarkStart w:id="866" w:name="_Toc428781284"/>
      <w:bookmarkStart w:id="867" w:name="_Toc428449815"/>
      <w:bookmarkStart w:id="868" w:name="_Toc428781294"/>
      <w:bookmarkStart w:id="869" w:name="_Toc428449838"/>
      <w:bookmarkStart w:id="870" w:name="_Toc428781317"/>
      <w:bookmarkStart w:id="871" w:name="_Toc428449846"/>
      <w:bookmarkStart w:id="872" w:name="_Toc428781325"/>
      <w:bookmarkStart w:id="873" w:name="_Toc428449854"/>
      <w:bookmarkStart w:id="874" w:name="_Toc428781333"/>
      <w:bookmarkStart w:id="875" w:name="_Toc428449862"/>
      <w:bookmarkStart w:id="876" w:name="_Toc428781341"/>
      <w:bookmarkStart w:id="877" w:name="_Toc428449870"/>
      <w:bookmarkStart w:id="878" w:name="_Toc428781349"/>
      <w:bookmarkStart w:id="879" w:name="_Toc428449882"/>
      <w:bookmarkStart w:id="880" w:name="_Toc428781361"/>
      <w:bookmarkStart w:id="881" w:name="_Toc428449890"/>
      <w:bookmarkStart w:id="882" w:name="_Toc428781369"/>
      <w:bookmarkStart w:id="883" w:name="_Toc428449898"/>
      <w:bookmarkStart w:id="884" w:name="_Toc428781377"/>
      <w:bookmarkStart w:id="885" w:name="_Toc428449911"/>
      <w:bookmarkStart w:id="886" w:name="_Toc428781390"/>
      <w:bookmarkStart w:id="887" w:name="_Toc428449919"/>
      <w:bookmarkStart w:id="888" w:name="_Toc428781398"/>
      <w:bookmarkStart w:id="889" w:name="_Toc428449927"/>
      <w:bookmarkStart w:id="890" w:name="_Toc428781406"/>
      <w:bookmarkStart w:id="891" w:name="_Toc428449948"/>
      <w:bookmarkStart w:id="892" w:name="_Toc428781427"/>
      <w:bookmarkStart w:id="893" w:name="_Toc428449956"/>
      <w:bookmarkStart w:id="894" w:name="_Toc428781435"/>
      <w:bookmarkStart w:id="895" w:name="_Toc428449964"/>
      <w:bookmarkStart w:id="896" w:name="_Toc428781443"/>
      <w:bookmarkStart w:id="897" w:name="_Toc428449972"/>
      <w:bookmarkStart w:id="898" w:name="_Toc428781451"/>
      <w:bookmarkStart w:id="899" w:name="_Toc428449980"/>
      <w:bookmarkStart w:id="900" w:name="_Toc428781459"/>
      <w:bookmarkStart w:id="901" w:name="_Toc428449988"/>
      <w:bookmarkStart w:id="902" w:name="_Toc428781467"/>
      <w:bookmarkStart w:id="903" w:name="_Toc428450002"/>
      <w:bookmarkStart w:id="904" w:name="_Toc428781481"/>
      <w:bookmarkStart w:id="905" w:name="_Toc428450010"/>
      <w:bookmarkStart w:id="906" w:name="_Toc428781489"/>
      <w:bookmarkStart w:id="907" w:name="_Toc428450019"/>
      <w:bookmarkStart w:id="908" w:name="_Toc428781498"/>
      <w:bookmarkStart w:id="909" w:name="_Toc428450027"/>
      <w:bookmarkStart w:id="910" w:name="_Toc428781506"/>
      <w:bookmarkStart w:id="911" w:name="_Toc428450043"/>
      <w:bookmarkStart w:id="912" w:name="_Toc428781522"/>
      <w:bookmarkStart w:id="913" w:name="_Toc428450051"/>
      <w:bookmarkStart w:id="914" w:name="_Toc428781530"/>
      <w:bookmarkStart w:id="915" w:name="_Toc428450059"/>
      <w:bookmarkStart w:id="916" w:name="_Toc428781538"/>
      <w:bookmarkStart w:id="917" w:name="_Toc428450068"/>
      <w:bookmarkStart w:id="918" w:name="_Toc428781547"/>
      <w:bookmarkStart w:id="919" w:name="_Toc428450084"/>
      <w:bookmarkStart w:id="920" w:name="_Toc428781563"/>
      <w:bookmarkStart w:id="921" w:name="_Toc428450092"/>
      <w:bookmarkStart w:id="922" w:name="_Toc428781571"/>
      <w:bookmarkStart w:id="923" w:name="_Toc428450100"/>
      <w:bookmarkStart w:id="924" w:name="_Toc428781579"/>
      <w:bookmarkStart w:id="925" w:name="_Toc428450108"/>
      <w:bookmarkStart w:id="926" w:name="_Toc428781587"/>
      <w:bookmarkStart w:id="927" w:name="_Toc428450116"/>
      <w:bookmarkStart w:id="928" w:name="_Toc428781595"/>
      <w:bookmarkStart w:id="929" w:name="_Toc428450131"/>
      <w:bookmarkStart w:id="930" w:name="_Toc428781610"/>
      <w:bookmarkStart w:id="931" w:name="_Toc428450139"/>
      <w:bookmarkStart w:id="932" w:name="_Toc428781618"/>
      <w:bookmarkStart w:id="933" w:name="_Toc428450147"/>
      <w:bookmarkStart w:id="934" w:name="_Toc428781626"/>
      <w:bookmarkStart w:id="935" w:name="_Toc428450155"/>
      <w:bookmarkStart w:id="936" w:name="_Toc428781634"/>
      <w:bookmarkStart w:id="937" w:name="_Toc428450169"/>
      <w:bookmarkStart w:id="938" w:name="_Toc428781648"/>
      <w:bookmarkStart w:id="939" w:name="_Toc428450177"/>
      <w:bookmarkStart w:id="940" w:name="_Toc428781656"/>
      <w:bookmarkStart w:id="941" w:name="_Toc428450185"/>
      <w:bookmarkStart w:id="942" w:name="_Toc428781664"/>
      <w:bookmarkStart w:id="943" w:name="_Toc428450193"/>
      <w:bookmarkStart w:id="944" w:name="_Toc428781672"/>
      <w:bookmarkStart w:id="945" w:name="_Toc428450206"/>
      <w:bookmarkStart w:id="946" w:name="_Toc428781685"/>
      <w:bookmarkStart w:id="947" w:name="_Toc428450214"/>
      <w:bookmarkStart w:id="948" w:name="_Toc428781693"/>
      <w:bookmarkStart w:id="949" w:name="_Toc428450222"/>
      <w:bookmarkStart w:id="950" w:name="_Toc428781701"/>
      <w:bookmarkStart w:id="951" w:name="_Toc428450231"/>
      <w:bookmarkStart w:id="952" w:name="_Toc428781710"/>
      <w:bookmarkStart w:id="953" w:name="_Toc428450237"/>
      <w:bookmarkStart w:id="954" w:name="_Toc428781716"/>
      <w:bookmarkStart w:id="955" w:name="_Toc428450238"/>
      <w:bookmarkStart w:id="956" w:name="_Toc428781717"/>
      <w:bookmarkStart w:id="957" w:name="_Toc428450239"/>
      <w:bookmarkStart w:id="958" w:name="_Toc428781718"/>
      <w:bookmarkStart w:id="959" w:name="_Toc428450240"/>
      <w:bookmarkStart w:id="960" w:name="_Toc428781719"/>
      <w:bookmarkStart w:id="961" w:name="_Toc428450241"/>
      <w:bookmarkStart w:id="962" w:name="_Toc428781720"/>
      <w:bookmarkStart w:id="963" w:name="_Toc428450243"/>
      <w:bookmarkStart w:id="964" w:name="_Toc428781722"/>
      <w:bookmarkStart w:id="965" w:name="_Toc428450244"/>
      <w:bookmarkStart w:id="966" w:name="_Toc428781723"/>
      <w:bookmarkStart w:id="967" w:name="_Toc428450246"/>
      <w:bookmarkStart w:id="968" w:name="_Toc428781725"/>
      <w:bookmarkStart w:id="969" w:name="_Toc428450247"/>
      <w:bookmarkStart w:id="970" w:name="_Toc428781726"/>
      <w:bookmarkStart w:id="971" w:name="_Toc428450248"/>
      <w:bookmarkStart w:id="972" w:name="_Toc428781727"/>
      <w:bookmarkStart w:id="973" w:name="_Toc428450249"/>
      <w:bookmarkStart w:id="974" w:name="_Toc428781728"/>
      <w:bookmarkStart w:id="975" w:name="_Toc428450250"/>
      <w:bookmarkStart w:id="976" w:name="_Toc428781729"/>
      <w:bookmarkStart w:id="977" w:name="_Toc428450251"/>
      <w:bookmarkStart w:id="978" w:name="_Toc428781730"/>
      <w:bookmarkStart w:id="979" w:name="_Toc428450252"/>
      <w:bookmarkStart w:id="980" w:name="_Toc428781731"/>
      <w:bookmarkStart w:id="981" w:name="_Toc428450253"/>
      <w:bookmarkStart w:id="982" w:name="_Toc428781732"/>
      <w:bookmarkStart w:id="983" w:name="_Toc279062608"/>
      <w:bookmarkStart w:id="984" w:name="_Toc279062609"/>
      <w:bookmarkStart w:id="985" w:name="_Toc279062610"/>
      <w:bookmarkStart w:id="986" w:name="_Toc279062611"/>
      <w:bookmarkStart w:id="987" w:name="_Toc279062613"/>
      <w:bookmarkStart w:id="988" w:name="_Toc428450254"/>
      <w:bookmarkStart w:id="989" w:name="_Toc428781733"/>
      <w:bookmarkStart w:id="990" w:name="_Toc428450264"/>
      <w:bookmarkStart w:id="991" w:name="_Toc428781743"/>
      <w:bookmarkStart w:id="992" w:name="_Toc428450294"/>
      <w:bookmarkStart w:id="993" w:name="_Toc428781773"/>
      <w:bookmarkStart w:id="994" w:name="_Toc428450302"/>
      <w:bookmarkStart w:id="995" w:name="_Toc428781781"/>
      <w:bookmarkStart w:id="996" w:name="_Toc428450310"/>
      <w:bookmarkStart w:id="997" w:name="_Toc428781789"/>
      <w:bookmarkStart w:id="998" w:name="_Toc428450318"/>
      <w:bookmarkStart w:id="999" w:name="_Toc428781797"/>
      <w:bookmarkStart w:id="1000" w:name="_Toc428450326"/>
      <w:bookmarkStart w:id="1001" w:name="_Toc428781805"/>
      <w:bookmarkStart w:id="1002" w:name="_Toc428450334"/>
      <w:bookmarkStart w:id="1003" w:name="_Toc428781813"/>
      <w:bookmarkStart w:id="1004" w:name="_Toc428450342"/>
      <w:bookmarkStart w:id="1005" w:name="_Toc428781821"/>
      <w:bookmarkStart w:id="1006" w:name="_Toc428450350"/>
      <w:bookmarkStart w:id="1007" w:name="_Toc428781829"/>
      <w:bookmarkStart w:id="1008" w:name="_Toc428450358"/>
      <w:bookmarkStart w:id="1009" w:name="_Toc428781837"/>
      <w:bookmarkStart w:id="1010" w:name="_Toc428450374"/>
      <w:bookmarkStart w:id="1011" w:name="_Toc428781853"/>
      <w:bookmarkStart w:id="1012" w:name="_Toc428450382"/>
      <w:bookmarkStart w:id="1013" w:name="_Toc428781861"/>
      <w:bookmarkStart w:id="1014" w:name="_Toc428450390"/>
      <w:bookmarkStart w:id="1015" w:name="_Toc428781869"/>
      <w:bookmarkStart w:id="1016" w:name="_Toc428450398"/>
      <w:bookmarkStart w:id="1017" w:name="_Toc428781877"/>
      <w:bookmarkStart w:id="1018" w:name="_Toc428450406"/>
      <w:bookmarkStart w:id="1019" w:name="_Toc428781885"/>
      <w:bookmarkStart w:id="1020" w:name="_Toc428450414"/>
      <w:bookmarkStart w:id="1021" w:name="_Toc428781893"/>
      <w:bookmarkStart w:id="1022" w:name="_Toc428450433"/>
      <w:bookmarkStart w:id="1023" w:name="_Toc428781912"/>
      <w:bookmarkStart w:id="1024" w:name="_Toc428450441"/>
      <w:bookmarkStart w:id="1025" w:name="_Toc428781920"/>
      <w:bookmarkStart w:id="1026" w:name="_Toc428450449"/>
      <w:bookmarkStart w:id="1027" w:name="_Toc428781928"/>
      <w:bookmarkStart w:id="1028" w:name="_Toc428450457"/>
      <w:bookmarkStart w:id="1029" w:name="_Toc428781936"/>
      <w:bookmarkStart w:id="1030" w:name="_Toc428450473"/>
      <w:bookmarkStart w:id="1031" w:name="_Toc428781952"/>
      <w:bookmarkStart w:id="1032" w:name="_Toc428450481"/>
      <w:bookmarkStart w:id="1033" w:name="_Toc428781960"/>
      <w:bookmarkStart w:id="1034" w:name="_Toc428450489"/>
      <w:bookmarkStart w:id="1035" w:name="_Toc428781968"/>
      <w:bookmarkStart w:id="1036" w:name="_Toc428450497"/>
      <w:bookmarkStart w:id="1037" w:name="_Toc428781976"/>
      <w:bookmarkStart w:id="1038" w:name="_Toc428450514"/>
      <w:bookmarkStart w:id="1039" w:name="_Toc428781993"/>
      <w:bookmarkStart w:id="1040" w:name="_Toc428450528"/>
      <w:bookmarkStart w:id="1041" w:name="_Toc428782007"/>
      <w:bookmarkStart w:id="1042" w:name="_Toc428450536"/>
      <w:bookmarkStart w:id="1043" w:name="_Toc428782015"/>
      <w:bookmarkStart w:id="1044" w:name="_Toc428450546"/>
      <w:bookmarkStart w:id="1045" w:name="_Toc428782025"/>
      <w:bookmarkStart w:id="1046" w:name="_Toc428450557"/>
      <w:bookmarkStart w:id="1047" w:name="_Toc428782036"/>
      <w:bookmarkStart w:id="1048" w:name="_Toc428450565"/>
      <w:bookmarkStart w:id="1049" w:name="_Toc428782044"/>
      <w:bookmarkStart w:id="1050" w:name="_Toc428450573"/>
      <w:bookmarkStart w:id="1051" w:name="_Toc428782052"/>
      <w:bookmarkStart w:id="1052" w:name="_Toc428450583"/>
      <w:bookmarkStart w:id="1053" w:name="_Toc428782062"/>
      <w:bookmarkStart w:id="1054" w:name="_Toc428450594"/>
      <w:bookmarkStart w:id="1055" w:name="_Toc428782073"/>
      <w:bookmarkStart w:id="1056" w:name="_Toc428450618"/>
      <w:bookmarkStart w:id="1057" w:name="_Toc428782097"/>
      <w:bookmarkStart w:id="1058" w:name="_Toc428450626"/>
      <w:bookmarkStart w:id="1059" w:name="_Toc428782105"/>
      <w:bookmarkStart w:id="1060" w:name="_Toc428450634"/>
      <w:bookmarkStart w:id="1061" w:name="_Toc428782113"/>
      <w:bookmarkStart w:id="1062" w:name="_Toc428450642"/>
      <w:bookmarkStart w:id="1063" w:name="_Toc428782121"/>
      <w:bookmarkStart w:id="1064" w:name="_Toc428450653"/>
      <w:bookmarkStart w:id="1065" w:name="_Toc428782132"/>
      <w:bookmarkStart w:id="1066" w:name="_Toc428450661"/>
      <w:bookmarkStart w:id="1067" w:name="_Toc428782140"/>
      <w:bookmarkStart w:id="1068" w:name="_Toc428450677"/>
      <w:bookmarkStart w:id="1069" w:name="_Toc428782156"/>
      <w:bookmarkStart w:id="1070" w:name="_Toc428450685"/>
      <w:bookmarkStart w:id="1071" w:name="_Toc428782164"/>
      <w:bookmarkStart w:id="1072" w:name="_Toc428450720"/>
      <w:bookmarkStart w:id="1073" w:name="_Toc428782199"/>
      <w:bookmarkStart w:id="1074" w:name="_Toc428450721"/>
      <w:bookmarkStart w:id="1075" w:name="_Toc428782200"/>
      <w:bookmarkStart w:id="1076" w:name="_Toc428450723"/>
      <w:bookmarkStart w:id="1077" w:name="_Toc428782202"/>
      <w:bookmarkStart w:id="1078" w:name="_Toc428450727"/>
      <w:bookmarkStart w:id="1079" w:name="_Toc428782206"/>
      <w:bookmarkStart w:id="1080" w:name="_Toc428450728"/>
      <w:bookmarkStart w:id="1081" w:name="_Toc428782207"/>
      <w:bookmarkStart w:id="1082" w:name="_Toc428450734"/>
      <w:bookmarkStart w:id="1083" w:name="_Toc428782213"/>
      <w:bookmarkStart w:id="1084" w:name="_Toc428450763"/>
      <w:bookmarkStart w:id="1085" w:name="_Toc428782242"/>
      <w:bookmarkStart w:id="1086" w:name="_Toc428450772"/>
      <w:bookmarkStart w:id="1087" w:name="_Toc428782251"/>
      <w:bookmarkStart w:id="1088" w:name="_Toc428450775"/>
      <w:bookmarkStart w:id="1089" w:name="_Toc428782254"/>
      <w:bookmarkStart w:id="1090" w:name="_Toc428450782"/>
      <w:bookmarkStart w:id="1091" w:name="_Toc428782261"/>
      <w:bookmarkStart w:id="1092" w:name="_Toc428450784"/>
      <w:bookmarkStart w:id="1093" w:name="_Toc428782263"/>
      <w:bookmarkStart w:id="1094" w:name="_Toc428450801"/>
      <w:bookmarkStart w:id="1095" w:name="_Toc428782280"/>
      <w:bookmarkStart w:id="1096" w:name="_Toc428450833"/>
      <w:bookmarkStart w:id="1097" w:name="_Toc428782312"/>
      <w:bookmarkStart w:id="1098" w:name="_Toc428450834"/>
      <w:bookmarkStart w:id="1099" w:name="_Toc428782313"/>
      <w:bookmarkStart w:id="1100" w:name="_Toc428450836"/>
      <w:bookmarkStart w:id="1101" w:name="_Toc428782315"/>
      <w:bookmarkStart w:id="1102" w:name="_Toc428450839"/>
      <w:bookmarkStart w:id="1103" w:name="_Toc428782318"/>
      <w:bookmarkStart w:id="1104" w:name="_Toc428450840"/>
      <w:bookmarkStart w:id="1105" w:name="_Toc428782319"/>
      <w:bookmarkStart w:id="1106" w:name="_Toc428450841"/>
      <w:bookmarkStart w:id="1107" w:name="_Toc428782320"/>
      <w:bookmarkStart w:id="1108" w:name="_Toc428450842"/>
      <w:bookmarkStart w:id="1109" w:name="_Toc428782321"/>
      <w:bookmarkStart w:id="1110" w:name="_Toc428450843"/>
      <w:bookmarkStart w:id="1111" w:name="_Toc428782322"/>
      <w:bookmarkStart w:id="1112" w:name="_Toc428450849"/>
      <w:bookmarkStart w:id="1113" w:name="_Toc428782328"/>
      <w:bookmarkStart w:id="1114" w:name="_Toc428450854"/>
      <w:bookmarkStart w:id="1115" w:name="_Toc428782333"/>
      <w:bookmarkStart w:id="1116" w:name="_Toc428450860"/>
      <w:bookmarkStart w:id="1117" w:name="_Toc428782339"/>
      <w:bookmarkStart w:id="1118" w:name="_Toc428450865"/>
      <w:bookmarkStart w:id="1119" w:name="_Toc428782344"/>
      <w:bookmarkStart w:id="1120" w:name="_Toc428450871"/>
      <w:bookmarkStart w:id="1121" w:name="_Toc428782350"/>
      <w:bookmarkStart w:id="1122" w:name="_Toc428450876"/>
      <w:bookmarkStart w:id="1123" w:name="_Toc428782355"/>
      <w:bookmarkStart w:id="1124" w:name="_Toc428450882"/>
      <w:bookmarkStart w:id="1125" w:name="_Toc428782361"/>
      <w:bookmarkStart w:id="1126" w:name="_Toc428450887"/>
      <w:bookmarkStart w:id="1127" w:name="_Toc428782366"/>
      <w:bookmarkStart w:id="1128" w:name="_Toc428450888"/>
      <w:bookmarkStart w:id="1129" w:name="_Toc428782367"/>
      <w:bookmarkStart w:id="1130" w:name="_Toc428450889"/>
      <w:bookmarkStart w:id="1131" w:name="_Toc428782368"/>
      <w:bookmarkStart w:id="1132" w:name="_Toc428450890"/>
      <w:bookmarkStart w:id="1133" w:name="_Toc428782369"/>
      <w:bookmarkStart w:id="1134" w:name="_Toc428450891"/>
      <w:bookmarkStart w:id="1135" w:name="_Toc428782370"/>
      <w:bookmarkStart w:id="1136" w:name="_Toc428450892"/>
      <w:bookmarkStart w:id="1137" w:name="_Toc428782371"/>
      <w:bookmarkStart w:id="1138" w:name="_Toc428450893"/>
      <w:bookmarkStart w:id="1139" w:name="_Toc428782372"/>
      <w:bookmarkStart w:id="1140" w:name="_Toc428450894"/>
      <w:bookmarkStart w:id="1141" w:name="_Toc428782373"/>
      <w:bookmarkStart w:id="1142" w:name="_Toc428450895"/>
      <w:bookmarkStart w:id="1143" w:name="_Toc428782374"/>
      <w:bookmarkStart w:id="1144" w:name="_Toc428450896"/>
      <w:bookmarkStart w:id="1145" w:name="_Toc428782375"/>
      <w:bookmarkStart w:id="1146" w:name="_Toc428450899"/>
      <w:bookmarkStart w:id="1147" w:name="_Toc428782378"/>
      <w:bookmarkStart w:id="1148" w:name="_Toc428450901"/>
      <w:bookmarkStart w:id="1149" w:name="_Toc428782380"/>
      <w:bookmarkStart w:id="1150" w:name="_Toc428450903"/>
      <w:bookmarkStart w:id="1151" w:name="_Toc428782382"/>
      <w:bookmarkStart w:id="1152" w:name="_Toc428450905"/>
      <w:bookmarkStart w:id="1153" w:name="_Toc428782384"/>
      <w:bookmarkStart w:id="1154" w:name="_Toc428450907"/>
      <w:bookmarkStart w:id="1155" w:name="_Toc428782386"/>
      <w:bookmarkStart w:id="1156" w:name="_Toc428450909"/>
      <w:bookmarkStart w:id="1157" w:name="_Toc428782388"/>
      <w:bookmarkStart w:id="1158" w:name="_Toc138170982"/>
      <w:bookmarkStart w:id="1159" w:name="_Toc430359938"/>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r w:rsidRPr="004C7321">
        <w:rPr>
          <w:noProof/>
          <w:lang w:val="id-ID"/>
        </w:rPr>
        <w:t>Pendahuluan</w:t>
      </w:r>
      <w:bookmarkEnd w:id="1158"/>
    </w:p>
    <w:p w14:paraId="0EBCE65A" w14:textId="77777777" w:rsidR="00945A2D" w:rsidRPr="004C7321" w:rsidRDefault="00945A2D">
      <w:pPr>
        <w:pStyle w:val="Heading2"/>
        <w:rPr>
          <w:noProof/>
          <w:lang w:val="id-ID"/>
        </w:rPr>
      </w:pPr>
      <w:bookmarkStart w:id="1160" w:name="_Toc138170983"/>
      <w:r w:rsidRPr="004C7321">
        <w:rPr>
          <w:noProof/>
          <w:lang w:val="id-ID"/>
        </w:rPr>
        <w:t>Latar Belakang</w:t>
      </w:r>
      <w:bookmarkEnd w:id="1159"/>
      <w:bookmarkEnd w:id="1160"/>
    </w:p>
    <w:p w14:paraId="7FDDC97B" w14:textId="77777777" w:rsidR="0075409B" w:rsidRPr="00ED6A9D" w:rsidRDefault="006476D7" w:rsidP="0024018F">
      <w:pPr>
        <w:autoSpaceDE w:val="0"/>
        <w:autoSpaceDN w:val="0"/>
        <w:adjustRightInd w:val="0"/>
        <w:spacing w:before="120" w:after="60"/>
        <w:ind w:left="576"/>
        <w:jc w:val="both"/>
        <w:rPr>
          <w:rFonts w:cs="Arial"/>
          <w:noProof/>
          <w:color w:val="000000"/>
          <w:szCs w:val="24"/>
          <w:lang w:val="id-ID"/>
          <w:rPrChange w:id="1161" w:author="Darwin Halomoan Siregar" w:date="2023-06-22T11:05:00Z">
            <w:rPr>
              <w:rFonts w:cs="Arial"/>
              <w:noProof/>
              <w:color w:val="000000"/>
              <w:sz w:val="22"/>
              <w:lang w:val="id-ID"/>
            </w:rPr>
          </w:rPrChange>
        </w:rPr>
      </w:pPr>
      <w:r w:rsidRPr="00ED6A9D">
        <w:rPr>
          <w:rFonts w:cs="Arial"/>
          <w:noProof/>
          <w:color w:val="000000"/>
          <w:szCs w:val="24"/>
          <w:lang w:val="id-ID"/>
          <w:rPrChange w:id="1162" w:author="Darwin Halomoan Siregar" w:date="2023-06-22T11:05:00Z">
            <w:rPr>
              <w:rFonts w:cs="Arial"/>
              <w:noProof/>
              <w:color w:val="000000"/>
              <w:sz w:val="22"/>
              <w:lang w:val="id-ID"/>
            </w:rPr>
          </w:rPrChange>
        </w:rPr>
        <w:t xml:space="preserve">Bank </w:t>
      </w:r>
      <w:r w:rsidR="009817CF" w:rsidRPr="00ED6A9D">
        <w:rPr>
          <w:rFonts w:cs="Arial"/>
          <w:noProof/>
          <w:color w:val="000000"/>
          <w:szCs w:val="24"/>
          <w:lang w:val="id-ID"/>
          <w:rPrChange w:id="1163" w:author="Darwin Halomoan Siregar" w:date="2023-06-22T11:05:00Z">
            <w:rPr>
              <w:rFonts w:cs="Arial"/>
              <w:noProof/>
              <w:color w:val="000000"/>
              <w:sz w:val="22"/>
              <w:lang w:val="id-ID"/>
            </w:rPr>
          </w:rPrChange>
        </w:rPr>
        <w:t>CIMB Niaga membutuhkan prosedur</w:t>
      </w:r>
      <w:r w:rsidRPr="00ED6A9D">
        <w:rPr>
          <w:rFonts w:cs="Arial"/>
          <w:noProof/>
          <w:color w:val="000000"/>
          <w:szCs w:val="24"/>
          <w:lang w:val="id-ID"/>
          <w:rPrChange w:id="1164" w:author="Darwin Halomoan Siregar" w:date="2023-06-22T11:05:00Z">
            <w:rPr>
              <w:rFonts w:cs="Arial"/>
              <w:noProof/>
              <w:color w:val="000000"/>
              <w:sz w:val="22"/>
              <w:lang w:val="id-ID"/>
            </w:rPr>
          </w:rPrChange>
        </w:rPr>
        <w:t xml:space="preserve"> </w:t>
      </w:r>
      <w:r w:rsidR="00474B8D" w:rsidRPr="00ED6A9D">
        <w:rPr>
          <w:rFonts w:cs="Arial"/>
          <w:noProof/>
          <w:color w:val="000000"/>
          <w:szCs w:val="24"/>
          <w:lang w:val="id-ID"/>
          <w:rPrChange w:id="1165" w:author="Darwin Halomoan Siregar" w:date="2023-06-22T11:05:00Z">
            <w:rPr>
              <w:rFonts w:cs="Arial"/>
              <w:noProof/>
              <w:color w:val="000000"/>
              <w:sz w:val="22"/>
              <w:lang w:val="id-ID"/>
            </w:rPr>
          </w:rPrChange>
        </w:rPr>
        <w:t xml:space="preserve">pengelolaan </w:t>
      </w:r>
      <w:r w:rsidR="009817CF" w:rsidRPr="00ED6A9D">
        <w:rPr>
          <w:rFonts w:cs="Arial"/>
          <w:noProof/>
          <w:color w:val="000000"/>
          <w:szCs w:val="24"/>
          <w:lang w:val="id-ID"/>
          <w:rPrChange w:id="1166" w:author="Darwin Halomoan Siregar" w:date="2023-06-22T11:05:00Z">
            <w:rPr>
              <w:rFonts w:cs="Arial"/>
              <w:noProof/>
              <w:color w:val="000000"/>
              <w:sz w:val="22"/>
              <w:lang w:val="id-ID"/>
            </w:rPr>
          </w:rPrChange>
        </w:rPr>
        <w:t xml:space="preserve">perubahan TI sebagai </w:t>
      </w:r>
      <w:r w:rsidRPr="00ED6A9D">
        <w:rPr>
          <w:rFonts w:cs="Arial"/>
          <w:noProof/>
          <w:color w:val="000000"/>
          <w:szCs w:val="24"/>
          <w:lang w:val="id-ID"/>
          <w:rPrChange w:id="1167" w:author="Darwin Halomoan Siregar" w:date="2023-06-22T11:05:00Z">
            <w:rPr>
              <w:rFonts w:cs="Arial"/>
              <w:noProof/>
              <w:color w:val="000000"/>
              <w:sz w:val="22"/>
              <w:lang w:val="id-ID"/>
            </w:rPr>
          </w:rPrChange>
        </w:rPr>
        <w:t>pengendalian dampa</w:t>
      </w:r>
      <w:r w:rsidR="009817CF" w:rsidRPr="00ED6A9D">
        <w:rPr>
          <w:rFonts w:cs="Arial"/>
          <w:noProof/>
          <w:color w:val="000000"/>
          <w:szCs w:val="24"/>
          <w:lang w:val="id-ID"/>
          <w:rPrChange w:id="1168" w:author="Darwin Halomoan Siregar" w:date="2023-06-22T11:05:00Z">
            <w:rPr>
              <w:rFonts w:cs="Arial"/>
              <w:noProof/>
              <w:color w:val="000000"/>
              <w:sz w:val="22"/>
              <w:lang w:val="id-ID"/>
            </w:rPr>
          </w:rPrChange>
        </w:rPr>
        <w:t>k dan risiko operasional Bank.</w:t>
      </w:r>
    </w:p>
    <w:p w14:paraId="7A877C20" w14:textId="77777777" w:rsidR="00BC7CA0" w:rsidRPr="00ED6A9D" w:rsidRDefault="00BC7CA0">
      <w:pPr>
        <w:pStyle w:val="Heading2"/>
        <w:rPr>
          <w:noProof/>
          <w:lang w:val="id-ID"/>
        </w:rPr>
      </w:pPr>
      <w:bookmarkStart w:id="1169" w:name="_Toc138170984"/>
      <w:r w:rsidRPr="00ED6A9D">
        <w:rPr>
          <w:noProof/>
          <w:lang w:val="id-ID"/>
        </w:rPr>
        <w:t>Tujuan</w:t>
      </w:r>
      <w:bookmarkEnd w:id="1169"/>
    </w:p>
    <w:p w14:paraId="3AB1CEFD" w14:textId="77777777" w:rsidR="00DD2E14" w:rsidRPr="00ED6A9D" w:rsidRDefault="009817CF" w:rsidP="0024018F">
      <w:pPr>
        <w:autoSpaceDE w:val="0"/>
        <w:autoSpaceDN w:val="0"/>
        <w:adjustRightInd w:val="0"/>
        <w:spacing w:before="120" w:after="60"/>
        <w:ind w:left="576"/>
        <w:jc w:val="both"/>
        <w:rPr>
          <w:rFonts w:cs="Arial"/>
          <w:noProof/>
          <w:color w:val="000000"/>
          <w:szCs w:val="24"/>
          <w:lang w:val="id-ID"/>
          <w:rPrChange w:id="1170" w:author="Darwin Halomoan Siregar" w:date="2023-06-22T11:05:00Z">
            <w:rPr>
              <w:rFonts w:cs="Arial"/>
              <w:noProof/>
              <w:color w:val="000000"/>
              <w:sz w:val="22"/>
              <w:lang w:val="id-ID"/>
            </w:rPr>
          </w:rPrChange>
        </w:rPr>
      </w:pPr>
      <w:r w:rsidRPr="00ED6A9D">
        <w:rPr>
          <w:rFonts w:cs="Arial"/>
          <w:noProof/>
          <w:color w:val="000000"/>
          <w:szCs w:val="24"/>
          <w:lang w:val="id-ID"/>
          <w:rPrChange w:id="1171" w:author="Darwin Halomoan Siregar" w:date="2023-06-22T11:05:00Z">
            <w:rPr>
              <w:rFonts w:cs="Arial"/>
              <w:noProof/>
              <w:color w:val="000000"/>
              <w:sz w:val="22"/>
              <w:lang w:val="id-ID"/>
            </w:rPr>
          </w:rPrChange>
        </w:rPr>
        <w:t xml:space="preserve">Dokumen ini bertujuan sebagai prosedur </w:t>
      </w:r>
      <w:r w:rsidR="00474B8D" w:rsidRPr="00ED6A9D">
        <w:rPr>
          <w:rFonts w:cs="Arial"/>
          <w:noProof/>
          <w:color w:val="000000"/>
          <w:szCs w:val="24"/>
          <w:lang w:val="id-ID"/>
          <w:rPrChange w:id="1172" w:author="Darwin Halomoan Siregar" w:date="2023-06-22T11:05:00Z">
            <w:rPr>
              <w:rFonts w:cs="Arial"/>
              <w:noProof/>
              <w:color w:val="000000"/>
              <w:sz w:val="22"/>
              <w:lang w:val="id-ID"/>
            </w:rPr>
          </w:rPrChange>
        </w:rPr>
        <w:t>untuk</w:t>
      </w:r>
      <w:r w:rsidRPr="00ED6A9D">
        <w:rPr>
          <w:rFonts w:cs="Arial"/>
          <w:noProof/>
          <w:color w:val="000000"/>
          <w:szCs w:val="24"/>
          <w:lang w:val="id-ID"/>
          <w:rPrChange w:id="1173" w:author="Darwin Halomoan Siregar" w:date="2023-06-22T11:05:00Z">
            <w:rPr>
              <w:rFonts w:cs="Arial"/>
              <w:noProof/>
              <w:color w:val="000000"/>
              <w:sz w:val="22"/>
              <w:lang w:val="id-ID"/>
            </w:rPr>
          </w:rPrChange>
        </w:rPr>
        <w:t xml:space="preserve"> </w:t>
      </w:r>
      <w:r w:rsidR="00474B8D" w:rsidRPr="00ED6A9D">
        <w:rPr>
          <w:rFonts w:cs="Arial"/>
          <w:noProof/>
          <w:color w:val="000000"/>
          <w:szCs w:val="24"/>
          <w:lang w:val="id-ID"/>
          <w:rPrChange w:id="1174" w:author="Darwin Halomoan Siregar" w:date="2023-06-22T11:05:00Z">
            <w:rPr>
              <w:rFonts w:cs="Arial"/>
              <w:noProof/>
              <w:color w:val="000000"/>
              <w:sz w:val="22"/>
              <w:lang w:val="id-ID"/>
            </w:rPr>
          </w:rPrChange>
        </w:rPr>
        <w:t xml:space="preserve">pengendalian dan pengelolaan </w:t>
      </w:r>
      <w:r w:rsidRPr="00ED6A9D">
        <w:rPr>
          <w:rFonts w:cs="Arial"/>
          <w:noProof/>
          <w:color w:val="000000"/>
          <w:szCs w:val="24"/>
          <w:lang w:val="id-ID"/>
          <w:rPrChange w:id="1175" w:author="Darwin Halomoan Siregar" w:date="2023-06-22T11:05:00Z">
            <w:rPr>
              <w:rFonts w:cs="Arial"/>
              <w:noProof/>
              <w:color w:val="000000"/>
              <w:sz w:val="22"/>
              <w:lang w:val="id-ID"/>
            </w:rPr>
          </w:rPrChange>
        </w:rPr>
        <w:t xml:space="preserve">perubahan </w:t>
      </w:r>
      <w:r w:rsidR="004C7321" w:rsidRPr="00ED6A9D">
        <w:rPr>
          <w:rFonts w:cs="Arial"/>
          <w:noProof/>
          <w:color w:val="000000"/>
          <w:szCs w:val="24"/>
          <w:lang w:val="id-ID"/>
          <w:rPrChange w:id="1176" w:author="Darwin Halomoan Siregar" w:date="2023-06-22T11:05:00Z">
            <w:rPr>
              <w:rFonts w:cs="Arial"/>
              <w:noProof/>
              <w:color w:val="000000"/>
              <w:sz w:val="22"/>
              <w:lang w:val="id-ID"/>
            </w:rPr>
          </w:rPrChange>
        </w:rPr>
        <w:t>TI agar</w:t>
      </w:r>
      <w:r w:rsidR="00474B8D" w:rsidRPr="00ED6A9D">
        <w:rPr>
          <w:rFonts w:cs="Arial"/>
          <w:noProof/>
          <w:color w:val="000000"/>
          <w:szCs w:val="24"/>
          <w:lang w:val="id-ID"/>
          <w:rPrChange w:id="1177" w:author="Darwin Halomoan Siregar" w:date="2023-06-22T11:05:00Z">
            <w:rPr>
              <w:rFonts w:cs="Arial"/>
              <w:noProof/>
              <w:color w:val="000000"/>
              <w:sz w:val="22"/>
              <w:lang w:val="id-ID"/>
            </w:rPr>
          </w:rPrChange>
        </w:rPr>
        <w:t xml:space="preserve"> berjalan secara terintegrasi, </w:t>
      </w:r>
      <w:r w:rsidR="00E452AA" w:rsidRPr="00ED6A9D">
        <w:rPr>
          <w:rFonts w:cs="Arial"/>
          <w:noProof/>
          <w:color w:val="000000"/>
          <w:szCs w:val="24"/>
          <w:lang w:val="id-ID"/>
          <w:rPrChange w:id="1178" w:author="Darwin Halomoan Siregar" w:date="2023-06-22T11:05:00Z">
            <w:rPr>
              <w:rFonts w:cs="Arial"/>
              <w:noProof/>
              <w:color w:val="000000"/>
              <w:sz w:val="22"/>
              <w:lang w:val="id-ID"/>
            </w:rPr>
          </w:rPrChange>
        </w:rPr>
        <w:t>efektif, dan efisien</w:t>
      </w:r>
      <w:r w:rsidRPr="00ED6A9D">
        <w:rPr>
          <w:rFonts w:cs="Arial"/>
          <w:noProof/>
          <w:color w:val="000000"/>
          <w:szCs w:val="24"/>
          <w:lang w:val="id-ID"/>
          <w:rPrChange w:id="1179" w:author="Darwin Halomoan Siregar" w:date="2023-06-22T11:05:00Z">
            <w:rPr>
              <w:rFonts w:cs="Arial"/>
              <w:noProof/>
              <w:color w:val="000000"/>
              <w:sz w:val="22"/>
              <w:lang w:val="id-ID"/>
            </w:rPr>
          </w:rPrChange>
        </w:rPr>
        <w:t xml:space="preserve"> dalam </w:t>
      </w:r>
      <w:r w:rsidR="00E452AA" w:rsidRPr="00ED6A9D">
        <w:rPr>
          <w:rFonts w:cs="Arial"/>
          <w:noProof/>
          <w:color w:val="000000"/>
          <w:szCs w:val="24"/>
          <w:lang w:val="id-ID"/>
          <w:rPrChange w:id="1180" w:author="Darwin Halomoan Siregar" w:date="2023-06-22T11:05:00Z">
            <w:rPr>
              <w:rFonts w:cs="Arial"/>
              <w:noProof/>
              <w:color w:val="000000"/>
              <w:sz w:val="22"/>
              <w:lang w:val="id-ID"/>
            </w:rPr>
          </w:rPrChange>
        </w:rPr>
        <w:t>memberikan layanan</w:t>
      </w:r>
      <w:r w:rsidRPr="00ED6A9D">
        <w:rPr>
          <w:rFonts w:cs="Arial"/>
          <w:noProof/>
          <w:color w:val="000000"/>
          <w:szCs w:val="24"/>
          <w:lang w:val="id-ID"/>
          <w:rPrChange w:id="1181" w:author="Darwin Halomoan Siregar" w:date="2023-06-22T11:05:00Z">
            <w:rPr>
              <w:rFonts w:cs="Arial"/>
              <w:noProof/>
              <w:color w:val="000000"/>
              <w:sz w:val="22"/>
              <w:lang w:val="id-ID"/>
            </w:rPr>
          </w:rPrChange>
        </w:rPr>
        <w:t xml:space="preserve"> TI </w:t>
      </w:r>
      <w:r w:rsidR="00E452AA" w:rsidRPr="00ED6A9D">
        <w:rPr>
          <w:rFonts w:cs="Arial"/>
          <w:noProof/>
          <w:color w:val="000000"/>
          <w:szCs w:val="24"/>
          <w:lang w:val="id-ID"/>
          <w:rPrChange w:id="1182" w:author="Darwin Halomoan Siregar" w:date="2023-06-22T11:05:00Z">
            <w:rPr>
              <w:rFonts w:cs="Arial"/>
              <w:noProof/>
              <w:color w:val="000000"/>
              <w:sz w:val="22"/>
              <w:lang w:val="id-ID"/>
            </w:rPr>
          </w:rPrChange>
        </w:rPr>
        <w:t>yang optimal sesuai</w:t>
      </w:r>
      <w:r w:rsidRPr="00ED6A9D">
        <w:rPr>
          <w:rFonts w:cs="Arial"/>
          <w:noProof/>
          <w:color w:val="000000"/>
          <w:szCs w:val="24"/>
          <w:lang w:val="id-ID"/>
          <w:rPrChange w:id="1183" w:author="Darwin Halomoan Siregar" w:date="2023-06-22T11:05:00Z">
            <w:rPr>
              <w:rFonts w:cs="Arial"/>
              <w:noProof/>
              <w:color w:val="000000"/>
              <w:sz w:val="22"/>
              <w:lang w:val="id-ID"/>
            </w:rPr>
          </w:rPrChange>
        </w:rPr>
        <w:t xml:space="preserve"> dengan kebutuhan bisnis.</w:t>
      </w:r>
    </w:p>
    <w:p w14:paraId="525E8106" w14:textId="77777777" w:rsidR="00BC7CA0" w:rsidRPr="00ED6A9D" w:rsidRDefault="00BC7CA0">
      <w:pPr>
        <w:pStyle w:val="Heading2"/>
        <w:rPr>
          <w:noProof/>
          <w:lang w:val="id-ID"/>
        </w:rPr>
      </w:pPr>
      <w:bookmarkStart w:id="1184" w:name="_Toc138170985"/>
      <w:r w:rsidRPr="00ED6A9D">
        <w:rPr>
          <w:noProof/>
          <w:lang w:val="id-ID"/>
        </w:rPr>
        <w:t>Dasar Penyusunan</w:t>
      </w:r>
      <w:bookmarkEnd w:id="1184"/>
    </w:p>
    <w:p w14:paraId="0E88971A" w14:textId="77777777" w:rsidR="00BC7CA0" w:rsidRPr="00ED6A9D" w:rsidRDefault="009817CF" w:rsidP="0024018F">
      <w:pPr>
        <w:spacing w:before="120" w:after="60"/>
        <w:ind w:left="578"/>
        <w:jc w:val="both"/>
        <w:rPr>
          <w:rFonts w:cs="Arial"/>
          <w:noProof/>
          <w:color w:val="000000"/>
          <w:szCs w:val="24"/>
          <w:lang w:val="id-ID" w:eastAsia="x-none"/>
          <w:rPrChange w:id="1185" w:author="Darwin Halomoan Siregar" w:date="2023-06-22T11:05:00Z">
            <w:rPr>
              <w:rFonts w:cs="Arial"/>
              <w:noProof/>
              <w:color w:val="000000"/>
              <w:sz w:val="22"/>
              <w:lang w:val="id-ID" w:eastAsia="x-none"/>
            </w:rPr>
          </w:rPrChange>
        </w:rPr>
      </w:pPr>
      <w:r w:rsidRPr="00ED6A9D">
        <w:rPr>
          <w:rFonts w:cs="Arial"/>
          <w:noProof/>
          <w:color w:val="000000"/>
          <w:szCs w:val="24"/>
          <w:lang w:val="id-ID"/>
          <w:rPrChange w:id="1186" w:author="Darwin Halomoan Siregar" w:date="2023-06-22T11:05:00Z">
            <w:rPr>
              <w:rFonts w:cs="Arial"/>
              <w:noProof/>
              <w:color w:val="000000"/>
              <w:sz w:val="22"/>
              <w:lang w:val="id-ID"/>
            </w:rPr>
          </w:rPrChange>
        </w:rPr>
        <w:t xml:space="preserve">Prosedur </w:t>
      </w:r>
      <w:r w:rsidR="00EA2E4E" w:rsidRPr="00ED6A9D">
        <w:rPr>
          <w:rFonts w:cs="Arial"/>
          <w:noProof/>
          <w:color w:val="000000"/>
          <w:szCs w:val="24"/>
          <w:lang w:val="id-ID" w:eastAsia="x-none"/>
          <w:rPrChange w:id="1187" w:author="Darwin Halomoan Siregar" w:date="2023-06-22T11:05:00Z">
            <w:rPr>
              <w:rFonts w:cs="Arial"/>
              <w:noProof/>
              <w:color w:val="000000"/>
              <w:sz w:val="22"/>
              <w:lang w:val="id-ID" w:eastAsia="x-none"/>
            </w:rPr>
          </w:rPrChange>
        </w:rPr>
        <w:t>ini memiliki dasar penyusunan sebagai berikut:</w:t>
      </w:r>
    </w:p>
    <w:p w14:paraId="291984B5" w14:textId="77777777" w:rsidR="00D860FF" w:rsidRPr="00ED6A9D" w:rsidRDefault="00DF07C2" w:rsidP="0024018F">
      <w:pPr>
        <w:numPr>
          <w:ilvl w:val="0"/>
          <w:numId w:val="16"/>
        </w:numPr>
        <w:spacing w:before="120" w:after="60"/>
        <w:ind w:left="993" w:hanging="284"/>
        <w:contextualSpacing/>
        <w:jc w:val="both"/>
        <w:rPr>
          <w:ins w:id="1188" w:author="Darwin Halomoan Siregar" w:date="2023-06-15T15:26:00Z"/>
          <w:rFonts w:cs="Arial"/>
          <w:noProof/>
          <w:color w:val="000000"/>
          <w:szCs w:val="24"/>
          <w:lang w:val="id-ID" w:eastAsia="x-none"/>
          <w:rPrChange w:id="1189" w:author="Darwin Halomoan Siregar" w:date="2023-06-22T11:05:00Z">
            <w:rPr>
              <w:ins w:id="1190" w:author="Darwin Halomoan Siregar" w:date="2023-06-15T15:26:00Z"/>
              <w:rFonts w:cs="Arial"/>
              <w:noProof/>
              <w:color w:val="000000"/>
              <w:sz w:val="22"/>
              <w:lang w:val="id-ID" w:eastAsia="x-none"/>
            </w:rPr>
          </w:rPrChange>
        </w:rPr>
      </w:pPr>
      <w:r w:rsidRPr="00ED6A9D">
        <w:rPr>
          <w:rFonts w:cs="Arial"/>
          <w:noProof/>
          <w:color w:val="000000"/>
          <w:szCs w:val="24"/>
          <w:lang w:val="id-ID" w:eastAsia="x-none"/>
          <w:rPrChange w:id="1191" w:author="Darwin Halomoan Siregar" w:date="2023-06-22T11:05:00Z">
            <w:rPr>
              <w:rFonts w:cs="Arial"/>
              <w:noProof/>
              <w:color w:val="000000"/>
              <w:sz w:val="22"/>
              <w:lang w:val="id-ID" w:eastAsia="x-none"/>
            </w:rPr>
          </w:rPrChange>
        </w:rPr>
        <w:t>H.02</w:t>
      </w:r>
      <w:del w:id="1192" w:author="Darwin Halomoan Siregar" w:date="2023-06-15T15:26:00Z">
        <w:r w:rsidRPr="00ED6A9D" w:rsidDel="00D860FF">
          <w:rPr>
            <w:rFonts w:cs="Arial"/>
            <w:noProof/>
            <w:color w:val="000000"/>
            <w:szCs w:val="24"/>
            <w:lang w:val="id-ID" w:eastAsia="x-none"/>
            <w:rPrChange w:id="1193" w:author="Darwin Halomoan Siregar" w:date="2023-06-22T11:05:00Z">
              <w:rPr>
                <w:rFonts w:cs="Arial"/>
                <w:noProof/>
                <w:color w:val="000000"/>
                <w:sz w:val="22"/>
                <w:lang w:val="id-ID" w:eastAsia="x-none"/>
              </w:rPr>
            </w:rPrChange>
          </w:rPr>
          <w:delText>.</w:delText>
        </w:r>
      </w:del>
      <w:r w:rsidRPr="00ED6A9D">
        <w:rPr>
          <w:rFonts w:cs="Arial"/>
          <w:noProof/>
          <w:color w:val="000000"/>
          <w:szCs w:val="24"/>
          <w:lang w:val="id-ID" w:eastAsia="x-none"/>
          <w:rPrChange w:id="1194" w:author="Darwin Halomoan Siregar" w:date="2023-06-22T11:05:00Z">
            <w:rPr>
              <w:rFonts w:cs="Arial"/>
              <w:noProof/>
              <w:color w:val="000000"/>
              <w:sz w:val="22"/>
              <w:lang w:val="id-ID" w:eastAsia="x-none"/>
            </w:rPr>
          </w:rPrChange>
        </w:rPr>
        <w:t xml:space="preserve"> Kebijakan Pengembangan Sistem TI</w:t>
      </w:r>
      <w:r w:rsidR="00165822" w:rsidRPr="00ED6A9D">
        <w:rPr>
          <w:rFonts w:cs="Arial"/>
          <w:noProof/>
          <w:color w:val="000000"/>
          <w:szCs w:val="24"/>
          <w:lang w:val="id-ID" w:eastAsia="x-none"/>
          <w:rPrChange w:id="1195" w:author="Darwin Halomoan Siregar" w:date="2023-06-22T11:05:00Z">
            <w:rPr>
              <w:rFonts w:cs="Arial"/>
              <w:noProof/>
              <w:color w:val="000000"/>
              <w:sz w:val="22"/>
              <w:lang w:val="id-ID" w:eastAsia="x-none"/>
            </w:rPr>
          </w:rPrChange>
        </w:rPr>
        <w:t xml:space="preserve">  </w:t>
      </w:r>
    </w:p>
    <w:p w14:paraId="5304D970" w14:textId="77777777" w:rsidR="00D860FF" w:rsidRPr="00ED6A9D" w:rsidDel="00D860FF" w:rsidRDefault="00D860FF" w:rsidP="00D860FF">
      <w:pPr>
        <w:numPr>
          <w:ilvl w:val="0"/>
          <w:numId w:val="16"/>
        </w:numPr>
        <w:spacing w:before="120" w:after="60"/>
        <w:ind w:left="993" w:hanging="284"/>
        <w:contextualSpacing/>
        <w:jc w:val="both"/>
        <w:rPr>
          <w:del w:id="1196" w:author="Darwin Halomoan Siregar" w:date="2023-06-15T15:26:00Z"/>
          <w:moveTo w:id="1197" w:author="Darwin Halomoan Siregar" w:date="2023-06-15T15:26:00Z"/>
          <w:rFonts w:cs="Arial"/>
          <w:noProof/>
          <w:color w:val="000000"/>
          <w:szCs w:val="24"/>
          <w:lang w:val="id-ID" w:eastAsia="x-none"/>
          <w:rPrChange w:id="1198" w:author="Darwin Halomoan Siregar" w:date="2023-06-22T11:05:00Z">
            <w:rPr>
              <w:del w:id="1199" w:author="Darwin Halomoan Siregar" w:date="2023-06-15T15:26:00Z"/>
              <w:moveTo w:id="1200" w:author="Darwin Halomoan Siregar" w:date="2023-06-15T15:26:00Z"/>
              <w:rFonts w:cs="Arial"/>
              <w:noProof/>
              <w:color w:val="000000"/>
              <w:sz w:val="22"/>
              <w:lang w:val="id-ID" w:eastAsia="x-none"/>
            </w:rPr>
          </w:rPrChange>
        </w:rPr>
      </w:pPr>
      <w:moveToRangeStart w:id="1201" w:author="Darwin Halomoan Siregar" w:date="2023-06-15T15:26:00Z" w:name="move137735192"/>
      <w:moveTo w:id="1202" w:author="Darwin Halomoan Siregar" w:date="2023-06-15T15:26:00Z">
        <w:r w:rsidRPr="00ED6A9D">
          <w:rPr>
            <w:rFonts w:cs="Arial"/>
            <w:noProof/>
            <w:color w:val="000000"/>
            <w:szCs w:val="24"/>
            <w:lang w:val="id-ID" w:eastAsia="x-none"/>
            <w:rPrChange w:id="1203" w:author="Darwin Halomoan Siregar" w:date="2023-06-22T11:05:00Z">
              <w:rPr>
                <w:rFonts w:cs="Arial"/>
                <w:noProof/>
                <w:color w:val="000000"/>
                <w:sz w:val="22"/>
                <w:lang w:val="id-ID" w:eastAsia="x-none"/>
              </w:rPr>
            </w:rPrChange>
          </w:rPr>
          <w:t>H.05 Kebijakan Keamanan Informasi</w:t>
        </w:r>
      </w:moveTo>
    </w:p>
    <w:moveToRangeEnd w:id="1201"/>
    <w:p w14:paraId="7C1674AD" w14:textId="77777777" w:rsidR="00BC7CA0" w:rsidRPr="00ED6A9D" w:rsidRDefault="00165822" w:rsidP="00D860FF">
      <w:pPr>
        <w:numPr>
          <w:ilvl w:val="0"/>
          <w:numId w:val="16"/>
        </w:numPr>
        <w:spacing w:before="120" w:after="60"/>
        <w:ind w:left="993" w:hanging="284"/>
        <w:contextualSpacing/>
        <w:jc w:val="both"/>
        <w:rPr>
          <w:ins w:id="1204" w:author="Darwin Halomoan Siregar" w:date="2023-06-15T15:25:00Z"/>
          <w:rFonts w:cs="Arial"/>
          <w:noProof/>
          <w:color w:val="000000"/>
          <w:szCs w:val="24"/>
          <w:lang w:val="id-ID" w:eastAsia="x-none"/>
          <w:rPrChange w:id="1205" w:author="Darwin Halomoan Siregar" w:date="2023-06-22T11:05:00Z">
            <w:rPr>
              <w:ins w:id="1206" w:author="Darwin Halomoan Siregar" w:date="2023-06-15T15:25:00Z"/>
              <w:rFonts w:cs="Arial"/>
              <w:noProof/>
              <w:color w:val="000000"/>
              <w:sz w:val="22"/>
              <w:lang w:val="id-ID" w:eastAsia="x-none"/>
            </w:rPr>
          </w:rPrChange>
        </w:rPr>
      </w:pPr>
      <w:del w:id="1207" w:author="Darwin Halomoan Siregar" w:date="2023-06-15T15:26:00Z">
        <w:r w:rsidRPr="00ED6A9D" w:rsidDel="00D860FF">
          <w:rPr>
            <w:rFonts w:cs="Arial"/>
            <w:noProof/>
            <w:color w:val="000000"/>
            <w:szCs w:val="24"/>
            <w:lang w:val="id-ID" w:eastAsia="x-none"/>
            <w:rPrChange w:id="1208" w:author="Darwin Halomoan Siregar" w:date="2023-06-22T11:05:00Z">
              <w:rPr>
                <w:rFonts w:cs="Arial"/>
                <w:noProof/>
                <w:color w:val="000000"/>
                <w:sz w:val="22"/>
                <w:lang w:val="id-ID" w:eastAsia="x-none"/>
              </w:rPr>
            </w:rPrChange>
          </w:rPr>
          <w:delText xml:space="preserve"> </w:delText>
        </w:r>
      </w:del>
      <w:r w:rsidRPr="00ED6A9D">
        <w:rPr>
          <w:rFonts w:cs="Arial"/>
          <w:noProof/>
          <w:color w:val="000000"/>
          <w:szCs w:val="24"/>
          <w:lang w:val="id-ID" w:eastAsia="x-none"/>
          <w:rPrChange w:id="1209" w:author="Darwin Halomoan Siregar" w:date="2023-06-22T11:05:00Z">
            <w:rPr>
              <w:rFonts w:cs="Arial"/>
              <w:noProof/>
              <w:color w:val="000000"/>
              <w:sz w:val="22"/>
              <w:lang w:val="id-ID" w:eastAsia="x-none"/>
            </w:rPr>
          </w:rPrChange>
        </w:rPr>
        <w:t xml:space="preserve"> </w:t>
      </w:r>
    </w:p>
    <w:p w14:paraId="04870CA2" w14:textId="77777777" w:rsidR="00D860FF" w:rsidRPr="00ED6A9D" w:rsidDel="00D860FF" w:rsidRDefault="00D860FF" w:rsidP="00D860FF">
      <w:pPr>
        <w:numPr>
          <w:ilvl w:val="0"/>
          <w:numId w:val="16"/>
        </w:numPr>
        <w:spacing w:before="120" w:after="60"/>
        <w:ind w:left="993" w:hanging="284"/>
        <w:contextualSpacing/>
        <w:jc w:val="both"/>
        <w:rPr>
          <w:del w:id="1210" w:author="Darwin Halomoan Siregar" w:date="2023-06-15T15:25:00Z"/>
          <w:moveTo w:id="1211" w:author="Darwin Halomoan Siregar" w:date="2023-06-15T15:25:00Z"/>
          <w:rFonts w:cs="Arial"/>
          <w:noProof/>
          <w:color w:val="000000"/>
          <w:szCs w:val="24"/>
          <w:lang w:val="id-ID" w:eastAsia="x-none"/>
          <w:rPrChange w:id="1212" w:author="Darwin Halomoan Siregar" w:date="2023-06-22T11:05:00Z">
            <w:rPr>
              <w:del w:id="1213" w:author="Darwin Halomoan Siregar" w:date="2023-06-15T15:25:00Z"/>
              <w:moveTo w:id="1214" w:author="Darwin Halomoan Siregar" w:date="2023-06-15T15:25:00Z"/>
              <w:rFonts w:cs="Arial"/>
              <w:noProof/>
              <w:color w:val="000000"/>
              <w:sz w:val="22"/>
              <w:lang w:val="id-ID" w:eastAsia="x-none"/>
            </w:rPr>
          </w:rPrChange>
        </w:rPr>
      </w:pPr>
      <w:moveToRangeStart w:id="1215" w:author="Darwin Halomoan Siregar" w:date="2023-06-15T15:25:00Z" w:name="move137735167"/>
      <w:moveTo w:id="1216" w:author="Darwin Halomoan Siregar" w:date="2023-06-15T15:25:00Z">
        <w:r w:rsidRPr="00ED6A9D">
          <w:rPr>
            <w:rFonts w:cs="Arial"/>
            <w:noProof/>
            <w:color w:val="000000"/>
            <w:szCs w:val="24"/>
            <w:lang w:val="id-ID" w:eastAsia="x-none"/>
            <w:rPrChange w:id="1217" w:author="Darwin Halomoan Siregar" w:date="2023-06-22T11:05:00Z">
              <w:rPr>
                <w:rFonts w:cs="Arial"/>
                <w:noProof/>
                <w:color w:val="000000"/>
                <w:sz w:val="22"/>
                <w:lang w:val="id-ID" w:eastAsia="x-none"/>
              </w:rPr>
            </w:rPrChange>
          </w:rPr>
          <w:t>H.09 Kebijakan Pengelolaan Penyedia Jasa TI</w:t>
        </w:r>
      </w:moveTo>
    </w:p>
    <w:moveToRangeEnd w:id="1215"/>
    <w:p w14:paraId="4BFC5906" w14:textId="77777777" w:rsidR="00D860FF" w:rsidRPr="00ED6A9D" w:rsidRDefault="00D860FF" w:rsidP="00D860FF">
      <w:pPr>
        <w:numPr>
          <w:ilvl w:val="0"/>
          <w:numId w:val="16"/>
        </w:numPr>
        <w:spacing w:before="120" w:after="60"/>
        <w:ind w:left="993" w:hanging="284"/>
        <w:contextualSpacing/>
        <w:jc w:val="both"/>
        <w:rPr>
          <w:rFonts w:cs="Arial"/>
          <w:noProof/>
          <w:color w:val="000000"/>
          <w:szCs w:val="24"/>
          <w:lang w:val="id-ID" w:eastAsia="x-none"/>
          <w:rPrChange w:id="1218" w:author="Darwin Halomoan Siregar" w:date="2023-06-22T11:05:00Z">
            <w:rPr>
              <w:rFonts w:cs="Arial"/>
              <w:noProof/>
              <w:color w:val="000000"/>
              <w:sz w:val="22"/>
              <w:lang w:val="id-ID" w:eastAsia="x-none"/>
            </w:rPr>
          </w:rPrChange>
        </w:rPr>
      </w:pPr>
    </w:p>
    <w:p w14:paraId="2AF02189" w14:textId="77777777" w:rsidR="00165822" w:rsidRPr="00ED6A9D" w:rsidRDefault="00165822" w:rsidP="0024018F">
      <w:pPr>
        <w:numPr>
          <w:ilvl w:val="0"/>
          <w:numId w:val="16"/>
        </w:numPr>
        <w:spacing w:before="120" w:after="60"/>
        <w:ind w:left="993" w:hanging="284"/>
        <w:contextualSpacing/>
        <w:jc w:val="both"/>
        <w:rPr>
          <w:rFonts w:cs="Arial"/>
          <w:noProof/>
          <w:color w:val="000000"/>
          <w:szCs w:val="24"/>
          <w:lang w:val="id-ID" w:eastAsia="x-none"/>
          <w:rPrChange w:id="1219" w:author="Darwin Halomoan Siregar" w:date="2023-06-22T11:05:00Z">
            <w:rPr>
              <w:rFonts w:cs="Arial"/>
              <w:noProof/>
              <w:color w:val="000000"/>
              <w:sz w:val="22"/>
              <w:lang w:val="id-ID" w:eastAsia="x-none"/>
            </w:rPr>
          </w:rPrChange>
        </w:rPr>
      </w:pPr>
      <w:r w:rsidRPr="00ED6A9D">
        <w:rPr>
          <w:rFonts w:cs="Arial"/>
          <w:noProof/>
          <w:color w:val="000000"/>
          <w:szCs w:val="24"/>
          <w:lang w:val="id-ID" w:eastAsia="x-none"/>
          <w:rPrChange w:id="1220" w:author="Darwin Halomoan Siregar" w:date="2023-06-22T11:05:00Z">
            <w:rPr>
              <w:rFonts w:cs="Arial"/>
              <w:noProof/>
              <w:color w:val="000000"/>
              <w:sz w:val="22"/>
              <w:lang w:val="id-ID" w:eastAsia="x-none"/>
            </w:rPr>
          </w:rPrChange>
        </w:rPr>
        <w:t>H.02.P</w:t>
      </w:r>
      <w:r w:rsidR="00F94B11" w:rsidRPr="00ED6A9D">
        <w:rPr>
          <w:rFonts w:cs="Arial"/>
          <w:noProof/>
          <w:color w:val="000000"/>
          <w:szCs w:val="24"/>
          <w:lang w:eastAsia="x-none"/>
          <w:rPrChange w:id="1221" w:author="Darwin Halomoan Siregar" w:date="2023-06-22T11:05:00Z">
            <w:rPr>
              <w:rFonts w:cs="Arial"/>
              <w:noProof/>
              <w:color w:val="000000"/>
              <w:sz w:val="22"/>
              <w:lang w:eastAsia="x-none"/>
            </w:rPr>
          </w:rPrChange>
        </w:rPr>
        <w:t>.</w:t>
      </w:r>
      <w:r w:rsidRPr="00ED6A9D">
        <w:rPr>
          <w:rFonts w:cs="Arial"/>
          <w:noProof/>
          <w:color w:val="000000"/>
          <w:szCs w:val="24"/>
          <w:lang w:val="id-ID" w:eastAsia="x-none"/>
          <w:rPrChange w:id="1222" w:author="Darwin Halomoan Siregar" w:date="2023-06-22T11:05:00Z">
            <w:rPr>
              <w:rFonts w:cs="Arial"/>
              <w:noProof/>
              <w:color w:val="000000"/>
              <w:sz w:val="22"/>
              <w:lang w:val="id-ID" w:eastAsia="x-none"/>
            </w:rPr>
          </w:rPrChange>
        </w:rPr>
        <w:t>01.01 SOP IT</w:t>
      </w:r>
      <w:r w:rsidR="00C271AA" w:rsidRPr="00ED6A9D">
        <w:rPr>
          <w:rFonts w:cs="Arial"/>
          <w:noProof/>
          <w:color w:val="000000"/>
          <w:szCs w:val="24"/>
          <w:lang w:val="id-ID" w:eastAsia="x-none"/>
          <w:rPrChange w:id="1223" w:author="Darwin Halomoan Siregar" w:date="2023-06-22T11:05:00Z">
            <w:rPr>
              <w:rFonts w:cs="Arial"/>
              <w:noProof/>
              <w:color w:val="000000"/>
              <w:sz w:val="22"/>
              <w:lang w:val="id-ID" w:eastAsia="x-none"/>
            </w:rPr>
          </w:rPrChange>
        </w:rPr>
        <w:t xml:space="preserve"> </w:t>
      </w:r>
      <w:r w:rsidRPr="00ED6A9D">
        <w:rPr>
          <w:rFonts w:cs="Arial"/>
          <w:noProof/>
          <w:color w:val="000000"/>
          <w:szCs w:val="24"/>
          <w:lang w:val="id-ID" w:eastAsia="x-none"/>
          <w:rPrChange w:id="1224" w:author="Darwin Halomoan Siregar" w:date="2023-06-22T11:05:00Z">
            <w:rPr>
              <w:rFonts w:cs="Arial"/>
              <w:noProof/>
              <w:color w:val="000000"/>
              <w:sz w:val="22"/>
              <w:lang w:val="id-ID" w:eastAsia="x-none"/>
            </w:rPr>
          </w:rPrChange>
        </w:rPr>
        <w:t>P</w:t>
      </w:r>
      <w:r w:rsidR="00C271AA" w:rsidRPr="00ED6A9D">
        <w:rPr>
          <w:rFonts w:cs="Arial"/>
          <w:noProof/>
          <w:color w:val="000000"/>
          <w:szCs w:val="24"/>
          <w:lang w:val="id-ID" w:eastAsia="x-none"/>
          <w:rPrChange w:id="1225" w:author="Darwin Halomoan Siregar" w:date="2023-06-22T11:05:00Z">
            <w:rPr>
              <w:rFonts w:cs="Arial"/>
              <w:noProof/>
              <w:color w:val="000000"/>
              <w:sz w:val="22"/>
              <w:lang w:val="id-ID" w:eastAsia="x-none"/>
            </w:rPr>
          </w:rPrChange>
        </w:rPr>
        <w:t xml:space="preserve">roject </w:t>
      </w:r>
      <w:r w:rsidRPr="00ED6A9D">
        <w:rPr>
          <w:rFonts w:cs="Arial"/>
          <w:noProof/>
          <w:color w:val="000000"/>
          <w:szCs w:val="24"/>
          <w:lang w:val="id-ID" w:eastAsia="x-none"/>
          <w:rPrChange w:id="1226" w:author="Darwin Halomoan Siregar" w:date="2023-06-22T11:05:00Z">
            <w:rPr>
              <w:rFonts w:cs="Arial"/>
              <w:noProof/>
              <w:color w:val="000000"/>
              <w:sz w:val="22"/>
              <w:lang w:val="id-ID" w:eastAsia="x-none"/>
            </w:rPr>
          </w:rPrChange>
        </w:rPr>
        <w:t>D</w:t>
      </w:r>
      <w:r w:rsidR="00C271AA" w:rsidRPr="00ED6A9D">
        <w:rPr>
          <w:rFonts w:cs="Arial"/>
          <w:noProof/>
          <w:color w:val="000000"/>
          <w:szCs w:val="24"/>
          <w:lang w:val="id-ID" w:eastAsia="x-none"/>
          <w:rPrChange w:id="1227" w:author="Darwin Halomoan Siregar" w:date="2023-06-22T11:05:00Z">
            <w:rPr>
              <w:rFonts w:cs="Arial"/>
              <w:noProof/>
              <w:color w:val="000000"/>
              <w:sz w:val="22"/>
              <w:lang w:val="id-ID" w:eastAsia="x-none"/>
            </w:rPr>
          </w:rPrChange>
        </w:rPr>
        <w:t xml:space="preserve">evelopment </w:t>
      </w:r>
      <w:r w:rsidRPr="00ED6A9D">
        <w:rPr>
          <w:rFonts w:cs="Arial"/>
          <w:noProof/>
          <w:color w:val="000000"/>
          <w:szCs w:val="24"/>
          <w:lang w:val="id-ID" w:eastAsia="x-none"/>
          <w:rPrChange w:id="1228" w:author="Darwin Halomoan Siregar" w:date="2023-06-22T11:05:00Z">
            <w:rPr>
              <w:rFonts w:cs="Arial"/>
              <w:noProof/>
              <w:color w:val="000000"/>
              <w:sz w:val="22"/>
              <w:lang w:val="id-ID" w:eastAsia="x-none"/>
            </w:rPr>
          </w:rPrChange>
        </w:rPr>
        <w:t>L</w:t>
      </w:r>
      <w:r w:rsidR="00C271AA" w:rsidRPr="00ED6A9D">
        <w:rPr>
          <w:rFonts w:cs="Arial"/>
          <w:noProof/>
          <w:color w:val="000000"/>
          <w:szCs w:val="24"/>
          <w:lang w:val="id-ID" w:eastAsia="x-none"/>
          <w:rPrChange w:id="1229" w:author="Darwin Halomoan Siregar" w:date="2023-06-22T11:05:00Z">
            <w:rPr>
              <w:rFonts w:cs="Arial"/>
              <w:noProof/>
              <w:color w:val="000000"/>
              <w:sz w:val="22"/>
              <w:lang w:val="id-ID" w:eastAsia="x-none"/>
            </w:rPr>
          </w:rPrChange>
        </w:rPr>
        <w:t xml:space="preserve">ife </w:t>
      </w:r>
      <w:r w:rsidRPr="00ED6A9D">
        <w:rPr>
          <w:rFonts w:cs="Arial"/>
          <w:noProof/>
          <w:color w:val="000000"/>
          <w:szCs w:val="24"/>
          <w:lang w:val="id-ID" w:eastAsia="x-none"/>
          <w:rPrChange w:id="1230" w:author="Darwin Halomoan Siregar" w:date="2023-06-22T11:05:00Z">
            <w:rPr>
              <w:rFonts w:cs="Arial"/>
              <w:noProof/>
              <w:color w:val="000000"/>
              <w:sz w:val="22"/>
              <w:lang w:val="id-ID" w:eastAsia="x-none"/>
            </w:rPr>
          </w:rPrChange>
        </w:rPr>
        <w:t>C</w:t>
      </w:r>
      <w:r w:rsidR="00C271AA" w:rsidRPr="00ED6A9D">
        <w:rPr>
          <w:rFonts w:cs="Arial"/>
          <w:noProof/>
          <w:color w:val="000000"/>
          <w:szCs w:val="24"/>
          <w:lang w:val="id-ID" w:eastAsia="x-none"/>
          <w:rPrChange w:id="1231" w:author="Darwin Halomoan Siregar" w:date="2023-06-22T11:05:00Z">
            <w:rPr>
              <w:rFonts w:cs="Arial"/>
              <w:noProof/>
              <w:color w:val="000000"/>
              <w:sz w:val="22"/>
              <w:lang w:val="id-ID" w:eastAsia="x-none"/>
            </w:rPr>
          </w:rPrChange>
        </w:rPr>
        <w:t>ycle</w:t>
      </w:r>
    </w:p>
    <w:p w14:paraId="59433CE4" w14:textId="77777777" w:rsidR="007E4CEC" w:rsidRPr="00ED6A9D" w:rsidDel="00D860FF" w:rsidRDefault="007E4CEC" w:rsidP="0024018F">
      <w:pPr>
        <w:numPr>
          <w:ilvl w:val="0"/>
          <w:numId w:val="16"/>
        </w:numPr>
        <w:spacing w:before="120" w:after="60"/>
        <w:ind w:left="993" w:hanging="284"/>
        <w:contextualSpacing/>
        <w:jc w:val="both"/>
        <w:rPr>
          <w:moveFrom w:id="1232" w:author="Darwin Halomoan Siregar" w:date="2023-06-15T15:25:00Z"/>
          <w:rFonts w:cs="Arial"/>
          <w:noProof/>
          <w:color w:val="000000"/>
          <w:szCs w:val="24"/>
          <w:lang w:val="id-ID" w:eastAsia="x-none"/>
          <w:rPrChange w:id="1233" w:author="Darwin Halomoan Siregar" w:date="2023-06-22T11:05:00Z">
            <w:rPr>
              <w:moveFrom w:id="1234" w:author="Darwin Halomoan Siregar" w:date="2023-06-15T15:25:00Z"/>
              <w:rFonts w:cs="Arial"/>
              <w:noProof/>
              <w:color w:val="000000"/>
              <w:sz w:val="22"/>
              <w:lang w:val="id-ID" w:eastAsia="x-none"/>
            </w:rPr>
          </w:rPrChange>
        </w:rPr>
      </w:pPr>
      <w:moveFromRangeStart w:id="1235" w:author="Darwin Halomoan Siregar" w:date="2023-06-15T15:25:00Z" w:name="move137735167"/>
      <w:moveFrom w:id="1236" w:author="Darwin Halomoan Siregar" w:date="2023-06-15T15:25:00Z">
        <w:r w:rsidRPr="00ED6A9D" w:rsidDel="00D860FF">
          <w:rPr>
            <w:rFonts w:cs="Arial"/>
            <w:noProof/>
            <w:color w:val="000000"/>
            <w:szCs w:val="24"/>
            <w:lang w:val="id-ID" w:eastAsia="x-none"/>
            <w:rPrChange w:id="1237" w:author="Darwin Halomoan Siregar" w:date="2023-06-22T11:05:00Z">
              <w:rPr>
                <w:rFonts w:cs="Arial"/>
                <w:noProof/>
                <w:color w:val="000000"/>
                <w:sz w:val="22"/>
                <w:lang w:val="id-ID" w:eastAsia="x-none"/>
              </w:rPr>
            </w:rPrChange>
          </w:rPr>
          <w:t>H.09 Kebijakan Pengelolaan Penyedia Jasa TI</w:t>
        </w:r>
      </w:moveFrom>
    </w:p>
    <w:moveFromRangeEnd w:id="1235"/>
    <w:p w14:paraId="0383D28B" w14:textId="77777777" w:rsidR="005F0D51" w:rsidRPr="00ED6A9D" w:rsidRDefault="002F386E" w:rsidP="005F0D51">
      <w:pPr>
        <w:numPr>
          <w:ilvl w:val="0"/>
          <w:numId w:val="16"/>
        </w:numPr>
        <w:spacing w:before="120" w:after="60"/>
        <w:ind w:left="993" w:hanging="284"/>
        <w:contextualSpacing/>
        <w:jc w:val="both"/>
        <w:rPr>
          <w:rFonts w:cs="Arial"/>
          <w:noProof/>
          <w:color w:val="000000"/>
          <w:szCs w:val="24"/>
          <w:lang w:val="id-ID" w:eastAsia="x-none"/>
          <w:rPrChange w:id="1238" w:author="Darwin Halomoan Siregar" w:date="2023-06-22T11:05:00Z">
            <w:rPr>
              <w:rFonts w:cs="Arial"/>
              <w:noProof/>
              <w:color w:val="000000"/>
              <w:sz w:val="22"/>
              <w:lang w:val="id-ID" w:eastAsia="x-none"/>
            </w:rPr>
          </w:rPrChange>
        </w:rPr>
      </w:pPr>
      <w:r w:rsidRPr="00ED6A9D">
        <w:rPr>
          <w:rFonts w:cs="Arial"/>
          <w:noProof/>
          <w:color w:val="000000"/>
          <w:szCs w:val="24"/>
          <w:lang w:val="id-ID" w:eastAsia="x-none"/>
          <w:rPrChange w:id="1239" w:author="Darwin Halomoan Siregar" w:date="2023-06-22T11:05:00Z">
            <w:rPr>
              <w:rFonts w:cs="Arial"/>
              <w:noProof/>
              <w:color w:val="000000"/>
              <w:sz w:val="22"/>
              <w:lang w:val="id-ID" w:eastAsia="x-none"/>
            </w:rPr>
          </w:rPrChange>
        </w:rPr>
        <w:t>H.10.P.01.02 SOP Pengelolaan Kebijakan dan Prosedur TI</w:t>
      </w:r>
    </w:p>
    <w:p w14:paraId="7330DE8F" w14:textId="77777777" w:rsidR="005F0D51" w:rsidRPr="004C7321" w:rsidDel="00D860FF" w:rsidRDefault="005F0D51" w:rsidP="005F0D51">
      <w:pPr>
        <w:numPr>
          <w:ilvl w:val="0"/>
          <w:numId w:val="16"/>
        </w:numPr>
        <w:spacing w:before="120" w:after="60"/>
        <w:ind w:left="993" w:hanging="284"/>
        <w:contextualSpacing/>
        <w:jc w:val="both"/>
        <w:rPr>
          <w:moveFrom w:id="1240" w:author="Darwin Halomoan Siregar" w:date="2023-06-15T15:26:00Z"/>
          <w:rFonts w:cs="Arial"/>
          <w:noProof/>
          <w:color w:val="000000"/>
          <w:sz w:val="22"/>
          <w:lang w:val="id-ID" w:eastAsia="x-none"/>
        </w:rPr>
      </w:pPr>
      <w:moveFromRangeStart w:id="1241" w:author="Darwin Halomoan Siregar" w:date="2023-06-15T15:26:00Z" w:name="move137735192"/>
      <w:moveFrom w:id="1242" w:author="Darwin Halomoan Siregar" w:date="2023-06-15T15:26:00Z">
        <w:r w:rsidRPr="004C7321" w:rsidDel="00D860FF">
          <w:rPr>
            <w:rFonts w:cs="Arial"/>
            <w:noProof/>
            <w:color w:val="000000"/>
            <w:sz w:val="22"/>
            <w:lang w:val="id-ID" w:eastAsia="x-none"/>
          </w:rPr>
          <w:t>H.05 Kebijakan Keamanan Informasi</w:t>
        </w:r>
        <w:bookmarkStart w:id="1243" w:name="_Toc138170986"/>
        <w:bookmarkEnd w:id="1243"/>
      </w:moveFrom>
    </w:p>
    <w:p w14:paraId="34D6F967" w14:textId="77777777" w:rsidR="0075409B" w:rsidRPr="004C7321" w:rsidRDefault="0075409B">
      <w:pPr>
        <w:pStyle w:val="Heading2"/>
        <w:rPr>
          <w:noProof/>
          <w:lang w:val="id-ID"/>
        </w:rPr>
      </w:pPr>
      <w:bookmarkStart w:id="1244" w:name="_Toc138170987"/>
      <w:moveFromRangeEnd w:id="1241"/>
      <w:r w:rsidRPr="004C7321">
        <w:rPr>
          <w:noProof/>
          <w:lang w:val="id-ID"/>
        </w:rPr>
        <w:t>Ruang Lingkup</w:t>
      </w:r>
      <w:bookmarkEnd w:id="1244"/>
    </w:p>
    <w:p w14:paraId="362ABC29" w14:textId="77777777" w:rsidR="008D4E46" w:rsidRPr="00ED6A9D" w:rsidRDefault="004C38F7" w:rsidP="0024018F">
      <w:pPr>
        <w:autoSpaceDE w:val="0"/>
        <w:autoSpaceDN w:val="0"/>
        <w:adjustRightInd w:val="0"/>
        <w:spacing w:before="120" w:after="60" w:line="23" w:lineRule="atLeast"/>
        <w:ind w:left="578"/>
        <w:jc w:val="both"/>
        <w:rPr>
          <w:rFonts w:cs="Arial"/>
          <w:noProof/>
          <w:color w:val="000000"/>
          <w:szCs w:val="24"/>
          <w:lang w:val="id-ID"/>
          <w:rPrChange w:id="1245" w:author="Darwin Halomoan Siregar" w:date="2023-06-22T11:05:00Z">
            <w:rPr>
              <w:rFonts w:cs="Arial"/>
              <w:noProof/>
              <w:color w:val="000000"/>
              <w:sz w:val="22"/>
              <w:lang w:val="id-ID"/>
            </w:rPr>
          </w:rPrChange>
        </w:rPr>
      </w:pPr>
      <w:r w:rsidRPr="00ED6A9D">
        <w:rPr>
          <w:rFonts w:cs="Arial"/>
          <w:noProof/>
          <w:color w:val="000000"/>
          <w:szCs w:val="24"/>
          <w:lang w:val="id-ID"/>
          <w:rPrChange w:id="1246" w:author="Darwin Halomoan Siregar" w:date="2023-06-22T11:05:00Z">
            <w:rPr>
              <w:rFonts w:cs="Arial"/>
              <w:noProof/>
              <w:color w:val="000000"/>
              <w:sz w:val="22"/>
              <w:lang w:val="id-ID"/>
            </w:rPr>
          </w:rPrChange>
        </w:rPr>
        <w:t xml:space="preserve">Ruang lingkup </w:t>
      </w:r>
      <w:r w:rsidR="00895953" w:rsidRPr="00ED6A9D">
        <w:rPr>
          <w:rFonts w:cs="Arial"/>
          <w:noProof/>
          <w:color w:val="000000"/>
          <w:szCs w:val="24"/>
          <w:lang w:val="id-ID"/>
          <w:rPrChange w:id="1247" w:author="Darwin Halomoan Siregar" w:date="2023-06-22T11:05:00Z">
            <w:rPr>
              <w:rFonts w:cs="Arial"/>
              <w:noProof/>
              <w:color w:val="000000"/>
              <w:sz w:val="22"/>
              <w:lang w:val="id-ID"/>
            </w:rPr>
          </w:rPrChange>
        </w:rPr>
        <w:t>p</w:t>
      </w:r>
      <w:r w:rsidR="00165822" w:rsidRPr="00ED6A9D">
        <w:rPr>
          <w:rFonts w:cs="Arial"/>
          <w:noProof/>
          <w:color w:val="000000"/>
          <w:szCs w:val="24"/>
          <w:lang w:val="id-ID"/>
          <w:rPrChange w:id="1248" w:author="Darwin Halomoan Siregar" w:date="2023-06-22T11:05:00Z">
            <w:rPr>
              <w:rFonts w:cs="Arial"/>
              <w:noProof/>
              <w:color w:val="000000"/>
              <w:sz w:val="22"/>
              <w:lang w:val="id-ID"/>
            </w:rPr>
          </w:rPrChange>
        </w:rPr>
        <w:t xml:space="preserve">rosedur </w:t>
      </w:r>
      <w:r w:rsidRPr="00ED6A9D">
        <w:rPr>
          <w:rFonts w:cs="Arial"/>
          <w:noProof/>
          <w:color w:val="000000"/>
          <w:szCs w:val="24"/>
          <w:lang w:val="id-ID"/>
          <w:rPrChange w:id="1249" w:author="Darwin Halomoan Siregar" w:date="2023-06-22T11:05:00Z">
            <w:rPr>
              <w:rFonts w:cs="Arial"/>
              <w:noProof/>
              <w:color w:val="000000"/>
              <w:sz w:val="22"/>
              <w:lang w:val="id-ID"/>
            </w:rPr>
          </w:rPrChange>
        </w:rPr>
        <w:t xml:space="preserve">ini mencakup proses manajemen perubahan </w:t>
      </w:r>
      <w:r w:rsidR="004C7321" w:rsidRPr="00ED6A9D">
        <w:rPr>
          <w:rFonts w:cs="Arial"/>
          <w:noProof/>
          <w:color w:val="000000"/>
          <w:szCs w:val="24"/>
          <w:lang w:val="id-ID"/>
          <w:rPrChange w:id="1250" w:author="Darwin Halomoan Siregar" w:date="2023-06-22T11:05:00Z">
            <w:rPr>
              <w:rFonts w:cs="Arial"/>
              <w:noProof/>
              <w:color w:val="000000"/>
              <w:sz w:val="22"/>
              <w:lang w:val="id-ID"/>
            </w:rPr>
          </w:rPrChange>
        </w:rPr>
        <w:t>TI di</w:t>
      </w:r>
      <w:r w:rsidR="006C67B1" w:rsidRPr="00ED6A9D">
        <w:rPr>
          <w:rFonts w:cs="Arial"/>
          <w:noProof/>
          <w:color w:val="000000"/>
          <w:szCs w:val="24"/>
          <w:lang w:val="id-ID"/>
          <w:rPrChange w:id="1251" w:author="Darwin Halomoan Siregar" w:date="2023-06-22T11:05:00Z">
            <w:rPr>
              <w:rFonts w:cs="Arial"/>
              <w:noProof/>
              <w:color w:val="000000"/>
              <w:sz w:val="22"/>
              <w:lang w:val="id-ID"/>
            </w:rPr>
          </w:rPrChange>
        </w:rPr>
        <w:t xml:space="preserve"> </w:t>
      </w:r>
      <w:r w:rsidR="000C340A" w:rsidRPr="00ED6A9D">
        <w:rPr>
          <w:rFonts w:cs="Arial"/>
          <w:noProof/>
          <w:color w:val="000000"/>
          <w:szCs w:val="24"/>
          <w:lang w:val="id-ID"/>
          <w:rPrChange w:id="1252" w:author="Darwin Halomoan Siregar" w:date="2023-06-22T11:05:00Z">
            <w:rPr>
              <w:rFonts w:cs="Arial"/>
              <w:noProof/>
              <w:color w:val="000000"/>
              <w:sz w:val="22"/>
              <w:lang w:val="id-ID"/>
            </w:rPr>
          </w:rPrChange>
        </w:rPr>
        <w:t xml:space="preserve">Production </w:t>
      </w:r>
      <w:r w:rsidR="001269A1" w:rsidRPr="00ED6A9D">
        <w:rPr>
          <w:rFonts w:cs="Arial"/>
          <w:noProof/>
          <w:color w:val="000000"/>
          <w:szCs w:val="24"/>
          <w:lang w:val="id-ID"/>
          <w:rPrChange w:id="1253" w:author="Darwin Halomoan Siregar" w:date="2023-06-22T11:05:00Z">
            <w:rPr>
              <w:rFonts w:cs="Arial"/>
              <w:noProof/>
              <w:color w:val="000000"/>
              <w:sz w:val="22"/>
              <w:lang w:val="id-ID"/>
            </w:rPr>
          </w:rPrChange>
        </w:rPr>
        <w:t>area</w:t>
      </w:r>
      <w:r w:rsidR="006C67B1" w:rsidRPr="00ED6A9D">
        <w:rPr>
          <w:rFonts w:cs="Arial"/>
          <w:noProof/>
          <w:color w:val="000000"/>
          <w:szCs w:val="24"/>
          <w:lang w:val="id-ID"/>
          <w:rPrChange w:id="1254" w:author="Darwin Halomoan Siregar" w:date="2023-06-22T11:05:00Z">
            <w:rPr>
              <w:rFonts w:cs="Arial"/>
              <w:noProof/>
              <w:color w:val="000000"/>
              <w:sz w:val="22"/>
              <w:lang w:val="id-ID"/>
            </w:rPr>
          </w:rPrChange>
        </w:rPr>
        <w:t xml:space="preserve"> yang </w:t>
      </w:r>
      <w:r w:rsidR="004C7321" w:rsidRPr="00ED6A9D">
        <w:rPr>
          <w:rFonts w:cs="Arial"/>
          <w:noProof/>
          <w:color w:val="000000"/>
          <w:szCs w:val="24"/>
          <w:lang w:val="id-ID"/>
          <w:rPrChange w:id="1255" w:author="Darwin Halomoan Siregar" w:date="2023-06-22T11:05:00Z">
            <w:rPr>
              <w:rFonts w:cs="Arial"/>
              <w:noProof/>
              <w:color w:val="000000"/>
              <w:sz w:val="22"/>
              <w:lang w:val="id-ID"/>
            </w:rPr>
          </w:rPrChange>
        </w:rPr>
        <w:t>meliputi:</w:t>
      </w:r>
    </w:p>
    <w:p w14:paraId="20813F46" w14:textId="77777777" w:rsidR="008D4E46" w:rsidRPr="00ED6A9D" w:rsidRDefault="00895953" w:rsidP="00F43AAD">
      <w:pPr>
        <w:pStyle w:val="ListParagraph"/>
        <w:numPr>
          <w:ilvl w:val="0"/>
          <w:numId w:val="85"/>
        </w:numPr>
        <w:rPr>
          <w:noProof/>
          <w:szCs w:val="24"/>
          <w:rPrChange w:id="1256" w:author="Darwin Halomoan Siregar" w:date="2023-06-22T11:05:00Z">
            <w:rPr>
              <w:noProof/>
            </w:rPr>
          </w:rPrChange>
        </w:rPr>
      </w:pPr>
      <w:r w:rsidRPr="00ED6A9D">
        <w:rPr>
          <w:noProof/>
          <w:szCs w:val="24"/>
          <w:rPrChange w:id="1257" w:author="Darwin Halomoan Siregar" w:date="2023-06-22T11:05:00Z">
            <w:rPr>
              <w:noProof/>
            </w:rPr>
          </w:rPrChange>
        </w:rPr>
        <w:t xml:space="preserve">Data Center </w:t>
      </w:r>
      <w:r w:rsidR="00C93A97" w:rsidRPr="00ED6A9D">
        <w:rPr>
          <w:noProof/>
          <w:szCs w:val="24"/>
          <w:rPrChange w:id="1258" w:author="Darwin Halomoan Siregar" w:date="2023-06-22T11:05:00Z">
            <w:rPr>
              <w:noProof/>
            </w:rPr>
          </w:rPrChange>
        </w:rPr>
        <w:t>( On Pr</w:t>
      </w:r>
      <w:r w:rsidR="00721CBA" w:rsidRPr="00ED6A9D">
        <w:rPr>
          <w:noProof/>
          <w:szCs w:val="24"/>
          <w:rPrChange w:id="1259" w:author="Darwin Halomoan Siregar" w:date="2023-06-22T11:05:00Z">
            <w:rPr>
              <w:noProof/>
            </w:rPr>
          </w:rPrChange>
        </w:rPr>
        <w:t>e</w:t>
      </w:r>
      <w:r w:rsidR="00B822D9" w:rsidRPr="00ED6A9D">
        <w:rPr>
          <w:noProof/>
          <w:szCs w:val="24"/>
          <w:rPrChange w:id="1260" w:author="Darwin Halomoan Siregar" w:date="2023-06-22T11:05:00Z">
            <w:rPr>
              <w:noProof/>
            </w:rPr>
          </w:rPrChange>
        </w:rPr>
        <w:t>mise</w:t>
      </w:r>
      <w:r w:rsidR="00C93A97" w:rsidRPr="00ED6A9D">
        <w:rPr>
          <w:noProof/>
          <w:szCs w:val="24"/>
          <w:rPrChange w:id="1261" w:author="Darwin Halomoan Siregar" w:date="2023-06-22T11:05:00Z">
            <w:rPr>
              <w:noProof/>
            </w:rPr>
          </w:rPrChange>
        </w:rPr>
        <w:t>s Cimbniaga )</w:t>
      </w:r>
    </w:p>
    <w:p w14:paraId="196513C2" w14:textId="77777777" w:rsidR="005A0BE5" w:rsidRPr="00ED6A9D" w:rsidRDefault="000E78CC" w:rsidP="00F43AAD">
      <w:pPr>
        <w:pStyle w:val="ListParagraph"/>
        <w:numPr>
          <w:ilvl w:val="0"/>
          <w:numId w:val="85"/>
        </w:numPr>
        <w:rPr>
          <w:noProof/>
          <w:szCs w:val="24"/>
          <w:rPrChange w:id="1262" w:author="Darwin Halomoan Siregar" w:date="2023-06-22T11:05:00Z">
            <w:rPr>
              <w:noProof/>
            </w:rPr>
          </w:rPrChange>
        </w:rPr>
      </w:pPr>
      <w:r w:rsidRPr="00ED6A9D">
        <w:rPr>
          <w:noProof/>
          <w:szCs w:val="24"/>
          <w:rPrChange w:id="1263" w:author="Darwin Halomoan Siregar" w:date="2023-06-22T11:05:00Z">
            <w:rPr>
              <w:noProof/>
            </w:rPr>
          </w:rPrChange>
        </w:rPr>
        <w:t>Cloud</w:t>
      </w:r>
      <w:r w:rsidR="002E20EB" w:rsidRPr="00ED6A9D">
        <w:rPr>
          <w:noProof/>
          <w:szCs w:val="24"/>
          <w:rPrChange w:id="1264" w:author="Darwin Halomoan Siregar" w:date="2023-06-22T11:05:00Z">
            <w:rPr>
              <w:noProof/>
            </w:rPr>
          </w:rPrChange>
        </w:rPr>
        <w:t xml:space="preserve"> – Iaa</w:t>
      </w:r>
      <w:r w:rsidR="00646BDB" w:rsidRPr="00ED6A9D">
        <w:rPr>
          <w:noProof/>
          <w:szCs w:val="24"/>
          <w:rPrChange w:id="1265" w:author="Darwin Halomoan Siregar" w:date="2023-06-22T11:05:00Z">
            <w:rPr>
              <w:noProof/>
            </w:rPr>
          </w:rPrChange>
        </w:rPr>
        <w:t>S</w:t>
      </w:r>
      <w:r w:rsidR="002E20EB" w:rsidRPr="00ED6A9D">
        <w:rPr>
          <w:noProof/>
          <w:szCs w:val="24"/>
          <w:rPrChange w:id="1266" w:author="Darwin Halomoan Siregar" w:date="2023-06-22T11:05:00Z">
            <w:rPr>
              <w:noProof/>
            </w:rPr>
          </w:rPrChange>
        </w:rPr>
        <w:t xml:space="preserve"> &amp; PaaS</w:t>
      </w:r>
      <w:r w:rsidR="002F386E" w:rsidRPr="00ED6A9D">
        <w:rPr>
          <w:noProof/>
          <w:szCs w:val="24"/>
          <w:rPrChange w:id="1267" w:author="Darwin Halomoan Siregar" w:date="2023-06-22T11:05:00Z">
            <w:rPr>
              <w:noProof/>
            </w:rPr>
          </w:rPrChange>
        </w:rPr>
        <w:t xml:space="preserve"> ( Exclusion :  SaaS )</w:t>
      </w:r>
    </w:p>
    <w:p w14:paraId="55B3BD36" w14:textId="77777777" w:rsidR="00CA2CB4" w:rsidRPr="00ED6A9D" w:rsidRDefault="00CA2CB4" w:rsidP="00F43AAD">
      <w:pPr>
        <w:pStyle w:val="ListParagraph"/>
        <w:numPr>
          <w:ilvl w:val="0"/>
          <w:numId w:val="85"/>
        </w:numPr>
        <w:rPr>
          <w:noProof/>
          <w:szCs w:val="24"/>
          <w:rPrChange w:id="1268" w:author="Darwin Halomoan Siregar" w:date="2023-06-22T11:05:00Z">
            <w:rPr>
              <w:noProof/>
            </w:rPr>
          </w:rPrChange>
        </w:rPr>
      </w:pPr>
      <w:r w:rsidRPr="00ED6A9D">
        <w:rPr>
          <w:noProof/>
          <w:szCs w:val="24"/>
          <w:rPrChange w:id="1269" w:author="Darwin Halomoan Siregar" w:date="2023-06-22T11:05:00Z">
            <w:rPr>
              <w:noProof/>
            </w:rPr>
          </w:rPrChange>
        </w:rPr>
        <w:t>Call Center ( On Premises Cimbniaga )</w:t>
      </w:r>
    </w:p>
    <w:p w14:paraId="6B6EA23F" w14:textId="77777777" w:rsidR="00CA2CB4" w:rsidRPr="004C7321" w:rsidRDefault="00CA2CB4" w:rsidP="00F43AAD">
      <w:pPr>
        <w:ind w:left="603"/>
        <w:rPr>
          <w:noProof/>
        </w:rPr>
      </w:pPr>
    </w:p>
    <w:p w14:paraId="0E533EBB" w14:textId="77777777" w:rsidR="00F335D1" w:rsidRPr="004C7321" w:rsidRDefault="00F335D1" w:rsidP="007D00A8">
      <w:pPr>
        <w:autoSpaceDE w:val="0"/>
        <w:autoSpaceDN w:val="0"/>
        <w:adjustRightInd w:val="0"/>
        <w:spacing w:before="120" w:after="60" w:line="23" w:lineRule="atLeast"/>
        <w:ind w:left="578"/>
        <w:jc w:val="both"/>
        <w:rPr>
          <w:rFonts w:cs="Arial"/>
          <w:noProof/>
          <w:color w:val="000000"/>
          <w:sz w:val="22"/>
          <w:highlight w:val="yellow"/>
          <w:lang w:val="id-ID" w:eastAsia="x-none"/>
        </w:rPr>
      </w:pPr>
    </w:p>
    <w:p w14:paraId="2A9A3884" w14:textId="77777777" w:rsidR="009F0A3E" w:rsidRPr="004C7321" w:rsidRDefault="00390F70">
      <w:pPr>
        <w:pStyle w:val="Heading1"/>
        <w:rPr>
          <w:noProof/>
          <w:lang w:val="id-ID"/>
        </w:rPr>
      </w:pPr>
      <w:bookmarkStart w:id="1270" w:name="_Toc429148188"/>
      <w:bookmarkStart w:id="1271" w:name="_Toc429150902"/>
      <w:bookmarkStart w:id="1272" w:name="_Toc429403469"/>
      <w:bookmarkStart w:id="1273" w:name="_Toc429403545"/>
      <w:bookmarkStart w:id="1274" w:name="_Toc429408616"/>
      <w:bookmarkStart w:id="1275" w:name="_Toc429408810"/>
      <w:bookmarkStart w:id="1276" w:name="_Toc430608390"/>
      <w:bookmarkStart w:id="1277" w:name="_Toc433095873"/>
      <w:bookmarkStart w:id="1278" w:name="_Toc439253825"/>
      <w:bookmarkStart w:id="1279" w:name="_Toc446937518"/>
      <w:bookmarkStart w:id="1280" w:name="_Toc460417249"/>
      <w:bookmarkStart w:id="1281" w:name="_Toc460418477"/>
      <w:bookmarkStart w:id="1282" w:name="_Toc460418886"/>
      <w:bookmarkStart w:id="1283" w:name="_Toc460420507"/>
      <w:bookmarkStart w:id="1284" w:name="_Toc460572648"/>
      <w:bookmarkStart w:id="1285" w:name="_Toc460572900"/>
      <w:bookmarkStart w:id="1286" w:name="_Toc460592935"/>
      <w:bookmarkStart w:id="1287" w:name="_Toc460593186"/>
      <w:bookmarkStart w:id="1288" w:name="_Toc464466442"/>
      <w:bookmarkStart w:id="1289" w:name="_Toc464661806"/>
      <w:bookmarkStart w:id="1290" w:name="_Toc464662055"/>
      <w:bookmarkStart w:id="1291" w:name="_Toc464683385"/>
      <w:bookmarkStart w:id="1292" w:name="_Toc468968621"/>
      <w:bookmarkStart w:id="1293" w:name="_Toc469352069"/>
      <w:bookmarkStart w:id="1294" w:name="_Toc469356759"/>
      <w:bookmarkStart w:id="1295" w:name="_Toc471896788"/>
      <w:bookmarkStart w:id="1296" w:name="_Toc471897506"/>
      <w:bookmarkStart w:id="1297" w:name="_Toc472428337"/>
      <w:bookmarkStart w:id="1298" w:name="_Toc472586016"/>
      <w:bookmarkStart w:id="1299" w:name="_Toc472590282"/>
      <w:bookmarkStart w:id="1300" w:name="_Toc430359941"/>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r w:rsidRPr="004C7321">
        <w:rPr>
          <w:noProof/>
          <w:lang w:val="id-ID"/>
        </w:rPr>
        <w:br w:type="page"/>
      </w:r>
      <w:bookmarkStart w:id="1301" w:name="_Toc138170988"/>
      <w:r w:rsidR="009F0A3E" w:rsidRPr="004C7321">
        <w:rPr>
          <w:noProof/>
          <w:lang w:val="id-ID"/>
        </w:rPr>
        <w:lastRenderedPageBreak/>
        <w:t>Daftar Istilah dan Definisi</w:t>
      </w:r>
      <w:bookmarkEnd w:id="1301"/>
    </w:p>
    <w:p w14:paraId="7976FCB6" w14:textId="77777777" w:rsidR="00DB33EA" w:rsidRPr="004C7321" w:rsidRDefault="00DB33EA" w:rsidP="0024018F">
      <w:pPr>
        <w:rPr>
          <w:rFonts w:cs="Arial"/>
          <w:noProof/>
          <w:lang w:val="id-ID"/>
        </w:rPr>
      </w:pPr>
    </w:p>
    <w:p w14:paraId="64C9CD5F" w14:textId="77777777" w:rsidR="009F0A3E" w:rsidRPr="00ED6A9D" w:rsidRDefault="009F0A3E" w:rsidP="0024018F">
      <w:pPr>
        <w:rPr>
          <w:rFonts w:cs="Arial"/>
          <w:noProof/>
          <w:sz w:val="28"/>
          <w:lang w:val="id-ID"/>
          <w:rPrChange w:id="1302" w:author="Darwin Halomoan Siregar" w:date="2023-06-22T11:05:00Z">
            <w:rPr>
              <w:rFonts w:cs="Arial"/>
              <w:noProof/>
              <w:lang w:val="id-ID"/>
            </w:rPr>
          </w:rPrChange>
        </w:rPr>
      </w:pPr>
      <w:r w:rsidRPr="00ED6A9D">
        <w:rPr>
          <w:rFonts w:cs="Arial"/>
          <w:noProof/>
          <w:lang w:val="id-ID"/>
          <w:rPrChange w:id="1303" w:author="Darwin Halomoan Siregar" w:date="2023-06-22T11:05:00Z">
            <w:rPr>
              <w:rFonts w:cs="Arial"/>
              <w:noProof/>
              <w:sz w:val="22"/>
              <w:lang w:val="id-ID"/>
            </w:rPr>
          </w:rPrChange>
        </w:rPr>
        <w:t>Berikut adalah daftar istilah dan definisi yang terdapat dalam dokumen ini:</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339"/>
        <w:gridCol w:w="6591"/>
      </w:tblGrid>
      <w:tr w:rsidR="006C5ABC" w:rsidRPr="004C7321" w14:paraId="0DCCCB7F" w14:textId="77777777" w:rsidTr="007D00A8">
        <w:trPr>
          <w:trHeight w:val="304"/>
        </w:trPr>
        <w:tc>
          <w:tcPr>
            <w:tcW w:w="2250" w:type="dxa"/>
            <w:shd w:val="clear" w:color="A5A5A5" w:fill="A5A5A5"/>
            <w:noWrap/>
            <w:vAlign w:val="center"/>
            <w:hideMark/>
          </w:tcPr>
          <w:p w14:paraId="2CD8AE13" w14:textId="77777777" w:rsidR="006C5ABC" w:rsidRPr="004C7321" w:rsidRDefault="006C5ABC" w:rsidP="0024018F">
            <w:pPr>
              <w:spacing w:after="60" w:line="240" w:lineRule="auto"/>
              <w:jc w:val="center"/>
              <w:rPr>
                <w:rFonts w:eastAsia="Times New Roman" w:cs="Arial"/>
                <w:b/>
                <w:bCs/>
                <w:noProof/>
                <w:color w:val="0D0D0D"/>
                <w:sz w:val="22"/>
                <w:lang w:val="id-ID"/>
              </w:rPr>
            </w:pPr>
            <w:r w:rsidRPr="004C7321">
              <w:rPr>
                <w:rFonts w:eastAsia="Times New Roman" w:cs="Arial"/>
                <w:b/>
                <w:bCs/>
                <w:noProof/>
                <w:color w:val="0D0D0D"/>
                <w:sz w:val="22"/>
                <w:lang w:val="id-ID"/>
              </w:rPr>
              <w:t>Istilah</w:t>
            </w:r>
          </w:p>
        </w:tc>
        <w:tc>
          <w:tcPr>
            <w:tcW w:w="339" w:type="dxa"/>
            <w:shd w:val="clear" w:color="A5A5A5" w:fill="A5A5A5"/>
          </w:tcPr>
          <w:p w14:paraId="0F9ACC59" w14:textId="77777777" w:rsidR="006C5ABC" w:rsidRPr="004C7321" w:rsidRDefault="006C5ABC" w:rsidP="0024018F">
            <w:pPr>
              <w:spacing w:after="60" w:line="240" w:lineRule="auto"/>
              <w:jc w:val="center"/>
              <w:rPr>
                <w:rFonts w:eastAsia="Times New Roman" w:cs="Arial"/>
                <w:b/>
                <w:bCs/>
                <w:noProof/>
                <w:color w:val="0D0D0D"/>
                <w:sz w:val="22"/>
                <w:lang w:val="id-ID"/>
              </w:rPr>
            </w:pPr>
          </w:p>
        </w:tc>
        <w:tc>
          <w:tcPr>
            <w:tcW w:w="6591" w:type="dxa"/>
            <w:shd w:val="clear" w:color="A5A5A5" w:fill="A5A5A5"/>
            <w:vAlign w:val="center"/>
            <w:hideMark/>
          </w:tcPr>
          <w:p w14:paraId="409E23B6" w14:textId="77777777" w:rsidR="006C5ABC" w:rsidRPr="004C7321" w:rsidRDefault="006C5ABC" w:rsidP="0024018F">
            <w:pPr>
              <w:spacing w:after="60" w:line="240" w:lineRule="auto"/>
              <w:jc w:val="center"/>
              <w:rPr>
                <w:rFonts w:eastAsia="Times New Roman" w:cs="Arial"/>
                <w:b/>
                <w:bCs/>
                <w:noProof/>
                <w:color w:val="0D0D0D"/>
                <w:sz w:val="22"/>
                <w:lang w:val="id-ID"/>
              </w:rPr>
            </w:pPr>
            <w:r w:rsidRPr="004C7321">
              <w:rPr>
                <w:rFonts w:eastAsia="Times New Roman" w:cs="Arial"/>
                <w:b/>
                <w:bCs/>
                <w:noProof/>
                <w:color w:val="0D0D0D"/>
                <w:sz w:val="22"/>
                <w:lang w:val="id-ID"/>
              </w:rPr>
              <w:t>Definisi</w:t>
            </w:r>
          </w:p>
        </w:tc>
      </w:tr>
      <w:tr w:rsidR="00580D46" w:rsidRPr="004C7321" w14:paraId="2A0BA843" w14:textId="77777777" w:rsidTr="007D00A8">
        <w:trPr>
          <w:trHeight w:val="608"/>
        </w:trPr>
        <w:tc>
          <w:tcPr>
            <w:tcW w:w="2250" w:type="dxa"/>
            <w:shd w:val="clear" w:color="auto" w:fill="auto"/>
            <w:noWrap/>
            <w:vAlign w:val="center"/>
            <w:hideMark/>
          </w:tcPr>
          <w:p w14:paraId="04A77A77" w14:textId="77777777" w:rsidR="00580D46" w:rsidRPr="004C7321" w:rsidRDefault="00580D46" w:rsidP="00580D46">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Request for Changes (RFC)</w:t>
            </w:r>
          </w:p>
        </w:tc>
        <w:tc>
          <w:tcPr>
            <w:tcW w:w="339" w:type="dxa"/>
          </w:tcPr>
          <w:p w14:paraId="2811EAF8"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526FE75C"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Permintaan perubahan yang dilengkapi oleh requestor sesuai dengan kategorinya.</w:t>
            </w:r>
          </w:p>
        </w:tc>
      </w:tr>
      <w:tr w:rsidR="00580D46" w:rsidRPr="004C7321" w14:paraId="47E45570" w14:textId="77777777" w:rsidTr="007D00A8">
        <w:trPr>
          <w:trHeight w:val="304"/>
        </w:trPr>
        <w:tc>
          <w:tcPr>
            <w:tcW w:w="2250" w:type="dxa"/>
            <w:shd w:val="clear" w:color="auto" w:fill="auto"/>
            <w:noWrap/>
            <w:vAlign w:val="center"/>
            <w:hideMark/>
          </w:tcPr>
          <w:p w14:paraId="1C42E523" w14:textId="77777777" w:rsidR="00580D46" w:rsidRPr="004C7321" w:rsidRDefault="00580D46" w:rsidP="00580D46">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 xml:space="preserve">Change Requestor           </w:t>
            </w:r>
          </w:p>
        </w:tc>
        <w:tc>
          <w:tcPr>
            <w:tcW w:w="339" w:type="dxa"/>
          </w:tcPr>
          <w:p w14:paraId="4D5D3E8A"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0D351146"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Pihak </w:t>
            </w:r>
            <w:r w:rsidR="00B645DD" w:rsidRPr="004C7321">
              <w:rPr>
                <w:rFonts w:eastAsia="Times New Roman" w:cs="Arial"/>
                <w:noProof/>
                <w:color w:val="000000"/>
                <w:sz w:val="22"/>
                <w:lang w:val="id-ID"/>
              </w:rPr>
              <w:t xml:space="preserve">IT </w:t>
            </w:r>
            <w:r w:rsidRPr="004C7321">
              <w:rPr>
                <w:rFonts w:eastAsia="Times New Roman" w:cs="Arial"/>
                <w:noProof/>
                <w:color w:val="000000"/>
                <w:sz w:val="22"/>
                <w:lang w:val="id-ID"/>
              </w:rPr>
              <w:t>yang</w:t>
            </w:r>
            <w:r w:rsidR="005F0D51" w:rsidRPr="004C7321">
              <w:rPr>
                <w:rFonts w:eastAsia="Times New Roman" w:cs="Arial"/>
                <w:noProof/>
                <w:color w:val="000000"/>
                <w:sz w:val="22"/>
                <w:lang w:val="id-ID"/>
              </w:rPr>
              <w:t xml:space="preserve"> </w:t>
            </w:r>
            <w:r w:rsidRPr="004C7321">
              <w:rPr>
                <w:rFonts w:eastAsia="Times New Roman" w:cs="Arial"/>
                <w:noProof/>
                <w:color w:val="000000"/>
                <w:sz w:val="22"/>
                <w:lang w:val="id-ID"/>
              </w:rPr>
              <w:t>bertanggung jawab dalam pembuatan dan kelengkapan dokumen RFC.</w:t>
            </w:r>
          </w:p>
        </w:tc>
      </w:tr>
      <w:tr w:rsidR="00580D46" w:rsidRPr="004C7321" w14:paraId="378E4069" w14:textId="77777777" w:rsidTr="007D00A8">
        <w:trPr>
          <w:trHeight w:val="304"/>
        </w:trPr>
        <w:tc>
          <w:tcPr>
            <w:tcW w:w="2250" w:type="dxa"/>
            <w:shd w:val="clear" w:color="auto" w:fill="auto"/>
            <w:noWrap/>
            <w:vAlign w:val="center"/>
          </w:tcPr>
          <w:p w14:paraId="1DAE8D92" w14:textId="77777777" w:rsidR="00580D46" w:rsidRPr="004C7321" w:rsidRDefault="00580D46" w:rsidP="00580D46">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Change Evaluator</w:t>
            </w:r>
          </w:p>
        </w:tc>
        <w:tc>
          <w:tcPr>
            <w:tcW w:w="339" w:type="dxa"/>
          </w:tcPr>
          <w:p w14:paraId="4C79D262"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7888EA37"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Pihak </w:t>
            </w:r>
            <w:r w:rsidR="00B645DD" w:rsidRPr="004C7321">
              <w:rPr>
                <w:rFonts w:eastAsia="Times New Roman" w:cs="Arial"/>
                <w:noProof/>
                <w:color w:val="000000"/>
                <w:sz w:val="22"/>
                <w:lang w:val="id-ID"/>
              </w:rPr>
              <w:t xml:space="preserve">IT </w:t>
            </w:r>
            <w:r w:rsidRPr="004C7321">
              <w:rPr>
                <w:rFonts w:eastAsia="Times New Roman" w:cs="Arial"/>
                <w:noProof/>
                <w:color w:val="000000"/>
                <w:sz w:val="22"/>
                <w:lang w:val="id-ID"/>
              </w:rPr>
              <w:t>yang bertanggung jawab dalam memeriksa kelengkapan dokumen RFC.</w:t>
            </w:r>
          </w:p>
        </w:tc>
      </w:tr>
      <w:tr w:rsidR="00580D46" w:rsidRPr="004C7321" w14:paraId="5724C495" w14:textId="77777777" w:rsidTr="006500B8">
        <w:trPr>
          <w:trHeight w:val="304"/>
        </w:trPr>
        <w:tc>
          <w:tcPr>
            <w:tcW w:w="2250" w:type="dxa"/>
            <w:shd w:val="clear" w:color="auto" w:fill="auto"/>
            <w:noWrap/>
            <w:vAlign w:val="center"/>
          </w:tcPr>
          <w:p w14:paraId="6749BC82" w14:textId="77777777" w:rsidR="00580D46" w:rsidRPr="004C7321" w:rsidRDefault="00580D46" w:rsidP="00580D46">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Change Coordinator</w:t>
            </w:r>
          </w:p>
        </w:tc>
        <w:tc>
          <w:tcPr>
            <w:tcW w:w="339" w:type="dxa"/>
          </w:tcPr>
          <w:p w14:paraId="12D1A231"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0F47F8E9"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Pihak </w:t>
            </w:r>
            <w:r w:rsidR="00B645DD" w:rsidRPr="004C7321">
              <w:rPr>
                <w:rFonts w:eastAsia="Times New Roman" w:cs="Arial"/>
                <w:noProof/>
                <w:color w:val="000000"/>
                <w:sz w:val="22"/>
                <w:lang w:val="id-ID"/>
              </w:rPr>
              <w:t xml:space="preserve">IT </w:t>
            </w:r>
            <w:r w:rsidRPr="004C7321">
              <w:rPr>
                <w:rFonts w:eastAsia="Times New Roman" w:cs="Arial"/>
                <w:noProof/>
                <w:color w:val="000000"/>
                <w:sz w:val="22"/>
                <w:lang w:val="id-ID"/>
              </w:rPr>
              <w:t xml:space="preserve">yang bertanggung jawab dalam menjadwalkan </w:t>
            </w:r>
            <w:r w:rsidRPr="004C7321">
              <w:rPr>
                <w:rFonts w:eastAsia="Times New Roman" w:cs="Arial"/>
                <w:i/>
                <w:noProof/>
                <w:color w:val="000000"/>
                <w:sz w:val="22"/>
                <w:lang w:val="id-ID"/>
              </w:rPr>
              <w:t>review</w:t>
            </w:r>
            <w:r w:rsidRPr="004C7321">
              <w:rPr>
                <w:rFonts w:eastAsia="Times New Roman" w:cs="Arial"/>
                <w:noProof/>
                <w:color w:val="000000"/>
                <w:sz w:val="22"/>
                <w:lang w:val="id-ID"/>
              </w:rPr>
              <w:t xml:space="preserve"> RFC. </w:t>
            </w:r>
          </w:p>
        </w:tc>
      </w:tr>
      <w:tr w:rsidR="00580D46" w:rsidRPr="004C7321" w14:paraId="4535D54C" w14:textId="77777777" w:rsidTr="007D00A8">
        <w:trPr>
          <w:trHeight w:val="304"/>
        </w:trPr>
        <w:tc>
          <w:tcPr>
            <w:tcW w:w="2250" w:type="dxa"/>
            <w:shd w:val="clear" w:color="auto" w:fill="auto"/>
            <w:noWrap/>
            <w:vAlign w:val="center"/>
            <w:hideMark/>
          </w:tcPr>
          <w:p w14:paraId="38965BF9" w14:textId="77777777" w:rsidR="00580D46" w:rsidRPr="004C7321" w:rsidRDefault="00580D46">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 xml:space="preserve">Change Implementor </w:t>
            </w:r>
          </w:p>
        </w:tc>
        <w:tc>
          <w:tcPr>
            <w:tcW w:w="339" w:type="dxa"/>
          </w:tcPr>
          <w:p w14:paraId="7B53431C"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44427957"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Pihak yang bertanggung jawab dalam melaksanakan implementasi RFC. (</w:t>
            </w:r>
            <w:r w:rsidRPr="004C7321">
              <w:rPr>
                <w:rFonts w:eastAsia="Times New Roman" w:cs="Arial"/>
                <w:i/>
                <w:noProof/>
                <w:color w:val="000000"/>
                <w:sz w:val="22"/>
                <w:lang w:val="id-ID"/>
              </w:rPr>
              <w:t>Internal</w:t>
            </w:r>
            <w:r w:rsidRPr="004C7321">
              <w:rPr>
                <w:rFonts w:eastAsia="Times New Roman" w:cs="Arial"/>
                <w:noProof/>
                <w:color w:val="000000"/>
                <w:sz w:val="22"/>
                <w:lang w:val="id-ID"/>
              </w:rPr>
              <w:t xml:space="preserve"> SCM/</w:t>
            </w:r>
            <w:r w:rsidRPr="004C7321">
              <w:rPr>
                <w:rFonts w:eastAsia="Times New Roman" w:cs="Arial"/>
                <w:i/>
                <w:noProof/>
                <w:color w:val="000000"/>
                <w:sz w:val="22"/>
                <w:lang w:val="id-ID"/>
              </w:rPr>
              <w:t xml:space="preserve">External </w:t>
            </w:r>
            <w:r w:rsidRPr="004C7321">
              <w:rPr>
                <w:rFonts w:eastAsia="Times New Roman" w:cs="Arial"/>
                <w:noProof/>
                <w:color w:val="000000"/>
                <w:sz w:val="22"/>
                <w:lang w:val="id-ID"/>
              </w:rPr>
              <w:t>SCM)</w:t>
            </w:r>
          </w:p>
        </w:tc>
      </w:tr>
      <w:tr w:rsidR="00580D46" w:rsidRPr="004C7321" w14:paraId="2C3C8C46" w14:textId="77777777" w:rsidTr="007D00A8">
        <w:trPr>
          <w:trHeight w:val="1021"/>
        </w:trPr>
        <w:tc>
          <w:tcPr>
            <w:tcW w:w="2250" w:type="dxa"/>
            <w:shd w:val="clear" w:color="auto" w:fill="auto"/>
            <w:noWrap/>
            <w:vAlign w:val="center"/>
            <w:hideMark/>
          </w:tcPr>
          <w:p w14:paraId="3D44A485" w14:textId="77777777" w:rsidR="00580D46" w:rsidRPr="004C7321" w:rsidRDefault="00580D46" w:rsidP="00F01848">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 xml:space="preserve">Change Control Review  </w:t>
            </w:r>
            <w:r w:rsidR="00F01848">
              <w:rPr>
                <w:rFonts w:eastAsia="Times New Roman" w:cs="Arial"/>
                <w:i/>
                <w:noProof/>
                <w:color w:val="000000"/>
                <w:sz w:val="22"/>
              </w:rPr>
              <w:t xml:space="preserve">Team </w:t>
            </w:r>
            <w:r w:rsidRPr="004C7321">
              <w:rPr>
                <w:rFonts w:eastAsia="Times New Roman" w:cs="Arial"/>
                <w:i/>
                <w:noProof/>
                <w:color w:val="000000"/>
                <w:sz w:val="22"/>
                <w:lang w:val="id-ID"/>
              </w:rPr>
              <w:t>(CCR</w:t>
            </w:r>
            <w:r w:rsidR="00F01848">
              <w:rPr>
                <w:rFonts w:eastAsia="Times New Roman" w:cs="Arial"/>
                <w:i/>
                <w:noProof/>
                <w:color w:val="000000"/>
                <w:sz w:val="22"/>
              </w:rPr>
              <w:t>T</w:t>
            </w:r>
            <w:r w:rsidRPr="004C7321">
              <w:rPr>
                <w:rFonts w:eastAsia="Times New Roman" w:cs="Arial"/>
                <w:i/>
                <w:noProof/>
                <w:color w:val="000000"/>
                <w:sz w:val="22"/>
                <w:lang w:val="id-ID"/>
              </w:rPr>
              <w:t>)</w:t>
            </w:r>
          </w:p>
        </w:tc>
        <w:tc>
          <w:tcPr>
            <w:tcW w:w="339" w:type="dxa"/>
          </w:tcPr>
          <w:p w14:paraId="0D6848FA"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74C45D4F" w14:textId="77777777" w:rsidR="00580D46" w:rsidRPr="004C7321" w:rsidRDefault="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Komite yang bertanggung jawab dalam melakukan </w:t>
            </w:r>
            <w:r w:rsidRPr="004C7321">
              <w:rPr>
                <w:rFonts w:eastAsia="Times New Roman" w:cs="Arial"/>
                <w:i/>
                <w:noProof/>
                <w:color w:val="000000"/>
                <w:sz w:val="22"/>
                <w:lang w:val="id-ID"/>
              </w:rPr>
              <w:t>review</w:t>
            </w:r>
            <w:r w:rsidRPr="004C7321">
              <w:rPr>
                <w:rFonts w:eastAsia="Times New Roman" w:cs="Arial"/>
                <w:noProof/>
                <w:color w:val="000000"/>
                <w:sz w:val="22"/>
                <w:lang w:val="id-ID"/>
              </w:rPr>
              <w:t xml:space="preserve"> RFC yang akan di implementasikan. </w:t>
            </w:r>
          </w:p>
        </w:tc>
      </w:tr>
      <w:tr w:rsidR="00580D46" w:rsidRPr="004C7321" w14:paraId="7538B0D0" w14:textId="77777777" w:rsidTr="006500B8">
        <w:trPr>
          <w:trHeight w:val="608"/>
        </w:trPr>
        <w:tc>
          <w:tcPr>
            <w:tcW w:w="2250" w:type="dxa"/>
            <w:shd w:val="clear" w:color="auto" w:fill="auto"/>
            <w:noWrap/>
            <w:vAlign w:val="center"/>
          </w:tcPr>
          <w:p w14:paraId="29DE148D" w14:textId="77777777" w:rsidR="00580D46" w:rsidRPr="004C7321" w:rsidRDefault="00286B19" w:rsidP="00580D46">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 xml:space="preserve">Call Center </w:t>
            </w:r>
          </w:p>
        </w:tc>
        <w:tc>
          <w:tcPr>
            <w:tcW w:w="339" w:type="dxa"/>
          </w:tcPr>
          <w:p w14:paraId="47C724C3" w14:textId="77777777" w:rsidR="00580D46" w:rsidRPr="004C7321" w:rsidRDefault="00580D46"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3DDA27E1" w14:textId="77777777" w:rsidR="00580D46" w:rsidRPr="006105AA" w:rsidRDefault="00E83ED4" w:rsidP="00580D46">
            <w:pPr>
              <w:spacing w:after="60" w:line="240" w:lineRule="auto"/>
              <w:jc w:val="both"/>
              <w:rPr>
                <w:rFonts w:eastAsia="Times New Roman" w:cs="Arial"/>
                <w:noProof/>
                <w:color w:val="000000"/>
                <w:sz w:val="22"/>
              </w:rPr>
            </w:pPr>
            <w:r w:rsidRPr="00E83ED4">
              <w:rPr>
                <w:rFonts w:cs="Arial"/>
                <w:noProof/>
                <w:sz w:val="22"/>
                <w:lang w:val="id-ID"/>
              </w:rPr>
              <w:t>Sebuah layanan via telepon yang disediakan oleh perusahaan untuk memberikan informasi yang dibutuhkan oleh pelanggan</w:t>
            </w:r>
          </w:p>
        </w:tc>
      </w:tr>
      <w:tr w:rsidR="00286B19" w:rsidRPr="004C7321" w14:paraId="41A8247C" w14:textId="77777777" w:rsidTr="006500B8">
        <w:trPr>
          <w:trHeight w:val="608"/>
        </w:trPr>
        <w:tc>
          <w:tcPr>
            <w:tcW w:w="2250" w:type="dxa"/>
            <w:shd w:val="clear" w:color="auto" w:fill="auto"/>
            <w:noWrap/>
            <w:vAlign w:val="center"/>
          </w:tcPr>
          <w:p w14:paraId="1AE3FFBF" w14:textId="77777777" w:rsidR="00286B19" w:rsidRPr="004C7321" w:rsidRDefault="00286B19" w:rsidP="00580D46">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Cloud</w:t>
            </w:r>
          </w:p>
        </w:tc>
        <w:tc>
          <w:tcPr>
            <w:tcW w:w="339" w:type="dxa"/>
          </w:tcPr>
          <w:p w14:paraId="37D6F052" w14:textId="77777777" w:rsidR="00286B19" w:rsidRPr="004C7321" w:rsidRDefault="00286B19" w:rsidP="00580D4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4BCE3A87" w14:textId="77777777" w:rsidR="00286B19" w:rsidRPr="004C7321" w:rsidRDefault="00286B19" w:rsidP="00580D46">
            <w:pPr>
              <w:spacing w:after="60" w:line="240" w:lineRule="auto"/>
              <w:jc w:val="both"/>
              <w:rPr>
                <w:rFonts w:cs="Arial"/>
                <w:noProof/>
                <w:sz w:val="22"/>
                <w:lang w:val="id-ID"/>
              </w:rPr>
            </w:pPr>
            <w:r w:rsidRPr="004C7321">
              <w:rPr>
                <w:rFonts w:cs="Arial"/>
                <w:noProof/>
                <w:sz w:val="22"/>
                <w:lang w:val="id-ID"/>
              </w:rPr>
              <w:t>Teknologi yang menyajikan suatu layanan dengan memanfaatkan internet untuk pengelolaan infrastruktur, platform dan software dimana digunakan secara berbagi dan bersamaan oleh pengguna yang beragam, mulai dari perseorangan sampai kepada pengguna perusahaan (</w:t>
            </w:r>
            <w:r w:rsidR="00AF4F09" w:rsidRPr="004C7321">
              <w:rPr>
                <w:rFonts w:cs="Arial"/>
                <w:noProof/>
                <w:sz w:val="22"/>
                <w:lang w:val="id-ID"/>
              </w:rPr>
              <w:t xml:space="preserve"> </w:t>
            </w:r>
            <w:r w:rsidRPr="004C7321">
              <w:rPr>
                <w:rFonts w:cs="Arial"/>
                <w:noProof/>
                <w:sz w:val="22"/>
                <w:lang w:val="id-ID"/>
              </w:rPr>
              <w:t>korporasi ).</w:t>
            </w:r>
          </w:p>
        </w:tc>
      </w:tr>
      <w:tr w:rsidR="00192A9D" w:rsidRPr="004C7321" w14:paraId="0B660F67" w14:textId="77777777" w:rsidTr="006500B8">
        <w:trPr>
          <w:trHeight w:val="608"/>
        </w:trPr>
        <w:tc>
          <w:tcPr>
            <w:tcW w:w="2250" w:type="dxa"/>
            <w:shd w:val="clear" w:color="auto" w:fill="auto"/>
            <w:noWrap/>
            <w:vAlign w:val="center"/>
          </w:tcPr>
          <w:p w14:paraId="6A8C81E9" w14:textId="77777777" w:rsidR="00192A9D" w:rsidRPr="004C7321" w:rsidRDefault="00192A9D" w:rsidP="00192A9D">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 xml:space="preserve">Data Center </w:t>
            </w:r>
          </w:p>
        </w:tc>
        <w:tc>
          <w:tcPr>
            <w:tcW w:w="339" w:type="dxa"/>
          </w:tcPr>
          <w:p w14:paraId="2B60B1D2" w14:textId="77777777" w:rsidR="00192A9D" w:rsidRPr="004C7321" w:rsidRDefault="008042DC"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37928787" w14:textId="77777777" w:rsidR="00192A9D" w:rsidRPr="004C7321" w:rsidRDefault="00192A9D" w:rsidP="002C0171">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Fasilitas yang digunakan untuk menempatkan sistem komputer dan </w:t>
            </w:r>
            <w:r w:rsidR="002C0171" w:rsidRPr="004C7321">
              <w:rPr>
                <w:rFonts w:eastAsia="Times New Roman" w:cs="Arial"/>
                <w:noProof/>
                <w:color w:val="000000"/>
                <w:sz w:val="22"/>
                <w:lang w:val="id-ID"/>
              </w:rPr>
              <w:t xml:space="preserve">komponen/perangkat </w:t>
            </w:r>
            <w:r w:rsidRPr="004C7321">
              <w:rPr>
                <w:rFonts w:eastAsia="Times New Roman" w:cs="Arial"/>
                <w:noProof/>
                <w:color w:val="000000"/>
                <w:sz w:val="22"/>
                <w:lang w:val="id-ID"/>
              </w:rPr>
              <w:t>lainnya</w:t>
            </w:r>
            <w:r w:rsidR="002C0171" w:rsidRPr="004C7321">
              <w:rPr>
                <w:rFonts w:eastAsia="Times New Roman" w:cs="Arial"/>
                <w:noProof/>
                <w:color w:val="000000"/>
                <w:sz w:val="22"/>
                <w:lang w:val="id-ID"/>
              </w:rPr>
              <w:t xml:space="preserve">, seperti system telekomunikasi dan penyimpanan data </w:t>
            </w:r>
            <w:r w:rsidRPr="004C7321">
              <w:rPr>
                <w:rFonts w:eastAsia="Times New Roman" w:cs="Arial"/>
                <w:noProof/>
                <w:color w:val="000000"/>
                <w:sz w:val="22"/>
                <w:lang w:val="id-ID"/>
              </w:rPr>
              <w:t>untuk menunjang operasional Bank</w:t>
            </w:r>
          </w:p>
        </w:tc>
      </w:tr>
      <w:tr w:rsidR="00192A9D" w:rsidRPr="004C7321" w14:paraId="708F2F06" w14:textId="77777777" w:rsidTr="006500B8">
        <w:trPr>
          <w:trHeight w:val="304"/>
        </w:trPr>
        <w:tc>
          <w:tcPr>
            <w:tcW w:w="2250" w:type="dxa"/>
            <w:shd w:val="clear" w:color="auto" w:fill="auto"/>
            <w:noWrap/>
            <w:vAlign w:val="center"/>
          </w:tcPr>
          <w:p w14:paraId="65698F39" w14:textId="77777777" w:rsidR="00192A9D" w:rsidRPr="004C7321" w:rsidRDefault="00192A9D" w:rsidP="00192A9D">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Decommision</w:t>
            </w:r>
          </w:p>
        </w:tc>
        <w:tc>
          <w:tcPr>
            <w:tcW w:w="339" w:type="dxa"/>
          </w:tcPr>
          <w:p w14:paraId="1DA86F60" w14:textId="77777777" w:rsidR="00192A9D" w:rsidRPr="004C7321" w:rsidRDefault="008042DC"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61C57E67" w14:textId="77777777" w:rsidR="00192A9D" w:rsidRPr="004C7321" w:rsidRDefault="00192A9D"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Penghapusan perangkat lunak/aplikasi yang sudah tidak digunakan lagi/</w:t>
            </w:r>
            <w:r w:rsidRPr="004C7321">
              <w:rPr>
                <w:rFonts w:eastAsia="Times New Roman" w:cs="Arial"/>
                <w:i/>
                <w:noProof/>
                <w:color w:val="000000"/>
                <w:sz w:val="22"/>
                <w:lang w:val="id-ID"/>
              </w:rPr>
              <w:t>obsolete</w:t>
            </w:r>
            <w:r w:rsidRPr="004C7321">
              <w:rPr>
                <w:rFonts w:eastAsia="Times New Roman" w:cs="Arial"/>
                <w:noProof/>
                <w:color w:val="000000"/>
                <w:sz w:val="22"/>
                <w:lang w:val="id-ID"/>
              </w:rPr>
              <w:t>.</w:t>
            </w:r>
          </w:p>
        </w:tc>
      </w:tr>
      <w:tr w:rsidR="00192A9D" w:rsidRPr="004C7321" w14:paraId="2474D9D1" w14:textId="77777777" w:rsidTr="007D00A8">
        <w:trPr>
          <w:trHeight w:val="304"/>
        </w:trPr>
        <w:tc>
          <w:tcPr>
            <w:tcW w:w="2250" w:type="dxa"/>
            <w:shd w:val="clear" w:color="auto" w:fill="auto"/>
            <w:noWrap/>
            <w:vAlign w:val="center"/>
            <w:hideMark/>
          </w:tcPr>
          <w:p w14:paraId="400BF1D1" w14:textId="77777777" w:rsidR="00192A9D" w:rsidRPr="004C7321" w:rsidRDefault="00192A9D" w:rsidP="00192A9D">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Dismantle</w:t>
            </w:r>
          </w:p>
        </w:tc>
        <w:tc>
          <w:tcPr>
            <w:tcW w:w="339" w:type="dxa"/>
          </w:tcPr>
          <w:p w14:paraId="2548A37D" w14:textId="77777777" w:rsidR="00192A9D" w:rsidRPr="004C7321" w:rsidRDefault="00192A9D"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6EB4AD9A" w14:textId="77777777" w:rsidR="00192A9D" w:rsidRPr="004C7321" w:rsidRDefault="00192A9D"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Pengeluaran dan pemindahan perangkat keras di dalam maupun keluar dari area </w:t>
            </w:r>
            <w:r w:rsidRPr="004C7321">
              <w:rPr>
                <w:rFonts w:eastAsia="Times New Roman" w:cs="Arial"/>
                <w:i/>
                <w:noProof/>
                <w:color w:val="000000"/>
                <w:sz w:val="22"/>
                <w:lang w:val="id-ID"/>
              </w:rPr>
              <w:t>Data Center</w:t>
            </w:r>
            <w:r w:rsidRPr="004C7321">
              <w:rPr>
                <w:rFonts w:eastAsia="Times New Roman" w:cs="Arial"/>
                <w:noProof/>
                <w:color w:val="000000"/>
                <w:sz w:val="22"/>
                <w:lang w:val="id-ID"/>
              </w:rPr>
              <w:t>.</w:t>
            </w:r>
          </w:p>
        </w:tc>
      </w:tr>
      <w:tr w:rsidR="00192A9D" w:rsidRPr="004C7321" w14:paraId="0C2777BA" w14:textId="77777777" w:rsidTr="007D00A8">
        <w:trPr>
          <w:trHeight w:val="304"/>
        </w:trPr>
        <w:tc>
          <w:tcPr>
            <w:tcW w:w="2250" w:type="dxa"/>
            <w:shd w:val="clear" w:color="auto" w:fill="auto"/>
            <w:noWrap/>
            <w:vAlign w:val="center"/>
            <w:hideMark/>
          </w:tcPr>
          <w:p w14:paraId="31D4FDEB" w14:textId="77777777" w:rsidR="00192A9D" w:rsidRPr="004C7321" w:rsidRDefault="00192A9D" w:rsidP="00192A9D">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 xml:space="preserve">Downtime </w:t>
            </w:r>
          </w:p>
        </w:tc>
        <w:tc>
          <w:tcPr>
            <w:tcW w:w="339" w:type="dxa"/>
          </w:tcPr>
          <w:p w14:paraId="531DF5CA" w14:textId="77777777" w:rsidR="00192A9D" w:rsidRPr="004C7321" w:rsidRDefault="008042DC">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3F6B22EB" w14:textId="77777777" w:rsidR="00192A9D" w:rsidRPr="004C7321" w:rsidRDefault="00192A9D"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Implementasi yang menyebabkan layanan terganggu/</w:t>
            </w:r>
            <w:r w:rsidRPr="004C7321">
              <w:rPr>
                <w:rFonts w:eastAsia="Times New Roman" w:cs="Arial"/>
                <w:i/>
                <w:noProof/>
                <w:color w:val="000000"/>
                <w:sz w:val="22"/>
                <w:lang w:val="id-ID"/>
              </w:rPr>
              <w:t>offline</w:t>
            </w:r>
            <w:r w:rsidRPr="004C7321">
              <w:rPr>
                <w:rFonts w:eastAsia="Times New Roman" w:cs="Arial"/>
                <w:noProof/>
                <w:color w:val="000000"/>
                <w:sz w:val="22"/>
                <w:lang w:val="id-ID"/>
              </w:rPr>
              <w:t>.</w:t>
            </w:r>
          </w:p>
        </w:tc>
      </w:tr>
      <w:tr w:rsidR="00192A9D" w:rsidRPr="004C7321" w14:paraId="4D520E7B" w14:textId="77777777" w:rsidTr="006500B8">
        <w:trPr>
          <w:trHeight w:val="304"/>
        </w:trPr>
        <w:tc>
          <w:tcPr>
            <w:tcW w:w="2250" w:type="dxa"/>
            <w:shd w:val="clear" w:color="auto" w:fill="auto"/>
            <w:noWrap/>
            <w:vAlign w:val="center"/>
          </w:tcPr>
          <w:p w14:paraId="6128D2B1" w14:textId="77777777" w:rsidR="00192A9D" w:rsidRPr="004C7321" w:rsidRDefault="00192A9D" w:rsidP="00192A9D">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Emergency Changes</w:t>
            </w:r>
          </w:p>
        </w:tc>
        <w:tc>
          <w:tcPr>
            <w:tcW w:w="339" w:type="dxa"/>
          </w:tcPr>
          <w:p w14:paraId="7627AC03" w14:textId="77777777" w:rsidR="00192A9D" w:rsidRPr="004C7321" w:rsidRDefault="008042DC"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6AFED584" w14:textId="77777777" w:rsidR="00192A9D" w:rsidRPr="004C7321" w:rsidRDefault="00ED3A7F">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Perubahan</w:t>
            </w:r>
            <w:r w:rsidR="00192A9D" w:rsidRPr="004C7321">
              <w:rPr>
                <w:rFonts w:eastAsia="Times New Roman" w:cs="Arial"/>
                <w:noProof/>
                <w:color w:val="000000"/>
                <w:sz w:val="22"/>
                <w:lang w:val="id-ID"/>
              </w:rPr>
              <w:t xml:space="preserve"> </w:t>
            </w:r>
            <w:r w:rsidRPr="004C7321">
              <w:rPr>
                <w:rFonts w:eastAsia="Times New Roman" w:cs="Arial"/>
                <w:noProof/>
                <w:color w:val="000000"/>
                <w:sz w:val="22"/>
                <w:lang w:val="id-ID"/>
              </w:rPr>
              <w:t>karena</w:t>
            </w:r>
            <w:r w:rsidR="00192A9D" w:rsidRPr="004C7321">
              <w:rPr>
                <w:rFonts w:eastAsia="Times New Roman" w:cs="Arial"/>
                <w:noProof/>
                <w:color w:val="000000"/>
                <w:sz w:val="22"/>
                <w:lang w:val="id-ID"/>
              </w:rPr>
              <w:t xml:space="preserve"> </w:t>
            </w:r>
            <w:r w:rsidRPr="004C7321">
              <w:rPr>
                <w:rFonts w:eastAsia="Times New Roman" w:cs="Arial"/>
                <w:i/>
                <w:noProof/>
                <w:color w:val="000000"/>
                <w:sz w:val="22"/>
                <w:lang w:val="id-ID"/>
              </w:rPr>
              <w:t>i</w:t>
            </w:r>
            <w:r w:rsidR="00E248D6" w:rsidRPr="004C7321">
              <w:rPr>
                <w:rFonts w:eastAsia="Times New Roman" w:cs="Arial"/>
                <w:i/>
                <w:noProof/>
                <w:color w:val="000000"/>
                <w:sz w:val="22"/>
                <w:lang w:val="id-ID"/>
              </w:rPr>
              <w:t>ncident/problem</w:t>
            </w:r>
            <w:r w:rsidRPr="004C7321">
              <w:rPr>
                <w:rFonts w:eastAsia="Times New Roman" w:cs="Arial"/>
                <w:i/>
                <w:noProof/>
                <w:color w:val="000000"/>
                <w:sz w:val="22"/>
                <w:lang w:val="id-ID"/>
              </w:rPr>
              <w:t xml:space="preserve"> severity 1 </w:t>
            </w:r>
            <w:r w:rsidRPr="004C7321">
              <w:rPr>
                <w:rFonts w:eastAsia="Times New Roman" w:cs="Arial"/>
                <w:noProof/>
                <w:color w:val="000000"/>
                <w:sz w:val="22"/>
                <w:lang w:val="id-ID"/>
              </w:rPr>
              <w:t>atau</w:t>
            </w:r>
            <w:r w:rsidRPr="004C7321">
              <w:rPr>
                <w:rFonts w:eastAsia="Times New Roman" w:cs="Arial"/>
                <w:i/>
                <w:noProof/>
                <w:color w:val="000000"/>
                <w:sz w:val="22"/>
                <w:lang w:val="id-ID"/>
              </w:rPr>
              <w:t xml:space="preserve"> severity 2 </w:t>
            </w:r>
          </w:p>
        </w:tc>
      </w:tr>
      <w:tr w:rsidR="00192A9D" w:rsidRPr="004C7321" w14:paraId="1397D133" w14:textId="77777777" w:rsidTr="006500B8">
        <w:trPr>
          <w:trHeight w:val="304"/>
        </w:trPr>
        <w:tc>
          <w:tcPr>
            <w:tcW w:w="2250" w:type="dxa"/>
            <w:shd w:val="clear" w:color="auto" w:fill="auto"/>
            <w:noWrap/>
            <w:vAlign w:val="center"/>
          </w:tcPr>
          <w:p w14:paraId="60026351" w14:textId="77777777" w:rsidR="00192A9D" w:rsidRPr="004C7321" w:rsidRDefault="00192A9D" w:rsidP="00192A9D">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Expedited Changes</w:t>
            </w:r>
          </w:p>
        </w:tc>
        <w:tc>
          <w:tcPr>
            <w:tcW w:w="339" w:type="dxa"/>
          </w:tcPr>
          <w:p w14:paraId="56A90413" w14:textId="77777777" w:rsidR="00192A9D" w:rsidRPr="004C7321" w:rsidRDefault="008042DC"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2D0E2B17" w14:textId="77777777" w:rsidR="00192A9D" w:rsidRPr="004C7321" w:rsidRDefault="00E248D6">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Perubahan</w:t>
            </w:r>
            <w:r w:rsidRPr="004C7321">
              <w:rPr>
                <w:rFonts w:eastAsia="Times New Roman" w:cs="Arial"/>
                <w:i/>
                <w:noProof/>
                <w:color w:val="000000"/>
                <w:sz w:val="22"/>
                <w:lang w:val="id-ID"/>
              </w:rPr>
              <w:t xml:space="preserve"> </w:t>
            </w:r>
            <w:r w:rsidR="00192A9D" w:rsidRPr="004C7321">
              <w:rPr>
                <w:rFonts w:eastAsia="Times New Roman" w:cs="Arial"/>
                <w:noProof/>
                <w:color w:val="000000"/>
                <w:sz w:val="22"/>
                <w:lang w:val="id-ID"/>
              </w:rPr>
              <w:t xml:space="preserve">yang di percepat </w:t>
            </w:r>
            <w:r w:rsidR="006F56C0" w:rsidRPr="004C7321">
              <w:rPr>
                <w:rFonts w:eastAsia="Times New Roman" w:cs="Arial"/>
                <w:noProof/>
                <w:color w:val="000000"/>
                <w:sz w:val="22"/>
                <w:lang w:val="id-ID"/>
              </w:rPr>
              <w:t xml:space="preserve">sesuai jadwal yang sudah disepakati </w:t>
            </w:r>
          </w:p>
        </w:tc>
      </w:tr>
      <w:tr w:rsidR="00192A9D" w:rsidRPr="004C7321" w14:paraId="72388379" w14:textId="77777777" w:rsidTr="006500B8">
        <w:trPr>
          <w:trHeight w:val="304"/>
        </w:trPr>
        <w:tc>
          <w:tcPr>
            <w:tcW w:w="2250" w:type="dxa"/>
            <w:shd w:val="clear" w:color="auto" w:fill="auto"/>
            <w:noWrap/>
            <w:vAlign w:val="center"/>
          </w:tcPr>
          <w:p w14:paraId="42413BB6" w14:textId="77777777" w:rsidR="00192A9D" w:rsidRPr="004C7321" w:rsidRDefault="00192A9D" w:rsidP="00192A9D">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Infrastruktur Changes</w:t>
            </w:r>
          </w:p>
        </w:tc>
        <w:tc>
          <w:tcPr>
            <w:tcW w:w="339" w:type="dxa"/>
          </w:tcPr>
          <w:p w14:paraId="5B9C9912" w14:textId="77777777" w:rsidR="00192A9D" w:rsidRPr="004C7321" w:rsidRDefault="00192A9D"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21A92D38" w14:textId="77777777" w:rsidR="00192A9D" w:rsidRPr="004C7321" w:rsidRDefault="0054382A" w:rsidP="006F6E4A">
            <w:pPr>
              <w:rPr>
                <w:rFonts w:cs="Arial"/>
                <w:noProof/>
                <w:lang w:val="id-ID"/>
              </w:rPr>
            </w:pPr>
            <w:r w:rsidRPr="004C7321">
              <w:rPr>
                <w:rFonts w:eastAsia="Times New Roman" w:cs="Arial"/>
                <w:noProof/>
                <w:color w:val="000000"/>
                <w:sz w:val="22"/>
                <w:lang w:val="id-ID"/>
              </w:rPr>
              <w:t xml:space="preserve">Perubahan perangkat IT dan perangkat pendukung IT yang meliputi </w:t>
            </w:r>
            <w:r w:rsidRPr="004C7321">
              <w:rPr>
                <w:rFonts w:eastAsia="Times New Roman" w:cs="Arial"/>
                <w:i/>
                <w:noProof/>
                <w:color w:val="000000"/>
                <w:sz w:val="22"/>
                <w:lang w:val="id-ID"/>
              </w:rPr>
              <w:t>Hardware</w:t>
            </w:r>
            <w:r w:rsidRPr="004C7321">
              <w:rPr>
                <w:rFonts w:eastAsia="Times New Roman" w:cs="Arial"/>
                <w:noProof/>
                <w:color w:val="000000"/>
                <w:sz w:val="22"/>
                <w:lang w:val="id-ID"/>
              </w:rPr>
              <w:t xml:space="preserve"> dan </w:t>
            </w:r>
            <w:r w:rsidRPr="004C7321">
              <w:rPr>
                <w:rFonts w:eastAsia="Times New Roman" w:cs="Arial"/>
                <w:i/>
                <w:noProof/>
                <w:color w:val="000000"/>
                <w:sz w:val="22"/>
                <w:lang w:val="id-ID"/>
              </w:rPr>
              <w:t>Software.</w:t>
            </w:r>
          </w:p>
        </w:tc>
      </w:tr>
      <w:tr w:rsidR="00F310DC" w:rsidRPr="004C7321" w14:paraId="6C3C6D37" w14:textId="77777777" w:rsidTr="006500B8">
        <w:trPr>
          <w:trHeight w:val="304"/>
        </w:trPr>
        <w:tc>
          <w:tcPr>
            <w:tcW w:w="2250" w:type="dxa"/>
            <w:shd w:val="clear" w:color="auto" w:fill="auto"/>
            <w:noWrap/>
            <w:vAlign w:val="center"/>
          </w:tcPr>
          <w:p w14:paraId="7D18B9C1" w14:textId="77777777" w:rsidR="00F310DC" w:rsidRPr="004C7321" w:rsidRDefault="00F310DC">
            <w:pPr>
              <w:spacing w:after="60" w:line="240" w:lineRule="auto"/>
              <w:rPr>
                <w:rFonts w:eastAsia="Times New Roman" w:cs="Arial"/>
                <w:i/>
                <w:noProof/>
                <w:color w:val="000000"/>
                <w:sz w:val="22"/>
                <w:lang w:val="id-ID"/>
              </w:rPr>
            </w:pPr>
            <w:commentRangeStart w:id="1304"/>
            <w:r w:rsidRPr="004C7321">
              <w:rPr>
                <w:rFonts w:eastAsia="Times New Roman" w:cs="Arial"/>
                <w:i/>
                <w:noProof/>
                <w:color w:val="000000"/>
                <w:sz w:val="22"/>
                <w:lang w:val="id-ID"/>
              </w:rPr>
              <w:t>IaaS</w:t>
            </w:r>
            <w:r w:rsidR="00ED3A7F" w:rsidRPr="004C7321">
              <w:rPr>
                <w:rFonts w:eastAsia="Times New Roman" w:cs="Arial"/>
                <w:i/>
                <w:noProof/>
                <w:color w:val="000000"/>
                <w:sz w:val="22"/>
                <w:lang w:val="id-ID"/>
              </w:rPr>
              <w:t xml:space="preserve"> (Infrastructure  as a Services )</w:t>
            </w:r>
          </w:p>
        </w:tc>
        <w:tc>
          <w:tcPr>
            <w:tcW w:w="339" w:type="dxa"/>
          </w:tcPr>
          <w:p w14:paraId="389B2A9C" w14:textId="77777777" w:rsidR="00F310DC" w:rsidRPr="004C7321" w:rsidRDefault="00F310DC" w:rsidP="00192A9D">
            <w:pPr>
              <w:spacing w:after="60" w:line="240" w:lineRule="auto"/>
              <w:jc w:val="both"/>
              <w:rPr>
                <w:rFonts w:eastAsia="Times New Roman" w:cs="Arial"/>
                <w:noProof/>
                <w:color w:val="000000"/>
                <w:sz w:val="22"/>
                <w:lang w:val="id-ID"/>
              </w:rPr>
            </w:pPr>
          </w:p>
          <w:p w14:paraId="33BE6223" w14:textId="77777777" w:rsidR="008042DC" w:rsidRPr="004C7321" w:rsidRDefault="008042DC" w:rsidP="00192A9D">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29C7ACC9" w14:textId="77777777" w:rsidR="00F310DC" w:rsidRPr="004C7321" w:rsidRDefault="00F310DC">
            <w:pPr>
              <w:spacing w:after="60" w:line="240" w:lineRule="auto"/>
              <w:jc w:val="both"/>
              <w:rPr>
                <w:rFonts w:eastAsia="Times New Roman" w:cs="Arial"/>
                <w:noProof/>
                <w:color w:val="000000"/>
                <w:sz w:val="22"/>
                <w:lang w:val="id-ID"/>
              </w:rPr>
            </w:pPr>
            <w:r w:rsidRPr="004C7321">
              <w:rPr>
                <w:rFonts w:cs="Arial"/>
                <w:noProof/>
                <w:sz w:val="22"/>
                <w:lang w:val="id-ID"/>
              </w:rPr>
              <w:t>Teknologi yang menyajikan suatu layanan dengan memanfaatkan internet untuk pengelolaan infrastruktur berupa satu paket perangkat hardware yang berupa’Virtualisasi’</w:t>
            </w:r>
            <w:r w:rsidR="00D87552" w:rsidRPr="004C7321">
              <w:rPr>
                <w:rFonts w:cs="Arial"/>
                <w:noProof/>
                <w:sz w:val="22"/>
                <w:lang w:val="id-ID"/>
              </w:rPr>
              <w:t>.</w:t>
            </w:r>
            <w:r w:rsidR="009E29A0" w:rsidRPr="004C7321">
              <w:rPr>
                <w:rFonts w:cs="Arial"/>
                <w:noProof/>
                <w:sz w:val="22"/>
                <w:lang w:val="id-ID"/>
              </w:rPr>
              <w:t>Layanan server</w:t>
            </w:r>
            <w:r w:rsidR="00D87552" w:rsidRPr="004C7321">
              <w:rPr>
                <w:rFonts w:cs="Arial"/>
                <w:noProof/>
                <w:sz w:val="22"/>
                <w:lang w:val="id-ID"/>
              </w:rPr>
              <w:t xml:space="preserve">, </w:t>
            </w:r>
            <w:r w:rsidR="009E29A0" w:rsidRPr="004C7321">
              <w:rPr>
                <w:rFonts w:cs="Arial"/>
                <w:noProof/>
                <w:sz w:val="22"/>
                <w:lang w:val="id-ID"/>
              </w:rPr>
              <w:t>jaringan</w:t>
            </w:r>
            <w:r w:rsidR="00D87552" w:rsidRPr="004C7321">
              <w:rPr>
                <w:rFonts w:cs="Arial"/>
                <w:noProof/>
                <w:sz w:val="22"/>
                <w:lang w:val="id-ID"/>
              </w:rPr>
              <w:t xml:space="preserve">, </w:t>
            </w:r>
            <w:r w:rsidR="009E29A0" w:rsidRPr="004C7321">
              <w:rPr>
                <w:rFonts w:cs="Arial"/>
                <w:noProof/>
                <w:sz w:val="22"/>
                <w:lang w:val="id-ID"/>
              </w:rPr>
              <w:t>sistem operasi</w:t>
            </w:r>
            <w:r w:rsidR="00D87552" w:rsidRPr="004C7321">
              <w:rPr>
                <w:rFonts w:cs="Arial"/>
                <w:noProof/>
                <w:sz w:val="22"/>
                <w:lang w:val="id-ID"/>
              </w:rPr>
              <w:t xml:space="preserve">, penyimpanan </w:t>
            </w:r>
            <w:r w:rsidR="009E29A0" w:rsidRPr="004C7321">
              <w:rPr>
                <w:rFonts w:cs="Arial"/>
                <w:noProof/>
                <w:sz w:val="22"/>
                <w:lang w:val="id-ID"/>
              </w:rPr>
              <w:t xml:space="preserve">data </w:t>
            </w:r>
            <w:r w:rsidR="00D87552" w:rsidRPr="004C7321">
              <w:rPr>
                <w:rFonts w:cs="Arial"/>
                <w:noProof/>
                <w:sz w:val="22"/>
                <w:lang w:val="id-ID"/>
              </w:rPr>
              <w:t>secara real time.</w:t>
            </w:r>
            <w:commentRangeEnd w:id="1304"/>
            <w:r w:rsidR="00D95ECA">
              <w:rPr>
                <w:rStyle w:val="CommentReference"/>
              </w:rPr>
              <w:commentReference w:id="1304"/>
            </w:r>
          </w:p>
        </w:tc>
      </w:tr>
      <w:tr w:rsidR="00157E78" w:rsidRPr="008E74DB" w14:paraId="561E6AD2" w14:textId="77777777" w:rsidTr="006500B8">
        <w:trPr>
          <w:trHeight w:val="304"/>
        </w:trPr>
        <w:tc>
          <w:tcPr>
            <w:tcW w:w="2250" w:type="dxa"/>
            <w:shd w:val="clear" w:color="auto" w:fill="auto"/>
            <w:noWrap/>
            <w:vAlign w:val="center"/>
          </w:tcPr>
          <w:p w14:paraId="6536BAC8" w14:textId="77777777" w:rsidR="00157E78" w:rsidRPr="008E74DB" w:rsidRDefault="00157E78">
            <w:pPr>
              <w:spacing w:after="60" w:line="240" w:lineRule="auto"/>
              <w:rPr>
                <w:rFonts w:eastAsia="Times New Roman" w:cs="Arial"/>
                <w:i/>
                <w:noProof/>
                <w:color w:val="000000"/>
                <w:sz w:val="22"/>
                <w:lang w:val="id-ID"/>
              </w:rPr>
            </w:pPr>
            <w:r w:rsidRPr="00F94B11">
              <w:rPr>
                <w:i/>
                <w:iCs/>
                <w:sz w:val="22"/>
              </w:rPr>
              <w:t xml:space="preserve">IT Developer  </w:t>
            </w:r>
          </w:p>
        </w:tc>
        <w:tc>
          <w:tcPr>
            <w:tcW w:w="339" w:type="dxa"/>
          </w:tcPr>
          <w:p w14:paraId="7FA888C2" w14:textId="77777777" w:rsidR="00157E78" w:rsidRPr="008E74DB" w:rsidRDefault="00157E78" w:rsidP="00192A9D">
            <w:pPr>
              <w:spacing w:after="60" w:line="240" w:lineRule="auto"/>
              <w:jc w:val="both"/>
              <w:rPr>
                <w:rFonts w:eastAsia="Times New Roman" w:cs="Arial"/>
                <w:noProof/>
                <w:color w:val="000000"/>
                <w:sz w:val="22"/>
              </w:rPr>
            </w:pPr>
            <w:r w:rsidRPr="008E74DB">
              <w:rPr>
                <w:rFonts w:eastAsia="Times New Roman" w:cs="Arial"/>
                <w:noProof/>
                <w:color w:val="000000"/>
                <w:sz w:val="22"/>
              </w:rPr>
              <w:t>:</w:t>
            </w:r>
          </w:p>
        </w:tc>
        <w:tc>
          <w:tcPr>
            <w:tcW w:w="6591" w:type="dxa"/>
            <w:shd w:val="clear" w:color="auto" w:fill="auto"/>
          </w:tcPr>
          <w:p w14:paraId="7F936F36" w14:textId="77777777" w:rsidR="00157E78" w:rsidRPr="00F94B11" w:rsidRDefault="00157E78" w:rsidP="00157E78">
            <w:pPr>
              <w:jc w:val="both"/>
              <w:rPr>
                <w:sz w:val="22"/>
              </w:rPr>
            </w:pPr>
            <w:r w:rsidRPr="00F94B11">
              <w:rPr>
                <w:rFonts w:cs="Arial"/>
                <w:sz w:val="22"/>
              </w:rPr>
              <w:t>adalah unit kerja yang bertanggung jawab dalam melakukan pengembangan system aplikasi</w:t>
            </w:r>
            <w:r w:rsidRPr="00F94B11">
              <w:rPr>
                <w:sz w:val="22"/>
              </w:rPr>
              <w:t xml:space="preserve">, yang termasuk yaitu IT </w:t>
            </w:r>
            <w:r w:rsidRPr="00F94B11">
              <w:rPr>
                <w:sz w:val="22"/>
              </w:rPr>
              <w:lastRenderedPageBreak/>
              <w:t>Application Development 1 (IT AD1), IT Application Development 2 (IT AD2),  Digital DevOps (IT DevOps), Digital Workplace DevOps</w:t>
            </w:r>
          </w:p>
        </w:tc>
      </w:tr>
      <w:tr w:rsidR="00992995" w:rsidRPr="004C7321" w14:paraId="22B05259" w14:textId="77777777" w:rsidTr="00DF6E44">
        <w:trPr>
          <w:trHeight w:val="304"/>
        </w:trPr>
        <w:tc>
          <w:tcPr>
            <w:tcW w:w="2250" w:type="dxa"/>
            <w:shd w:val="clear" w:color="auto" w:fill="auto"/>
            <w:noWrap/>
            <w:vAlign w:val="center"/>
          </w:tcPr>
          <w:p w14:paraId="2A2F43AA" w14:textId="7619F200" w:rsidR="00992995" w:rsidRPr="00AF607E" w:rsidRDefault="00992995" w:rsidP="005930E7">
            <w:pPr>
              <w:spacing w:after="60" w:line="240" w:lineRule="auto"/>
              <w:rPr>
                <w:ins w:id="1305" w:author="Darwin Halomoan Siregar" w:date="2023-06-21T19:23:00Z"/>
                <w:rFonts w:eastAsia="Times New Roman" w:cs="Arial"/>
                <w:i/>
                <w:noProof/>
                <w:color w:val="000000"/>
                <w:sz w:val="22"/>
                <w:rPrChange w:id="1306" w:author="Darwin Halomoan Siregar [2]" w:date="2023-07-04T14:55:00Z">
                  <w:rPr>
                    <w:ins w:id="1307" w:author="Darwin Halomoan Siregar" w:date="2023-06-21T19:23:00Z"/>
                    <w:rFonts w:eastAsia="Times New Roman" w:cs="Arial"/>
                    <w:i/>
                    <w:strike/>
                    <w:noProof/>
                    <w:color w:val="000000"/>
                    <w:sz w:val="22"/>
                  </w:rPr>
                </w:rPrChange>
              </w:rPr>
            </w:pPr>
            <w:commentRangeStart w:id="1308"/>
            <w:commentRangeStart w:id="1309"/>
            <w:del w:id="1310" w:author="Angga Dwinanto" w:date="2023-05-15T16:10:00Z">
              <w:r w:rsidRPr="0001122D" w:rsidDel="005930E7">
                <w:rPr>
                  <w:rFonts w:eastAsia="Times New Roman" w:cs="Arial"/>
                  <w:i/>
                  <w:noProof/>
                  <w:color w:val="000000"/>
                  <w:sz w:val="22"/>
                  <w:lang w:val="id-ID"/>
                </w:rPr>
                <w:lastRenderedPageBreak/>
                <w:delText>IT Testing</w:delText>
              </w:r>
            </w:del>
            <w:ins w:id="1311" w:author="Angga Dwinanto" w:date="2023-05-15T16:10:00Z">
              <w:del w:id="1312" w:author="Darwin Halomoan Siregar [2]" w:date="2023-07-04T14:55:00Z">
                <w:r w:rsidR="005930E7" w:rsidRPr="0001122D" w:rsidDel="00AF607E">
                  <w:rPr>
                    <w:rFonts w:eastAsia="Times New Roman" w:cs="Arial"/>
                    <w:i/>
                    <w:noProof/>
                    <w:color w:val="000000"/>
                    <w:sz w:val="22"/>
                  </w:rPr>
                  <w:delText>Project Office</w:delText>
                </w:r>
              </w:del>
            </w:ins>
            <w:commentRangeEnd w:id="1308"/>
            <w:del w:id="1313" w:author="Darwin Halomoan Siregar [2]" w:date="2023-07-04T14:55:00Z">
              <w:r w:rsidR="00DB2D89" w:rsidRPr="0001122D" w:rsidDel="00AF607E">
                <w:rPr>
                  <w:rStyle w:val="CommentReference"/>
                </w:rPr>
                <w:commentReference w:id="1308"/>
              </w:r>
              <w:commentRangeEnd w:id="1309"/>
              <w:r w:rsidR="00513BEA" w:rsidRPr="0001122D" w:rsidDel="00AF607E">
                <w:rPr>
                  <w:rStyle w:val="CommentReference"/>
                </w:rPr>
                <w:commentReference w:id="1309"/>
              </w:r>
            </w:del>
            <w:ins w:id="1314" w:author="Darwin Halomoan Siregar [2]" w:date="2023-07-04T14:55:00Z">
              <w:r w:rsidR="00AF607E">
                <w:rPr>
                  <w:rFonts w:eastAsia="Times New Roman" w:cs="Arial"/>
                  <w:i/>
                  <w:noProof/>
                  <w:color w:val="000000"/>
                  <w:sz w:val="22"/>
                </w:rPr>
                <w:t>TPM, IT BA Retail &amp; IT BA Non Retail</w:t>
              </w:r>
            </w:ins>
          </w:p>
          <w:p w14:paraId="67F4CC09" w14:textId="09344104" w:rsidR="00513BEA" w:rsidRPr="00513BEA" w:rsidRDefault="00513BEA" w:rsidP="005930E7">
            <w:pPr>
              <w:spacing w:after="60" w:line="240" w:lineRule="auto"/>
              <w:rPr>
                <w:rFonts w:eastAsia="Times New Roman" w:cs="Arial"/>
                <w:i/>
                <w:noProof/>
                <w:color w:val="000000"/>
                <w:sz w:val="22"/>
                <w:rPrChange w:id="1315" w:author="Darwin Halomoan Siregar" w:date="2023-06-21T19:23:00Z">
                  <w:rPr>
                    <w:rFonts w:eastAsia="Times New Roman" w:cs="Arial"/>
                    <w:i/>
                    <w:noProof/>
                    <w:color w:val="000000"/>
                    <w:sz w:val="22"/>
                    <w:lang w:val="id-ID"/>
                  </w:rPr>
                </w:rPrChange>
              </w:rPr>
            </w:pPr>
          </w:p>
        </w:tc>
        <w:tc>
          <w:tcPr>
            <w:tcW w:w="339" w:type="dxa"/>
          </w:tcPr>
          <w:p w14:paraId="354455A1" w14:textId="77777777" w:rsidR="00992995" w:rsidRPr="004C7321" w:rsidRDefault="00992995" w:rsidP="00DF6E44">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1995CB98" w14:textId="445CFB79" w:rsidR="00992995" w:rsidRPr="005930E7" w:rsidRDefault="00992995">
            <w:pPr>
              <w:autoSpaceDE w:val="0"/>
              <w:autoSpaceDN w:val="0"/>
              <w:adjustRightInd w:val="0"/>
              <w:spacing w:line="240" w:lineRule="auto"/>
              <w:rPr>
                <w:rFonts w:cs="Arial"/>
                <w:noProof/>
                <w:color w:val="000000"/>
                <w:sz w:val="22"/>
                <w:rPrChange w:id="1316" w:author="Angga Dwinanto" w:date="2023-05-15T16:17:00Z">
                  <w:rPr>
                    <w:rFonts w:cs="Arial"/>
                    <w:noProof/>
                    <w:color w:val="000000"/>
                    <w:sz w:val="22"/>
                    <w:lang w:val="id-ID"/>
                  </w:rPr>
                </w:rPrChange>
              </w:rPr>
            </w:pPr>
            <w:r w:rsidRPr="004C7321">
              <w:rPr>
                <w:rFonts w:cs="Arial"/>
                <w:noProof/>
                <w:color w:val="000000"/>
                <w:sz w:val="22"/>
                <w:lang w:val="id-ID"/>
              </w:rPr>
              <w:t xml:space="preserve">Unit kerja </w:t>
            </w:r>
            <w:r w:rsidRPr="0001122D">
              <w:rPr>
                <w:rFonts w:eastAsia="Times New Roman" w:cs="Arial"/>
                <w:noProof/>
                <w:color w:val="000000"/>
                <w:sz w:val="22"/>
                <w:lang w:val="id-ID"/>
                <w:rPrChange w:id="1317" w:author="Darwin Halomoan Siregar" w:date="2023-06-22T10:07:00Z">
                  <w:rPr>
                    <w:rFonts w:eastAsia="Times New Roman" w:cs="Arial"/>
                    <w:i/>
                    <w:noProof/>
                    <w:color w:val="000000"/>
                    <w:sz w:val="22"/>
                    <w:lang w:val="id-ID"/>
                  </w:rPr>
                </w:rPrChange>
              </w:rPr>
              <w:t xml:space="preserve">IT yang bertanggung jawab dalam </w:t>
            </w:r>
            <w:ins w:id="1318" w:author="Angga Dwinanto" w:date="2023-05-15T16:17:00Z">
              <w:r w:rsidR="005930E7" w:rsidRPr="0001122D">
                <w:rPr>
                  <w:rFonts w:eastAsia="Times New Roman" w:cs="Arial"/>
                  <w:noProof/>
                  <w:color w:val="000000"/>
                  <w:sz w:val="22"/>
                  <w:rPrChange w:id="1319" w:author="Darwin Halomoan Siregar" w:date="2023-06-22T10:07:00Z">
                    <w:rPr>
                      <w:rFonts w:eastAsia="Times New Roman" w:cs="Arial"/>
                      <w:i/>
                      <w:noProof/>
                      <w:color w:val="000000"/>
                      <w:sz w:val="22"/>
                    </w:rPr>
                  </w:rPrChange>
                </w:rPr>
                <w:t>meng</w:t>
              </w:r>
            </w:ins>
            <w:del w:id="1320" w:author="Angga Dwinanto" w:date="2023-05-15T16:17:00Z">
              <w:r w:rsidRPr="0001122D" w:rsidDel="005930E7">
                <w:rPr>
                  <w:rFonts w:eastAsia="Times New Roman" w:cs="Arial"/>
                  <w:noProof/>
                  <w:color w:val="000000"/>
                  <w:sz w:val="22"/>
                  <w:lang w:val="id-ID"/>
                  <w:rPrChange w:id="1321" w:author="Darwin Halomoan Siregar" w:date="2023-06-22T10:07:00Z">
                    <w:rPr>
                      <w:rFonts w:eastAsia="Times New Roman" w:cs="Arial"/>
                      <w:i/>
                      <w:noProof/>
                      <w:color w:val="000000"/>
                      <w:sz w:val="22"/>
                      <w:lang w:val="id-ID"/>
                    </w:rPr>
                  </w:rPrChange>
                </w:rPr>
                <w:delText>melakukan testing</w:delText>
              </w:r>
            </w:del>
            <w:ins w:id="1322" w:author="Angga Dwinanto" w:date="2023-05-15T16:17:00Z">
              <w:r w:rsidR="005930E7" w:rsidRPr="0001122D">
                <w:rPr>
                  <w:rFonts w:eastAsia="Times New Roman" w:cs="Arial"/>
                  <w:noProof/>
                  <w:color w:val="000000"/>
                  <w:sz w:val="22"/>
                  <w:rPrChange w:id="1323" w:author="Darwin Halomoan Siregar" w:date="2023-06-22T10:07:00Z">
                    <w:rPr>
                      <w:rFonts w:eastAsia="Times New Roman" w:cs="Arial"/>
                      <w:i/>
                      <w:noProof/>
                      <w:color w:val="000000"/>
                      <w:sz w:val="22"/>
                    </w:rPr>
                  </w:rPrChange>
                </w:rPr>
                <w:t xml:space="preserve">koordinasikan suatu perubahan </w:t>
              </w:r>
            </w:ins>
            <w:ins w:id="1324" w:author="Angga Dwinanto" w:date="2023-05-15T16:20:00Z">
              <w:r w:rsidR="00B72B1B" w:rsidRPr="0001122D">
                <w:rPr>
                  <w:rFonts w:eastAsia="Times New Roman" w:cs="Arial"/>
                  <w:noProof/>
                  <w:color w:val="000000"/>
                  <w:sz w:val="22"/>
                  <w:rPrChange w:id="1325" w:author="Darwin Halomoan Siregar" w:date="2023-06-22T10:07:00Z">
                    <w:rPr>
                      <w:rFonts w:eastAsia="Times New Roman" w:cs="Arial"/>
                      <w:i/>
                      <w:noProof/>
                      <w:color w:val="000000"/>
                      <w:sz w:val="22"/>
                    </w:rPr>
                  </w:rPrChange>
                </w:rPr>
                <w:t>yang diusulkan oleh tim terkait</w:t>
              </w:r>
            </w:ins>
            <w:ins w:id="1326" w:author="Darwin Halomoan Siregar" w:date="2023-06-22T10:07:00Z">
              <w:r w:rsidR="0001122D" w:rsidRPr="0001122D">
                <w:rPr>
                  <w:rFonts w:eastAsia="Times New Roman" w:cs="Arial"/>
                  <w:noProof/>
                  <w:color w:val="000000"/>
                  <w:sz w:val="22"/>
                  <w:rPrChange w:id="1327" w:author="Darwin Halomoan Siregar" w:date="2023-06-22T10:07:00Z">
                    <w:rPr>
                      <w:rFonts w:eastAsia="Times New Roman" w:cs="Arial"/>
                      <w:i/>
                      <w:noProof/>
                      <w:color w:val="000000"/>
                      <w:sz w:val="22"/>
                    </w:rPr>
                  </w:rPrChange>
                </w:rPr>
                <w:t xml:space="preserve">, </w:t>
              </w:r>
              <w:r w:rsidR="0001122D" w:rsidRPr="0001122D">
                <w:rPr>
                  <w:sz w:val="22"/>
                </w:rPr>
                <w:t>yang termasuk yaitu</w:t>
              </w:r>
              <w:r w:rsidR="0001122D" w:rsidRPr="00F94B11">
                <w:rPr>
                  <w:sz w:val="22"/>
                </w:rPr>
                <w:t xml:space="preserve"> </w:t>
              </w:r>
              <w:r w:rsidR="0001122D" w:rsidRPr="00306A76">
                <w:rPr>
                  <w:rFonts w:eastAsia="Times New Roman" w:cs="Arial"/>
                  <w:i/>
                  <w:noProof/>
                  <w:color w:val="000000"/>
                  <w:sz w:val="22"/>
                </w:rPr>
                <w:t>Technology Program Management</w:t>
              </w:r>
            </w:ins>
            <w:ins w:id="1328" w:author="Darwin Halomoan Siregar" w:date="2023-06-22T10:42:00Z">
              <w:r w:rsidR="00F12F51">
                <w:rPr>
                  <w:rFonts w:eastAsia="Times New Roman" w:cs="Arial"/>
                  <w:i/>
                  <w:noProof/>
                  <w:color w:val="000000"/>
                  <w:sz w:val="22"/>
                </w:rPr>
                <w:t xml:space="preserve">, </w:t>
              </w:r>
              <w:r w:rsidR="00F12F51">
                <w:rPr>
                  <w:sz w:val="22"/>
                </w:rPr>
                <w:t xml:space="preserve"> IT Business Analyst Retail (IT BA Retail), IT Business Analyst Non-Retail (IT BA Non-Retail)</w:t>
              </w:r>
            </w:ins>
          </w:p>
        </w:tc>
      </w:tr>
      <w:tr w:rsidR="005930E7" w:rsidRPr="004C7321" w14:paraId="1D5ECF7F" w14:textId="77777777" w:rsidTr="00DF6E44">
        <w:trPr>
          <w:trHeight w:val="304"/>
          <w:ins w:id="1329" w:author="Angga Dwinanto" w:date="2023-05-15T16:09:00Z"/>
        </w:trPr>
        <w:tc>
          <w:tcPr>
            <w:tcW w:w="2250" w:type="dxa"/>
            <w:shd w:val="clear" w:color="auto" w:fill="auto"/>
            <w:noWrap/>
            <w:vAlign w:val="center"/>
          </w:tcPr>
          <w:p w14:paraId="6153E8C9" w14:textId="77777777" w:rsidR="005930E7" w:rsidRPr="004C7321" w:rsidRDefault="005930E7" w:rsidP="005930E7">
            <w:pPr>
              <w:spacing w:after="60" w:line="240" w:lineRule="auto"/>
              <w:rPr>
                <w:ins w:id="1330" w:author="Angga Dwinanto" w:date="2023-05-15T16:09:00Z"/>
                <w:rFonts w:eastAsia="Times New Roman" w:cs="Arial"/>
                <w:i/>
                <w:noProof/>
                <w:color w:val="000000"/>
                <w:sz w:val="22"/>
                <w:lang w:val="id-ID"/>
              </w:rPr>
            </w:pPr>
            <w:ins w:id="1331" w:author="Angga Dwinanto" w:date="2023-05-15T16:10:00Z">
              <w:r w:rsidRPr="004C7321">
                <w:rPr>
                  <w:rFonts w:eastAsia="Times New Roman" w:cs="Arial"/>
                  <w:i/>
                  <w:noProof/>
                  <w:color w:val="000000"/>
                  <w:sz w:val="22"/>
                  <w:lang w:val="id-ID"/>
                </w:rPr>
                <w:t>IT Testing</w:t>
              </w:r>
            </w:ins>
          </w:p>
        </w:tc>
        <w:tc>
          <w:tcPr>
            <w:tcW w:w="339" w:type="dxa"/>
          </w:tcPr>
          <w:p w14:paraId="6B1659A8" w14:textId="77777777" w:rsidR="005930E7" w:rsidRPr="004C7321" w:rsidRDefault="005930E7" w:rsidP="005930E7">
            <w:pPr>
              <w:spacing w:after="60" w:line="240" w:lineRule="auto"/>
              <w:jc w:val="both"/>
              <w:rPr>
                <w:ins w:id="1332" w:author="Angga Dwinanto" w:date="2023-05-15T16:09:00Z"/>
                <w:rFonts w:eastAsia="Times New Roman" w:cs="Arial"/>
                <w:noProof/>
                <w:color w:val="000000"/>
                <w:sz w:val="22"/>
                <w:lang w:val="id-ID"/>
              </w:rPr>
            </w:pPr>
            <w:ins w:id="1333" w:author="Angga Dwinanto" w:date="2023-05-15T16:10:00Z">
              <w:r w:rsidRPr="004C7321">
                <w:rPr>
                  <w:rFonts w:eastAsia="Times New Roman" w:cs="Arial"/>
                  <w:noProof/>
                  <w:color w:val="000000"/>
                  <w:sz w:val="22"/>
                  <w:lang w:val="id-ID"/>
                </w:rPr>
                <w:t>:</w:t>
              </w:r>
            </w:ins>
          </w:p>
        </w:tc>
        <w:tc>
          <w:tcPr>
            <w:tcW w:w="6591" w:type="dxa"/>
            <w:shd w:val="clear" w:color="auto" w:fill="auto"/>
          </w:tcPr>
          <w:p w14:paraId="537A7EC9" w14:textId="77777777" w:rsidR="005930E7" w:rsidRPr="0001122D" w:rsidRDefault="005930E7" w:rsidP="005930E7">
            <w:pPr>
              <w:autoSpaceDE w:val="0"/>
              <w:autoSpaceDN w:val="0"/>
              <w:adjustRightInd w:val="0"/>
              <w:spacing w:line="240" w:lineRule="auto"/>
              <w:rPr>
                <w:ins w:id="1334" w:author="Angga Dwinanto" w:date="2023-05-15T16:09:00Z"/>
                <w:rFonts w:cs="Arial"/>
                <w:noProof/>
                <w:color w:val="000000"/>
                <w:sz w:val="22"/>
                <w:lang w:val="id-ID"/>
              </w:rPr>
            </w:pPr>
            <w:ins w:id="1335" w:author="Angga Dwinanto" w:date="2023-05-15T16:10:00Z">
              <w:r w:rsidRPr="0001122D">
                <w:rPr>
                  <w:rFonts w:cs="Arial"/>
                  <w:noProof/>
                  <w:color w:val="000000"/>
                  <w:sz w:val="22"/>
                  <w:lang w:val="id-ID"/>
                </w:rPr>
                <w:t xml:space="preserve">Unit kerja </w:t>
              </w:r>
              <w:r w:rsidRPr="0001122D">
                <w:rPr>
                  <w:rFonts w:eastAsia="Times New Roman" w:cs="Arial"/>
                  <w:noProof/>
                  <w:color w:val="000000"/>
                  <w:sz w:val="22"/>
                  <w:lang w:val="id-ID"/>
                  <w:rPrChange w:id="1336" w:author="Darwin Halomoan Siregar" w:date="2023-06-22T10:09:00Z">
                    <w:rPr>
                      <w:rFonts w:eastAsia="Times New Roman" w:cs="Arial"/>
                      <w:i/>
                      <w:noProof/>
                      <w:color w:val="000000"/>
                      <w:sz w:val="22"/>
                      <w:lang w:val="id-ID"/>
                    </w:rPr>
                  </w:rPrChange>
                </w:rPr>
                <w:t>IT yang bertanggung jawab dalam melakukan testing</w:t>
              </w:r>
            </w:ins>
          </w:p>
        </w:tc>
      </w:tr>
      <w:tr w:rsidR="005930E7" w:rsidRPr="004C7321" w14:paraId="62736839" w14:textId="77777777" w:rsidTr="00DF6E44">
        <w:trPr>
          <w:trHeight w:val="304"/>
        </w:trPr>
        <w:tc>
          <w:tcPr>
            <w:tcW w:w="2250" w:type="dxa"/>
            <w:shd w:val="clear" w:color="auto" w:fill="auto"/>
            <w:noWrap/>
            <w:vAlign w:val="center"/>
          </w:tcPr>
          <w:p w14:paraId="594AF2E2" w14:textId="77777777" w:rsidR="005930E7" w:rsidRPr="00122180" w:rsidRDefault="005930E7" w:rsidP="005930E7">
            <w:pPr>
              <w:spacing w:after="60" w:line="240" w:lineRule="auto"/>
              <w:rPr>
                <w:rFonts w:eastAsia="Times New Roman" w:cs="Arial"/>
                <w:i/>
                <w:noProof/>
                <w:color w:val="000000"/>
                <w:sz w:val="22"/>
                <w:lang w:val="id-ID"/>
              </w:rPr>
            </w:pPr>
            <w:r w:rsidRPr="00122180">
              <w:rPr>
                <w:rFonts w:eastAsia="Times New Roman" w:cs="Arial"/>
                <w:i/>
                <w:noProof/>
                <w:color w:val="000000"/>
                <w:sz w:val="22"/>
                <w:lang w:val="id-ID"/>
              </w:rPr>
              <w:t>IT SME (</w:t>
            </w:r>
            <w:r w:rsidRPr="00122180">
              <w:rPr>
                <w:rFonts w:eastAsia="Times New Roman" w:cs="Arial"/>
                <w:noProof/>
                <w:color w:val="000000"/>
                <w:sz w:val="22"/>
                <w:lang w:val="id-ID"/>
              </w:rPr>
              <w:t>Subject Matter Expert</w:t>
            </w:r>
            <w:r w:rsidRPr="00122180">
              <w:rPr>
                <w:rFonts w:eastAsia="Times New Roman" w:cs="Arial"/>
                <w:i/>
                <w:noProof/>
                <w:color w:val="000000"/>
                <w:sz w:val="22"/>
                <w:lang w:val="id-ID"/>
              </w:rPr>
              <w:t>)</w:t>
            </w:r>
          </w:p>
        </w:tc>
        <w:tc>
          <w:tcPr>
            <w:tcW w:w="339" w:type="dxa"/>
          </w:tcPr>
          <w:p w14:paraId="2B54A756" w14:textId="77777777" w:rsidR="005930E7" w:rsidRPr="00122180" w:rsidRDefault="005930E7" w:rsidP="005930E7">
            <w:pPr>
              <w:spacing w:after="60" w:line="240" w:lineRule="auto"/>
              <w:jc w:val="both"/>
              <w:rPr>
                <w:rFonts w:eastAsia="Times New Roman" w:cs="Arial"/>
                <w:noProof/>
                <w:color w:val="000000"/>
                <w:sz w:val="22"/>
                <w:lang w:val="id-ID"/>
              </w:rPr>
            </w:pPr>
            <w:r w:rsidRPr="00122180">
              <w:rPr>
                <w:rFonts w:eastAsia="Times New Roman" w:cs="Arial"/>
                <w:noProof/>
                <w:color w:val="000000"/>
                <w:sz w:val="22"/>
                <w:lang w:val="id-ID"/>
              </w:rPr>
              <w:t>:</w:t>
            </w:r>
          </w:p>
        </w:tc>
        <w:tc>
          <w:tcPr>
            <w:tcW w:w="6591" w:type="dxa"/>
            <w:shd w:val="clear" w:color="auto" w:fill="auto"/>
          </w:tcPr>
          <w:p w14:paraId="69A462E9" w14:textId="77777777" w:rsidR="005930E7" w:rsidRPr="00122180" w:rsidRDefault="005930E7" w:rsidP="005930E7">
            <w:pPr>
              <w:spacing w:after="60" w:line="240" w:lineRule="auto"/>
              <w:jc w:val="both"/>
              <w:rPr>
                <w:rFonts w:eastAsia="Times New Roman" w:cs="Arial"/>
                <w:noProof/>
                <w:color w:val="000000"/>
                <w:sz w:val="22"/>
                <w:lang w:val="id-ID"/>
              </w:rPr>
            </w:pPr>
            <w:r w:rsidRPr="00122180">
              <w:rPr>
                <w:rFonts w:eastAsia="Times New Roman" w:cs="Arial"/>
                <w:noProof/>
                <w:color w:val="000000"/>
                <w:sz w:val="22"/>
                <w:lang w:val="id-ID"/>
              </w:rPr>
              <w:t>Pihak yang memiliki pengetahuan dan pengalaman terkait solusi TI dalam satu atau lebih dari satu bidang.</w:t>
            </w:r>
          </w:p>
        </w:tc>
      </w:tr>
      <w:tr w:rsidR="005930E7" w:rsidRPr="004C7321" w14:paraId="76B5BF5D" w14:textId="77777777" w:rsidTr="006500B8">
        <w:trPr>
          <w:trHeight w:val="304"/>
        </w:trPr>
        <w:tc>
          <w:tcPr>
            <w:tcW w:w="2250" w:type="dxa"/>
            <w:shd w:val="clear" w:color="auto" w:fill="auto"/>
            <w:noWrap/>
            <w:vAlign w:val="center"/>
          </w:tcPr>
          <w:p w14:paraId="00723BE9" w14:textId="77777777" w:rsidR="005930E7" w:rsidRPr="004C7321" w:rsidRDefault="005930E7" w:rsidP="005930E7">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Normal Changes</w:t>
            </w:r>
          </w:p>
        </w:tc>
        <w:tc>
          <w:tcPr>
            <w:tcW w:w="339" w:type="dxa"/>
          </w:tcPr>
          <w:p w14:paraId="39710E05"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4133AE62" w14:textId="77777777" w:rsidR="005930E7" w:rsidRPr="004C7321" w:rsidRDefault="005930E7" w:rsidP="005930E7">
            <w:pPr>
              <w:spacing w:after="60" w:line="240" w:lineRule="auto"/>
              <w:jc w:val="both"/>
              <w:rPr>
                <w:rFonts w:eastAsia="Times New Roman" w:cs="Arial"/>
                <w:noProof/>
                <w:color w:val="000000"/>
                <w:sz w:val="22"/>
                <w:lang w:val="id-ID"/>
              </w:rPr>
            </w:pPr>
            <w:r w:rsidRPr="00D40616">
              <w:rPr>
                <w:rFonts w:eastAsia="Times New Roman" w:cs="Arial"/>
                <w:noProof/>
                <w:color w:val="000000"/>
                <w:sz w:val="22"/>
                <w:lang w:val="id-ID"/>
              </w:rPr>
              <w:t xml:space="preserve">Perubahan yang diimplementasikan dan sudah melalui proses </w:t>
            </w:r>
            <w:r>
              <w:rPr>
                <w:rFonts w:eastAsia="Times New Roman" w:cs="Arial"/>
                <w:noProof/>
                <w:color w:val="000000"/>
                <w:sz w:val="22"/>
                <w:lang w:val="id-ID"/>
              </w:rPr>
              <w:t>CCRT</w:t>
            </w:r>
          </w:p>
        </w:tc>
      </w:tr>
      <w:tr w:rsidR="005930E7" w:rsidRPr="004C7321" w14:paraId="7BC356A8" w14:textId="77777777" w:rsidTr="00DF6E44">
        <w:trPr>
          <w:trHeight w:val="608"/>
        </w:trPr>
        <w:tc>
          <w:tcPr>
            <w:tcW w:w="2250" w:type="dxa"/>
            <w:shd w:val="clear" w:color="auto" w:fill="auto"/>
            <w:noWrap/>
            <w:vAlign w:val="center"/>
            <w:hideMark/>
          </w:tcPr>
          <w:p w14:paraId="357B43DA" w14:textId="77777777" w:rsidR="005930E7" w:rsidRPr="004C7321" w:rsidRDefault="005930E7" w:rsidP="005930E7">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Promote / Implementasi</w:t>
            </w:r>
          </w:p>
        </w:tc>
        <w:tc>
          <w:tcPr>
            <w:tcW w:w="339" w:type="dxa"/>
          </w:tcPr>
          <w:p w14:paraId="54E6DFC8"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3823D07A"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i/>
                <w:noProof/>
                <w:color w:val="000000"/>
                <w:sz w:val="22"/>
                <w:lang w:val="id-ID"/>
              </w:rPr>
              <w:t>Deployment</w:t>
            </w:r>
            <w:r w:rsidRPr="004C7321">
              <w:rPr>
                <w:rFonts w:eastAsia="Times New Roman" w:cs="Arial"/>
                <w:noProof/>
                <w:color w:val="000000"/>
                <w:sz w:val="22"/>
                <w:lang w:val="id-ID"/>
              </w:rPr>
              <w:t xml:space="preserve"> aplikasi dan/atau pelaksanaan perubahan infrastruktur di area Production:</w:t>
            </w:r>
          </w:p>
          <w:p w14:paraId="5101A379"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1.</w:t>
            </w:r>
            <w:r w:rsidRPr="0001122D">
              <w:rPr>
                <w:rFonts w:eastAsia="Times New Roman" w:cs="Arial"/>
                <w:noProof/>
                <w:color w:val="000000"/>
                <w:sz w:val="22"/>
                <w:lang w:val="id-ID"/>
                <w:rPrChange w:id="1337" w:author="Darwin Halomoan Siregar" w:date="2023-06-22T10:08:00Z">
                  <w:rPr>
                    <w:rFonts w:eastAsia="Times New Roman" w:cs="Arial"/>
                    <w:i/>
                    <w:noProof/>
                    <w:color w:val="000000"/>
                    <w:sz w:val="22"/>
                    <w:lang w:val="id-ID"/>
                  </w:rPr>
                </w:rPrChange>
              </w:rPr>
              <w:t>Data Center</w:t>
            </w:r>
            <w:r w:rsidRPr="004C7321">
              <w:rPr>
                <w:rFonts w:eastAsia="Times New Roman" w:cs="Arial"/>
                <w:i/>
                <w:noProof/>
                <w:color w:val="000000"/>
                <w:sz w:val="22"/>
                <w:lang w:val="id-ID"/>
              </w:rPr>
              <w:t xml:space="preserve"> (On Premises CIMB Niaga)</w:t>
            </w:r>
          </w:p>
          <w:p w14:paraId="46E939EA"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2.Cloud – IaaS &amp; PaaS </w:t>
            </w:r>
            <w:r w:rsidRPr="004C7321">
              <w:rPr>
                <w:rFonts w:cs="Arial"/>
                <w:noProof/>
                <w:color w:val="000000"/>
                <w:sz w:val="22"/>
                <w:lang w:val="id-ID"/>
              </w:rPr>
              <w:t>(Exclusion:  SaaS)</w:t>
            </w:r>
          </w:p>
          <w:p w14:paraId="7C5FA17E"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3.Call Center  </w:t>
            </w:r>
            <w:r w:rsidRPr="004C7321">
              <w:rPr>
                <w:rFonts w:eastAsia="Times New Roman" w:cs="Arial"/>
                <w:i/>
                <w:noProof/>
                <w:color w:val="000000"/>
                <w:sz w:val="22"/>
                <w:lang w:val="id-ID"/>
              </w:rPr>
              <w:t>(On Premises CIMB Niaga)</w:t>
            </w:r>
          </w:p>
        </w:tc>
      </w:tr>
      <w:tr w:rsidR="005930E7" w:rsidRPr="004C7321" w14:paraId="20D476BC" w14:textId="77777777" w:rsidTr="006500B8">
        <w:trPr>
          <w:trHeight w:val="304"/>
        </w:trPr>
        <w:tc>
          <w:tcPr>
            <w:tcW w:w="2250" w:type="dxa"/>
            <w:shd w:val="clear" w:color="auto" w:fill="auto"/>
            <w:noWrap/>
            <w:vAlign w:val="center"/>
          </w:tcPr>
          <w:p w14:paraId="0FE05CDA" w14:textId="77777777" w:rsidR="005930E7" w:rsidRPr="004C7321" w:rsidRDefault="005930E7" w:rsidP="005930E7">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PaaS ( Platform  as a Services )</w:t>
            </w:r>
          </w:p>
        </w:tc>
        <w:tc>
          <w:tcPr>
            <w:tcW w:w="339" w:type="dxa"/>
          </w:tcPr>
          <w:p w14:paraId="2D56C760"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752B7FD8"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cs="Arial"/>
                <w:noProof/>
                <w:sz w:val="22"/>
                <w:lang w:val="id-ID"/>
              </w:rPr>
              <w:t>Teknologi yang menyajikan suatu layanan dengan memanfaatkan internet untuk pengelolaan aplikasi tanpa kompleksitas membangun dan memelihara infrastruktur.</w:t>
            </w:r>
          </w:p>
        </w:tc>
      </w:tr>
      <w:tr w:rsidR="005930E7" w:rsidRPr="004C7321" w14:paraId="550FDC73" w14:textId="77777777" w:rsidTr="00DF6E44">
        <w:trPr>
          <w:trHeight w:val="304"/>
        </w:trPr>
        <w:tc>
          <w:tcPr>
            <w:tcW w:w="2250" w:type="dxa"/>
            <w:shd w:val="clear" w:color="auto" w:fill="auto"/>
            <w:noWrap/>
          </w:tcPr>
          <w:p w14:paraId="11DBC81E" w14:textId="77777777" w:rsidR="005930E7" w:rsidRPr="004C7321" w:rsidRDefault="005930E7" w:rsidP="005930E7">
            <w:pPr>
              <w:spacing w:after="60" w:line="240" w:lineRule="auto"/>
              <w:rPr>
                <w:rFonts w:eastAsia="Times New Roman" w:cs="Arial"/>
                <w:i/>
                <w:noProof/>
                <w:color w:val="000000"/>
                <w:sz w:val="22"/>
                <w:lang w:val="id-ID"/>
              </w:rPr>
            </w:pPr>
            <w:r w:rsidRPr="00DE206F">
              <w:rPr>
                <w:rFonts w:eastAsia="Times New Roman" w:cs="Arial"/>
                <w:i/>
                <w:noProof/>
                <w:color w:val="000000"/>
                <w:sz w:val="22"/>
                <w:lang w:val="id-ID"/>
                <w:rPrChange w:id="1338" w:author="Darwin Halomoan Siregar" w:date="2023-06-15T16:09:00Z">
                  <w:rPr>
                    <w:noProof/>
                    <w:lang w:val="id-ID"/>
                  </w:rPr>
                </w:rPrChange>
              </w:rPr>
              <w:t>SaaS (Software as a Services)</w:t>
            </w:r>
          </w:p>
        </w:tc>
        <w:tc>
          <w:tcPr>
            <w:tcW w:w="339" w:type="dxa"/>
          </w:tcPr>
          <w:p w14:paraId="3798D4C1"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noProof/>
                <w:lang w:val="id-ID"/>
              </w:rPr>
              <w:t>:</w:t>
            </w:r>
          </w:p>
        </w:tc>
        <w:tc>
          <w:tcPr>
            <w:tcW w:w="6591" w:type="dxa"/>
            <w:shd w:val="clear" w:color="auto" w:fill="auto"/>
          </w:tcPr>
          <w:p w14:paraId="7D26D03E"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noProof/>
                <w:lang w:val="id-ID"/>
              </w:rPr>
              <w:t>Teknologi yang menyajikan suatu layanan aplikasi perangkat lunak oleh suatu vendor perangkat lunak yang mengembangkan aplikasi web yang diinangi dan dioperasikan (baik secara mandiri maupun melalui pihak ketiga) untuk digunakan oleh pelanggannya melalui Internet.</w:t>
            </w:r>
          </w:p>
        </w:tc>
      </w:tr>
      <w:tr w:rsidR="005930E7" w:rsidRPr="004C7321" w14:paraId="3692B071" w14:textId="77777777" w:rsidTr="006500B8">
        <w:trPr>
          <w:trHeight w:val="304"/>
        </w:trPr>
        <w:tc>
          <w:tcPr>
            <w:tcW w:w="2250" w:type="dxa"/>
            <w:shd w:val="clear" w:color="auto" w:fill="auto"/>
            <w:noWrap/>
            <w:vAlign w:val="center"/>
          </w:tcPr>
          <w:p w14:paraId="5C89006B" w14:textId="77777777" w:rsidR="005930E7" w:rsidRPr="004C7321" w:rsidRDefault="005930E7" w:rsidP="005930E7">
            <w:pPr>
              <w:spacing w:after="60" w:line="240" w:lineRule="auto"/>
              <w:rPr>
                <w:rFonts w:eastAsia="Times New Roman" w:cs="Arial"/>
                <w:i/>
                <w:noProof/>
                <w:color w:val="000000"/>
                <w:sz w:val="22"/>
                <w:lang w:val="id-ID"/>
              </w:rPr>
            </w:pPr>
            <w:r w:rsidRPr="004C7321" w:rsidDel="00112F17">
              <w:rPr>
                <w:rFonts w:eastAsia="Times New Roman" w:cs="Arial"/>
                <w:i/>
                <w:noProof/>
                <w:color w:val="000000"/>
                <w:sz w:val="22"/>
                <w:lang w:val="id-ID"/>
              </w:rPr>
              <w:t xml:space="preserve"> </w:t>
            </w:r>
            <w:r w:rsidRPr="004C7321">
              <w:rPr>
                <w:rFonts w:eastAsia="Times New Roman" w:cs="Arial"/>
                <w:i/>
                <w:noProof/>
                <w:color w:val="000000"/>
                <w:sz w:val="22"/>
                <w:lang w:val="id-ID"/>
              </w:rPr>
              <w:t xml:space="preserve">SCM </w:t>
            </w:r>
          </w:p>
        </w:tc>
        <w:tc>
          <w:tcPr>
            <w:tcW w:w="339" w:type="dxa"/>
          </w:tcPr>
          <w:p w14:paraId="0EE1DE25"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0A13D9AE"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Unit kerja </w:t>
            </w:r>
            <w:r w:rsidRPr="004C7321">
              <w:rPr>
                <w:rFonts w:eastAsia="Times New Roman" w:cs="Arial"/>
                <w:i/>
                <w:noProof/>
                <w:color w:val="000000"/>
                <w:sz w:val="22"/>
                <w:lang w:val="id-ID"/>
              </w:rPr>
              <w:t>System Changes Management</w:t>
            </w:r>
          </w:p>
        </w:tc>
      </w:tr>
      <w:tr w:rsidR="005930E7" w:rsidRPr="004C7321" w14:paraId="24B24299" w14:textId="77777777" w:rsidTr="00DF6E44">
        <w:trPr>
          <w:trHeight w:val="304"/>
        </w:trPr>
        <w:tc>
          <w:tcPr>
            <w:tcW w:w="2250" w:type="dxa"/>
            <w:shd w:val="clear" w:color="auto" w:fill="auto"/>
            <w:noWrap/>
            <w:vAlign w:val="center"/>
            <w:hideMark/>
          </w:tcPr>
          <w:p w14:paraId="3487BCC9" w14:textId="77777777" w:rsidR="005930E7" w:rsidRPr="004C7321" w:rsidRDefault="005930E7" w:rsidP="005930E7">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Standard Changes</w:t>
            </w:r>
          </w:p>
        </w:tc>
        <w:tc>
          <w:tcPr>
            <w:tcW w:w="339" w:type="dxa"/>
          </w:tcPr>
          <w:p w14:paraId="56624DC6"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hideMark/>
          </w:tcPr>
          <w:p w14:paraId="144E8E35" w14:textId="77777777" w:rsidR="005930E7" w:rsidRPr="004C7321" w:rsidRDefault="005930E7" w:rsidP="005930E7">
            <w:pPr>
              <w:spacing w:after="60" w:line="240" w:lineRule="auto"/>
              <w:jc w:val="both"/>
              <w:rPr>
                <w:rFonts w:eastAsia="Times New Roman" w:cs="Arial"/>
                <w:noProof/>
                <w:color w:val="000000"/>
                <w:sz w:val="22"/>
                <w:highlight w:val="yellow"/>
                <w:lang w:val="id-ID"/>
              </w:rPr>
            </w:pPr>
            <w:r w:rsidRPr="004C7321">
              <w:rPr>
                <w:rFonts w:eastAsia="Times New Roman" w:cs="Arial"/>
                <w:noProof/>
                <w:color w:val="000000"/>
                <w:sz w:val="22"/>
                <w:lang w:val="id-ID"/>
              </w:rPr>
              <w:t>Perubahan dengan resiko rendah dan sering</w:t>
            </w:r>
          </w:p>
        </w:tc>
      </w:tr>
      <w:tr w:rsidR="005930E7" w:rsidRPr="004C7321" w14:paraId="404FD430" w14:textId="77777777" w:rsidTr="007D00A8">
        <w:trPr>
          <w:trHeight w:val="304"/>
        </w:trPr>
        <w:tc>
          <w:tcPr>
            <w:tcW w:w="2250" w:type="dxa"/>
            <w:shd w:val="clear" w:color="auto" w:fill="auto"/>
            <w:noWrap/>
            <w:vAlign w:val="center"/>
          </w:tcPr>
          <w:p w14:paraId="65B1BC06" w14:textId="77777777" w:rsidR="005930E7" w:rsidRPr="004C7321" w:rsidRDefault="005930E7" w:rsidP="005930E7">
            <w:pPr>
              <w:spacing w:after="60" w:line="240" w:lineRule="auto"/>
              <w:rPr>
                <w:rFonts w:eastAsia="Times New Roman" w:cs="Arial"/>
                <w:i/>
                <w:noProof/>
                <w:color w:val="000000"/>
                <w:sz w:val="22"/>
                <w:lang w:val="id-ID"/>
              </w:rPr>
            </w:pPr>
            <w:r w:rsidRPr="004C7321">
              <w:rPr>
                <w:rFonts w:eastAsia="Times New Roman" w:cs="Arial"/>
                <w:i/>
                <w:noProof/>
                <w:color w:val="000000"/>
                <w:sz w:val="22"/>
                <w:lang w:val="id-ID"/>
              </w:rPr>
              <w:t>Technical Post Implementation Review ( TPIR )</w:t>
            </w:r>
          </w:p>
        </w:tc>
        <w:tc>
          <w:tcPr>
            <w:tcW w:w="339" w:type="dxa"/>
          </w:tcPr>
          <w:p w14:paraId="6E872737"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w:t>
            </w:r>
          </w:p>
        </w:tc>
        <w:tc>
          <w:tcPr>
            <w:tcW w:w="6591" w:type="dxa"/>
            <w:shd w:val="clear" w:color="auto" w:fill="auto"/>
          </w:tcPr>
          <w:p w14:paraId="51F85E8B" w14:textId="77777777" w:rsidR="005930E7" w:rsidRPr="004C7321" w:rsidRDefault="005930E7" w:rsidP="005930E7">
            <w:pPr>
              <w:spacing w:after="60" w:line="240" w:lineRule="auto"/>
              <w:jc w:val="both"/>
              <w:rPr>
                <w:rFonts w:eastAsia="Times New Roman" w:cs="Arial"/>
                <w:noProof/>
                <w:color w:val="000000"/>
                <w:sz w:val="22"/>
                <w:lang w:val="id-ID"/>
              </w:rPr>
            </w:pPr>
            <w:r w:rsidRPr="004C7321">
              <w:rPr>
                <w:rFonts w:eastAsia="Times New Roman" w:cs="Arial"/>
                <w:noProof/>
                <w:color w:val="000000"/>
                <w:sz w:val="22"/>
                <w:lang w:val="id-ID"/>
              </w:rPr>
              <w:t xml:space="preserve">Form yang digunakan untuk melakukan </w:t>
            </w:r>
            <w:r w:rsidRPr="004C7321">
              <w:rPr>
                <w:rFonts w:eastAsia="Times New Roman" w:cs="Arial"/>
                <w:i/>
                <w:noProof/>
                <w:color w:val="000000"/>
                <w:sz w:val="22"/>
                <w:lang w:val="id-ID"/>
              </w:rPr>
              <w:t>review</w:t>
            </w:r>
            <w:r w:rsidRPr="004C7321">
              <w:rPr>
                <w:rFonts w:eastAsia="Times New Roman" w:cs="Arial"/>
                <w:noProof/>
                <w:color w:val="000000"/>
                <w:sz w:val="22"/>
                <w:lang w:val="id-ID"/>
              </w:rPr>
              <w:t xml:space="preserve"> setelah selesai pelaksanaan implementasi RFC</w:t>
            </w:r>
            <w:r>
              <w:rPr>
                <w:rFonts w:eastAsia="Times New Roman" w:cs="Arial"/>
                <w:noProof/>
                <w:color w:val="000000"/>
                <w:sz w:val="22"/>
              </w:rPr>
              <w:t xml:space="preserve"> Aplikasi</w:t>
            </w:r>
            <w:r w:rsidRPr="004C7321">
              <w:rPr>
                <w:rFonts w:eastAsia="Times New Roman" w:cs="Arial"/>
                <w:noProof/>
                <w:color w:val="000000"/>
                <w:sz w:val="22"/>
                <w:lang w:val="id-ID"/>
              </w:rPr>
              <w:t>.</w:t>
            </w:r>
          </w:p>
        </w:tc>
      </w:tr>
    </w:tbl>
    <w:p w14:paraId="518BF92C" w14:textId="77777777" w:rsidR="00FC031E" w:rsidRPr="004C7321" w:rsidRDefault="00FC031E" w:rsidP="00BA695D">
      <w:pPr>
        <w:spacing w:before="120" w:line="240" w:lineRule="auto"/>
        <w:ind w:left="360"/>
        <w:jc w:val="both"/>
        <w:rPr>
          <w:rFonts w:cs="Arial"/>
          <w:noProof/>
          <w:color w:val="000000"/>
          <w:sz w:val="22"/>
          <w:lang w:val="id-ID" w:eastAsia="x-none"/>
        </w:rPr>
      </w:pPr>
    </w:p>
    <w:p w14:paraId="01E2EE9F" w14:textId="77777777" w:rsidR="00567842" w:rsidRPr="004C7321" w:rsidRDefault="00F335D1">
      <w:pPr>
        <w:pStyle w:val="Heading1"/>
        <w:rPr>
          <w:noProof/>
          <w:lang w:val="id-ID"/>
        </w:rPr>
      </w:pPr>
      <w:r w:rsidRPr="004C7321">
        <w:rPr>
          <w:noProof/>
          <w:lang w:val="id-ID"/>
        </w:rPr>
        <w:br w:type="page"/>
      </w:r>
      <w:bookmarkStart w:id="1339" w:name="_Toc138170989"/>
      <w:r w:rsidR="00567842" w:rsidRPr="004C7321">
        <w:rPr>
          <w:noProof/>
          <w:lang w:val="id-ID"/>
        </w:rPr>
        <w:lastRenderedPageBreak/>
        <w:t>Tugas dan Tanggung Jawab</w:t>
      </w:r>
      <w:bookmarkEnd w:id="1300"/>
      <w:bookmarkEnd w:id="1339"/>
    </w:p>
    <w:p w14:paraId="79E8F0DF" w14:textId="77777777" w:rsidR="00567842" w:rsidRPr="004C7321" w:rsidRDefault="00567842" w:rsidP="0024018F">
      <w:pPr>
        <w:ind w:left="360"/>
        <w:jc w:val="both"/>
        <w:rPr>
          <w:rFonts w:cs="Arial"/>
          <w:noProof/>
          <w:lang w:val="id-ID"/>
        </w:rPr>
      </w:pPr>
      <w:r w:rsidRPr="004C7321">
        <w:rPr>
          <w:rFonts w:cs="Arial"/>
          <w:noProof/>
          <w:lang w:val="id-ID"/>
        </w:rPr>
        <w:t xml:space="preserve">Tugas dan tanggung jawab </w:t>
      </w:r>
      <w:r w:rsidR="00BA695D" w:rsidRPr="004C7321">
        <w:rPr>
          <w:rFonts w:cs="Arial"/>
          <w:noProof/>
          <w:lang w:val="id-ID"/>
        </w:rPr>
        <w:t>beberapa peran</w:t>
      </w:r>
      <w:r w:rsidR="00DA3B65" w:rsidRPr="004C7321">
        <w:rPr>
          <w:rFonts w:cs="Arial"/>
          <w:noProof/>
          <w:lang w:val="id-ID"/>
        </w:rPr>
        <w:t xml:space="preserve"> </w:t>
      </w:r>
      <w:r w:rsidRPr="004C7321">
        <w:rPr>
          <w:rFonts w:cs="Arial"/>
          <w:noProof/>
          <w:lang w:val="id-ID"/>
        </w:rPr>
        <w:t xml:space="preserve">yang terlibat dalam </w:t>
      </w:r>
      <w:r w:rsidR="00F27CCD" w:rsidRPr="004C7321">
        <w:rPr>
          <w:rFonts w:cs="Arial"/>
          <w:noProof/>
          <w:lang w:val="id-ID"/>
        </w:rPr>
        <w:t>manajemen</w:t>
      </w:r>
      <w:r w:rsidR="009F4D9B" w:rsidRPr="004C7321">
        <w:rPr>
          <w:rFonts w:cs="Arial"/>
          <w:noProof/>
          <w:lang w:val="id-ID"/>
        </w:rPr>
        <w:t xml:space="preserve"> </w:t>
      </w:r>
      <w:r w:rsidR="00F27CCD" w:rsidRPr="004C7321">
        <w:rPr>
          <w:rFonts w:cs="Arial"/>
          <w:noProof/>
          <w:lang w:val="id-ID"/>
        </w:rPr>
        <w:t>perubahan TI</w:t>
      </w:r>
      <w:r w:rsidRPr="004C7321">
        <w:rPr>
          <w:rFonts w:cs="Arial"/>
          <w:noProof/>
          <w:lang w:val="id-ID"/>
        </w:rPr>
        <w:t xml:space="preserve"> adalah sebagai berikut:</w:t>
      </w:r>
    </w:p>
    <w:p w14:paraId="786D942C" w14:textId="77777777" w:rsidR="00D36024" w:rsidRPr="004C7321" w:rsidRDefault="00D36024" w:rsidP="0024018F">
      <w:pPr>
        <w:ind w:left="360"/>
        <w:jc w:val="both"/>
        <w:rPr>
          <w:rFonts w:cs="Arial"/>
          <w:noProof/>
          <w:lang w:val="id-ID"/>
        </w:rPr>
      </w:pPr>
    </w:p>
    <w:p w14:paraId="1EDA41D0" w14:textId="77777777" w:rsidR="00D70A81" w:rsidRPr="004C7321" w:rsidRDefault="00D70A81" w:rsidP="0024018F">
      <w:pPr>
        <w:numPr>
          <w:ilvl w:val="0"/>
          <w:numId w:val="76"/>
        </w:numPr>
        <w:spacing w:before="120" w:after="60"/>
        <w:jc w:val="both"/>
        <w:rPr>
          <w:rFonts w:cs="Arial"/>
          <w:bCs/>
          <w:noProof/>
          <w:color w:val="000000"/>
          <w:lang w:val="id-ID" w:eastAsia="x-none"/>
        </w:rPr>
      </w:pPr>
      <w:r w:rsidRPr="004C7321">
        <w:rPr>
          <w:rFonts w:cs="Arial"/>
          <w:bCs/>
          <w:noProof/>
          <w:color w:val="000000"/>
          <w:lang w:val="id-ID" w:eastAsia="x-none"/>
        </w:rPr>
        <w:t xml:space="preserve">Change </w:t>
      </w:r>
      <w:r w:rsidR="00DE7A1E" w:rsidRPr="004C7321">
        <w:rPr>
          <w:rFonts w:cs="Arial"/>
          <w:bCs/>
          <w:noProof/>
          <w:color w:val="000000"/>
          <w:lang w:val="id-ID" w:eastAsia="x-none"/>
        </w:rPr>
        <w:t>Requestor</w:t>
      </w:r>
      <w:r w:rsidR="00D64801" w:rsidRPr="004C7321">
        <w:rPr>
          <w:rFonts w:cs="Arial"/>
          <w:bCs/>
          <w:noProof/>
          <w:color w:val="000000"/>
          <w:lang w:val="id-ID" w:eastAsia="x-none"/>
        </w:rPr>
        <w:t xml:space="preserve"> </w:t>
      </w:r>
      <w:r w:rsidR="00D64801" w:rsidRPr="004C7321">
        <w:rPr>
          <w:rFonts w:cs="Arial"/>
          <w:bCs/>
          <w:noProof/>
          <w:color w:val="000000"/>
          <w:vertAlign w:val="superscript"/>
          <w:lang w:val="id-ID" w:eastAsia="x-none"/>
        </w:rPr>
        <w:t>(*)</w:t>
      </w:r>
    </w:p>
    <w:p w14:paraId="361B9CB5" w14:textId="77777777" w:rsidR="00CB6CB9" w:rsidRPr="004C7321" w:rsidRDefault="00CB6CB9" w:rsidP="00F43AAD">
      <w:pPr>
        <w:pStyle w:val="ListParagraph"/>
        <w:numPr>
          <w:ilvl w:val="0"/>
          <w:numId w:val="109"/>
        </w:numPr>
        <w:ind w:left="1080" w:hanging="270"/>
        <w:rPr>
          <w:noProof/>
        </w:rPr>
      </w:pPr>
      <w:r w:rsidRPr="004C7321">
        <w:rPr>
          <w:noProof/>
        </w:rPr>
        <w:t>Membuat RFC form</w:t>
      </w:r>
    </w:p>
    <w:p w14:paraId="5C57A4EB" w14:textId="77777777" w:rsidR="00C04C29" w:rsidRPr="004C7321" w:rsidRDefault="00F522BD" w:rsidP="00F43AAD">
      <w:pPr>
        <w:pStyle w:val="ListParagraph"/>
        <w:numPr>
          <w:ilvl w:val="0"/>
          <w:numId w:val="109"/>
        </w:numPr>
        <w:ind w:left="1080" w:hanging="270"/>
        <w:rPr>
          <w:noProof/>
        </w:rPr>
      </w:pPr>
      <w:r w:rsidRPr="004C7321">
        <w:rPr>
          <w:noProof/>
        </w:rPr>
        <w:t>Menyiapkan</w:t>
      </w:r>
      <w:r w:rsidR="00B726E3" w:rsidRPr="004C7321">
        <w:rPr>
          <w:noProof/>
        </w:rPr>
        <w:t xml:space="preserve"> dan melengkapi</w:t>
      </w:r>
      <w:r w:rsidRPr="004C7321">
        <w:rPr>
          <w:noProof/>
        </w:rPr>
        <w:t xml:space="preserve"> dokumen pendukung RFC</w:t>
      </w:r>
      <w:r w:rsidR="00474F0A" w:rsidRPr="004C7321">
        <w:rPr>
          <w:noProof/>
        </w:rPr>
        <w:t xml:space="preserve"> </w:t>
      </w:r>
    </w:p>
    <w:p w14:paraId="295EAB0E" w14:textId="77777777" w:rsidR="00432D6B" w:rsidRPr="004C7321" w:rsidRDefault="00432D6B" w:rsidP="00F43AAD">
      <w:pPr>
        <w:pStyle w:val="ListParagraph"/>
        <w:numPr>
          <w:ilvl w:val="0"/>
          <w:numId w:val="109"/>
        </w:numPr>
        <w:ind w:left="1080" w:hanging="270"/>
        <w:rPr>
          <w:noProof/>
        </w:rPr>
      </w:pPr>
      <w:r w:rsidRPr="004C7321">
        <w:rPr>
          <w:noProof/>
        </w:rPr>
        <w:t xml:space="preserve">Mengajukan RFC </w:t>
      </w:r>
      <w:r w:rsidR="00F3405C" w:rsidRPr="004C7321">
        <w:rPr>
          <w:noProof/>
        </w:rPr>
        <w:t>yang sudah lengkap untuk di verifikasi</w:t>
      </w:r>
    </w:p>
    <w:p w14:paraId="2FD51034" w14:textId="77777777" w:rsidR="00BB32D5" w:rsidRDefault="00E946C2" w:rsidP="00F43AAD">
      <w:pPr>
        <w:pStyle w:val="ListParagraph"/>
        <w:numPr>
          <w:ilvl w:val="0"/>
          <w:numId w:val="109"/>
        </w:numPr>
        <w:ind w:left="1080" w:hanging="270"/>
        <w:rPr>
          <w:ins w:id="1340" w:author="Angga Dwinanto" w:date="2023-06-14T11:53:00Z"/>
          <w:noProof/>
        </w:rPr>
      </w:pPr>
      <w:r w:rsidRPr="004C7321">
        <w:rPr>
          <w:noProof/>
        </w:rPr>
        <w:t xml:space="preserve">Mendaftarkan RFC </w:t>
      </w:r>
      <w:r w:rsidR="00486184" w:rsidRPr="004C7321">
        <w:rPr>
          <w:noProof/>
        </w:rPr>
        <w:t xml:space="preserve">yang akan diikutkan pada </w:t>
      </w:r>
      <w:r w:rsidR="00F01848">
        <w:rPr>
          <w:noProof/>
        </w:rPr>
        <w:t>CCRT</w:t>
      </w:r>
      <w:r w:rsidR="00B62156" w:rsidRPr="004C7321">
        <w:rPr>
          <w:noProof/>
        </w:rPr>
        <w:t xml:space="preserve"> melalui </w:t>
      </w:r>
      <w:r w:rsidR="006D5E9C" w:rsidRPr="004C7321">
        <w:rPr>
          <w:noProof/>
        </w:rPr>
        <w:t>IT T</w:t>
      </w:r>
      <w:r w:rsidR="00EB1374" w:rsidRPr="004C7321">
        <w:rPr>
          <w:noProof/>
        </w:rPr>
        <w:t>esting</w:t>
      </w:r>
      <w:r w:rsidR="004C7321">
        <w:rPr>
          <w:noProof/>
        </w:rPr>
        <w:t xml:space="preserve"> (</w:t>
      </w:r>
      <w:r w:rsidR="004C7321" w:rsidRPr="004C7321">
        <w:rPr>
          <w:noProof/>
        </w:rPr>
        <w:t>RFC Aplikasi</w:t>
      </w:r>
      <w:r w:rsidR="00DD4AF5" w:rsidRPr="004C7321">
        <w:rPr>
          <w:noProof/>
        </w:rPr>
        <w:t>) dan  IT Infrastructure (RFC Infra)</w:t>
      </w:r>
    </w:p>
    <w:p w14:paraId="1BDB65BF" w14:textId="77777777" w:rsidR="00AD06C0" w:rsidRPr="004C7321" w:rsidRDefault="00AD06C0" w:rsidP="00F43AAD">
      <w:pPr>
        <w:pStyle w:val="ListParagraph"/>
        <w:numPr>
          <w:ilvl w:val="0"/>
          <w:numId w:val="109"/>
        </w:numPr>
        <w:ind w:left="1080" w:hanging="270"/>
        <w:rPr>
          <w:noProof/>
        </w:rPr>
      </w:pPr>
      <w:ins w:id="1341" w:author="Angga Dwinanto" w:date="2023-06-14T11:53:00Z">
        <w:r>
          <w:rPr>
            <w:noProof/>
            <w:lang w:val="en-US"/>
          </w:rPr>
          <w:t>Menyimpan Source Code/Object di tempat yang sudah ditentukan sesuai MoM CCRT</w:t>
        </w:r>
      </w:ins>
    </w:p>
    <w:p w14:paraId="4ADB1578" w14:textId="77777777" w:rsidR="008419EB" w:rsidRPr="004C7321" w:rsidRDefault="008419EB" w:rsidP="007D00A8">
      <w:pPr>
        <w:spacing w:after="60"/>
        <w:ind w:left="720"/>
        <w:rPr>
          <w:rFonts w:cs="Arial"/>
          <w:bCs/>
          <w:noProof/>
          <w:color w:val="000000"/>
          <w:sz w:val="22"/>
          <w:lang w:val="id-ID" w:eastAsia="x-none"/>
        </w:rPr>
      </w:pPr>
    </w:p>
    <w:p w14:paraId="51D38891" w14:textId="77777777" w:rsidR="00BA695D" w:rsidRPr="004C7321" w:rsidRDefault="00BA695D" w:rsidP="00F43AAD">
      <w:pPr>
        <w:pStyle w:val="ListParagraph"/>
        <w:numPr>
          <w:ilvl w:val="0"/>
          <w:numId w:val="76"/>
        </w:numPr>
        <w:rPr>
          <w:noProof/>
        </w:rPr>
      </w:pPr>
      <w:r w:rsidRPr="004C7321">
        <w:rPr>
          <w:noProof/>
        </w:rPr>
        <w:t>Change Evaluator</w:t>
      </w:r>
      <w:r w:rsidR="00D64801" w:rsidRPr="004C7321">
        <w:rPr>
          <w:noProof/>
        </w:rPr>
        <w:t xml:space="preserve"> </w:t>
      </w:r>
      <w:r w:rsidR="00D64801" w:rsidRPr="004C7321">
        <w:rPr>
          <w:noProof/>
          <w:vertAlign w:val="superscript"/>
        </w:rPr>
        <w:t>(*)</w:t>
      </w:r>
    </w:p>
    <w:p w14:paraId="3B2AF2B3" w14:textId="77777777" w:rsidR="00BA695D" w:rsidRPr="004C7321" w:rsidRDefault="00BA695D" w:rsidP="00F43AAD">
      <w:pPr>
        <w:pStyle w:val="ListParagraph"/>
        <w:numPr>
          <w:ilvl w:val="0"/>
          <w:numId w:val="110"/>
        </w:numPr>
        <w:ind w:left="1080" w:hanging="270"/>
        <w:rPr>
          <w:noProof/>
        </w:rPr>
      </w:pPr>
      <w:r w:rsidRPr="004C7321">
        <w:rPr>
          <w:noProof/>
        </w:rPr>
        <w:t>Memeriksa kelengkapan RFC dan dokumen pendukungnya.</w:t>
      </w:r>
    </w:p>
    <w:p w14:paraId="79AD9690" w14:textId="77777777" w:rsidR="00432D6B" w:rsidRPr="004C7321" w:rsidRDefault="00432D6B" w:rsidP="00F43AAD">
      <w:pPr>
        <w:pStyle w:val="ListParagraph"/>
        <w:numPr>
          <w:ilvl w:val="0"/>
          <w:numId w:val="110"/>
        </w:numPr>
        <w:ind w:left="1080" w:hanging="270"/>
        <w:rPr>
          <w:noProof/>
        </w:rPr>
      </w:pPr>
      <w:r w:rsidRPr="004C7321">
        <w:rPr>
          <w:noProof/>
        </w:rPr>
        <w:t>Memeriksa penerimaan RFC dengan tenggat waktunya</w:t>
      </w:r>
    </w:p>
    <w:p w14:paraId="137614D7" w14:textId="77777777" w:rsidR="008A355A" w:rsidRPr="004C7321" w:rsidRDefault="002A24EC" w:rsidP="00F43AAD">
      <w:pPr>
        <w:pStyle w:val="ListParagraph"/>
        <w:numPr>
          <w:ilvl w:val="0"/>
          <w:numId w:val="110"/>
        </w:numPr>
        <w:ind w:left="1080" w:hanging="270"/>
        <w:rPr>
          <w:noProof/>
        </w:rPr>
      </w:pPr>
      <w:r w:rsidRPr="004C7321">
        <w:rPr>
          <w:noProof/>
        </w:rPr>
        <w:t>Mendaftarkan RFC</w:t>
      </w:r>
      <w:r w:rsidR="00DD3237" w:rsidRPr="004C7321">
        <w:rPr>
          <w:noProof/>
        </w:rPr>
        <w:t xml:space="preserve"> yang akan diikutsertakan pada</w:t>
      </w:r>
      <w:r w:rsidR="008A355A" w:rsidRPr="004C7321">
        <w:rPr>
          <w:noProof/>
        </w:rPr>
        <w:t xml:space="preserve"> </w:t>
      </w:r>
      <w:r w:rsidR="00F01848">
        <w:rPr>
          <w:noProof/>
        </w:rPr>
        <w:t>CCRT</w:t>
      </w:r>
    </w:p>
    <w:p w14:paraId="340A3FC4" w14:textId="77777777" w:rsidR="008419EB" w:rsidRPr="004C7321" w:rsidRDefault="008419EB" w:rsidP="00582A4C">
      <w:pPr>
        <w:ind w:left="1080"/>
        <w:rPr>
          <w:noProof/>
          <w:lang w:val="id-ID"/>
        </w:rPr>
      </w:pPr>
    </w:p>
    <w:p w14:paraId="083D1CDF" w14:textId="77777777" w:rsidR="00BA695D" w:rsidRPr="004C7321" w:rsidRDefault="00BA695D" w:rsidP="00F43AAD">
      <w:pPr>
        <w:pStyle w:val="ListParagraph"/>
        <w:numPr>
          <w:ilvl w:val="0"/>
          <w:numId w:val="76"/>
        </w:numPr>
        <w:rPr>
          <w:noProof/>
        </w:rPr>
      </w:pPr>
      <w:r w:rsidRPr="004C7321">
        <w:rPr>
          <w:noProof/>
        </w:rPr>
        <w:t>Change Coordinator</w:t>
      </w:r>
    </w:p>
    <w:p w14:paraId="2B89423F" w14:textId="77777777" w:rsidR="008A355A" w:rsidRPr="004C7321" w:rsidRDefault="00E946C2" w:rsidP="00F43AAD">
      <w:pPr>
        <w:pStyle w:val="ListParagraph"/>
        <w:ind w:left="1080" w:hanging="270"/>
        <w:rPr>
          <w:noProof/>
        </w:rPr>
      </w:pPr>
      <w:r w:rsidRPr="004C7321">
        <w:rPr>
          <w:noProof/>
        </w:rPr>
        <w:t xml:space="preserve">Mengkoordinasikan </w:t>
      </w:r>
      <w:r w:rsidR="008A355A" w:rsidRPr="004C7321">
        <w:rPr>
          <w:noProof/>
        </w:rPr>
        <w:t xml:space="preserve">aktivitas </w:t>
      </w:r>
      <w:r w:rsidR="004A488E" w:rsidRPr="004C7321">
        <w:rPr>
          <w:noProof/>
        </w:rPr>
        <w:t>pelaksanaan</w:t>
      </w:r>
      <w:r w:rsidR="008A355A" w:rsidRPr="004C7321">
        <w:rPr>
          <w:noProof/>
        </w:rPr>
        <w:t xml:space="preserve"> </w:t>
      </w:r>
      <w:r w:rsidRPr="004C7321">
        <w:rPr>
          <w:i/>
          <w:noProof/>
        </w:rPr>
        <w:t>review</w:t>
      </w:r>
      <w:r w:rsidRPr="004C7321">
        <w:rPr>
          <w:noProof/>
        </w:rPr>
        <w:t xml:space="preserve"> RFC </w:t>
      </w:r>
      <w:r w:rsidR="00F3405C" w:rsidRPr="004C7321">
        <w:rPr>
          <w:noProof/>
        </w:rPr>
        <w:t>di</w:t>
      </w:r>
      <w:r w:rsidRPr="004C7321">
        <w:rPr>
          <w:noProof/>
        </w:rPr>
        <w:t xml:space="preserve"> </w:t>
      </w:r>
      <w:r w:rsidR="00F01848">
        <w:rPr>
          <w:noProof/>
        </w:rPr>
        <w:t>CCRT</w:t>
      </w:r>
    </w:p>
    <w:p w14:paraId="4BBF3D4F" w14:textId="77777777" w:rsidR="00DA3B65" w:rsidRPr="004C7321" w:rsidRDefault="00E946C2" w:rsidP="00F43AAD">
      <w:pPr>
        <w:pStyle w:val="ListParagraph"/>
        <w:ind w:left="1080" w:hanging="270"/>
        <w:rPr>
          <w:noProof/>
        </w:rPr>
      </w:pPr>
      <w:r w:rsidRPr="004C7321">
        <w:rPr>
          <w:noProof/>
        </w:rPr>
        <w:t xml:space="preserve">Menjadwalkan </w:t>
      </w:r>
      <w:r w:rsidR="003F1FA9" w:rsidRPr="004C7321">
        <w:rPr>
          <w:noProof/>
        </w:rPr>
        <w:t>aktivitas</w:t>
      </w:r>
      <w:r w:rsidRPr="004C7321">
        <w:rPr>
          <w:noProof/>
        </w:rPr>
        <w:t xml:space="preserve"> perubahan RFC</w:t>
      </w:r>
    </w:p>
    <w:p w14:paraId="029FD20D" w14:textId="77777777" w:rsidR="008419EB" w:rsidRPr="004C7321" w:rsidRDefault="008419EB" w:rsidP="00F43AAD">
      <w:pPr>
        <w:pStyle w:val="ListParagraph"/>
        <w:ind w:left="1080" w:hanging="270"/>
        <w:rPr>
          <w:noProof/>
        </w:rPr>
      </w:pPr>
      <w:r w:rsidRPr="004C7321">
        <w:rPr>
          <w:noProof/>
        </w:rPr>
        <w:t xml:space="preserve">Membuat </w:t>
      </w:r>
      <w:r w:rsidR="00F90A90" w:rsidRPr="004C7321">
        <w:rPr>
          <w:noProof/>
        </w:rPr>
        <w:t>rangkuman</w:t>
      </w:r>
      <w:r w:rsidRPr="004C7321">
        <w:rPr>
          <w:noProof/>
        </w:rPr>
        <w:t xml:space="preserve"> pencatatan hasil review RFC</w:t>
      </w:r>
    </w:p>
    <w:p w14:paraId="4849E1BD" w14:textId="77777777" w:rsidR="00BB5634" w:rsidRPr="00995D04" w:rsidRDefault="007750BF" w:rsidP="00F43AAD">
      <w:pPr>
        <w:pStyle w:val="ListParagraph"/>
        <w:ind w:left="1080" w:hanging="270"/>
        <w:rPr>
          <w:noProof/>
        </w:rPr>
      </w:pPr>
      <w:r>
        <w:rPr>
          <w:noProof/>
        </w:rPr>
        <w:t xml:space="preserve">Membuat </w:t>
      </w:r>
      <w:r w:rsidR="00E83ED4" w:rsidRPr="00E83ED4">
        <w:rPr>
          <w:noProof/>
        </w:rPr>
        <w:t xml:space="preserve">dan mengajukan </w:t>
      </w:r>
      <w:r>
        <w:rPr>
          <w:noProof/>
        </w:rPr>
        <w:t>bulk approval promote</w:t>
      </w:r>
    </w:p>
    <w:p w14:paraId="5565DF29" w14:textId="77777777" w:rsidR="001C12AA" w:rsidRPr="00F43AAD" w:rsidRDefault="00E83ED4" w:rsidP="00F43AAD">
      <w:pPr>
        <w:pStyle w:val="ListParagraph"/>
        <w:ind w:left="1080" w:hanging="270"/>
        <w:rPr>
          <w:noProof/>
        </w:rPr>
      </w:pPr>
      <w:r w:rsidRPr="00E83ED4">
        <w:rPr>
          <w:noProof/>
        </w:rPr>
        <w:t>Menginformasikan hasil promote yang telah selesai kepada</w:t>
      </w:r>
      <w:r w:rsidRPr="00E83ED4" w:rsidDel="00E83ED4">
        <w:rPr>
          <w:noProof/>
        </w:rPr>
        <w:t xml:space="preserve"> </w:t>
      </w:r>
      <w:r>
        <w:rPr>
          <w:noProof/>
          <w:lang w:val="en-US"/>
        </w:rPr>
        <w:t>Requestor</w:t>
      </w:r>
    </w:p>
    <w:p w14:paraId="402F0E06" w14:textId="77777777" w:rsidR="007750BF" w:rsidRPr="00AD06C0" w:rsidRDefault="001C12AA" w:rsidP="00F43AAD">
      <w:pPr>
        <w:pStyle w:val="ListParagraph"/>
        <w:ind w:left="1080" w:hanging="270"/>
        <w:rPr>
          <w:ins w:id="1342" w:author="Angga Dwinanto" w:date="2023-06-14T11:54:00Z"/>
          <w:noProof/>
          <w:rPrChange w:id="1343" w:author="Angga Dwinanto" w:date="2023-06-14T11:54:00Z">
            <w:rPr>
              <w:ins w:id="1344" w:author="Angga Dwinanto" w:date="2023-06-14T11:54:00Z"/>
              <w:i/>
            </w:rPr>
          </w:rPrChange>
        </w:rPr>
      </w:pPr>
      <w:r>
        <w:t xml:space="preserve">Memeriksa hasil </w:t>
      </w:r>
      <w:r w:rsidRPr="00F43AAD">
        <w:rPr>
          <w:i/>
        </w:rPr>
        <w:t>Technica</w:t>
      </w:r>
      <w:r>
        <w:t xml:space="preserve">l PIR sesuai RFC yang sudah di implementasi </w:t>
      </w:r>
      <w:r w:rsidRPr="00F43AAD">
        <w:rPr>
          <w:i/>
        </w:rPr>
        <w:t>Change</w:t>
      </w:r>
      <w:r>
        <w:t xml:space="preserve"> </w:t>
      </w:r>
      <w:r w:rsidRPr="00F43AAD">
        <w:rPr>
          <w:i/>
        </w:rPr>
        <w:t>Implementor</w:t>
      </w:r>
    </w:p>
    <w:p w14:paraId="6839C5C2" w14:textId="67C9FF5F" w:rsidR="00AD06C0" w:rsidRPr="00995D04" w:rsidDel="00513BEA" w:rsidRDefault="00AD06C0" w:rsidP="00F43AAD">
      <w:pPr>
        <w:pStyle w:val="ListParagraph"/>
        <w:ind w:left="1080" w:hanging="270"/>
        <w:rPr>
          <w:del w:id="1345" w:author="Darwin Halomoan Siregar" w:date="2023-06-21T19:27:00Z"/>
          <w:noProof/>
        </w:rPr>
      </w:pPr>
      <w:ins w:id="1346" w:author="Angga Dwinanto" w:date="2023-06-14T11:54:00Z">
        <w:del w:id="1347" w:author="Darwin Halomoan Siregar" w:date="2023-06-21T19:27:00Z">
          <w:r w:rsidDel="00513BEA">
            <w:rPr>
              <w:lang w:val="en-US"/>
            </w:rPr>
            <w:delText>Memeriksa Source Code/object di tempat penyimpanan sebelum Implemen</w:delText>
          </w:r>
        </w:del>
      </w:ins>
      <w:ins w:id="1348" w:author="Angga Dwinanto" w:date="2023-06-14T11:55:00Z">
        <w:del w:id="1349" w:author="Darwin Halomoan Siregar" w:date="2023-06-21T19:27:00Z">
          <w:r w:rsidDel="00513BEA">
            <w:rPr>
              <w:lang w:val="en-US"/>
            </w:rPr>
            <w:delText>tasi</w:delText>
          </w:r>
        </w:del>
      </w:ins>
    </w:p>
    <w:p w14:paraId="0B648B8E" w14:textId="77777777" w:rsidR="007750BF" w:rsidRPr="007750BF" w:rsidRDefault="007750BF" w:rsidP="00F43AAD">
      <w:pPr>
        <w:ind w:left="603"/>
        <w:rPr>
          <w:noProof/>
        </w:rPr>
      </w:pPr>
    </w:p>
    <w:p w14:paraId="2B4A8587" w14:textId="77777777" w:rsidR="00BA695D" w:rsidRPr="004C7321" w:rsidRDefault="00BA695D" w:rsidP="00F43AAD">
      <w:pPr>
        <w:pStyle w:val="ListParagraph"/>
        <w:numPr>
          <w:ilvl w:val="0"/>
          <w:numId w:val="76"/>
        </w:numPr>
        <w:rPr>
          <w:noProof/>
        </w:rPr>
      </w:pPr>
      <w:r w:rsidRPr="004C7321">
        <w:rPr>
          <w:noProof/>
        </w:rPr>
        <w:t>Change Implementor</w:t>
      </w:r>
      <w:r w:rsidR="00432D6B" w:rsidRPr="004C7321">
        <w:rPr>
          <w:noProof/>
        </w:rPr>
        <w:t xml:space="preserve"> </w:t>
      </w:r>
      <w:r w:rsidR="00D64801" w:rsidRPr="004C7321">
        <w:rPr>
          <w:noProof/>
          <w:vertAlign w:val="superscript"/>
        </w:rPr>
        <w:t>(*)</w:t>
      </w:r>
    </w:p>
    <w:p w14:paraId="64F155B2" w14:textId="66252717" w:rsidR="00254EAB" w:rsidRPr="004C7321" w:rsidRDefault="00254EAB" w:rsidP="00F43AAD">
      <w:pPr>
        <w:pStyle w:val="ListParagraph"/>
        <w:numPr>
          <w:ilvl w:val="0"/>
          <w:numId w:val="79"/>
        </w:numPr>
        <w:ind w:left="1080" w:hanging="270"/>
        <w:rPr>
          <w:noProof/>
        </w:rPr>
      </w:pPr>
      <w:r w:rsidRPr="004C7321">
        <w:rPr>
          <w:noProof/>
        </w:rPr>
        <w:t xml:space="preserve">Memeriksa kelengkapan </w:t>
      </w:r>
      <w:ins w:id="1350" w:author="Darwin Halomoan Siregar" w:date="2023-06-21T19:27:00Z">
        <w:r w:rsidR="00513BEA">
          <w:rPr>
            <w:lang w:val="en-US"/>
          </w:rPr>
          <w:t>Source Code/</w:t>
        </w:r>
        <w:r w:rsidR="00513BEA" w:rsidRPr="004C7321">
          <w:rPr>
            <w:noProof/>
          </w:rPr>
          <w:t xml:space="preserve"> </w:t>
        </w:r>
      </w:ins>
      <w:r w:rsidRPr="004C7321">
        <w:rPr>
          <w:noProof/>
        </w:rPr>
        <w:t xml:space="preserve">object </w:t>
      </w:r>
      <w:r w:rsidRPr="004C7321">
        <w:rPr>
          <w:i/>
          <w:noProof/>
        </w:rPr>
        <w:t>program</w:t>
      </w:r>
      <w:r w:rsidRPr="004C7321">
        <w:rPr>
          <w:noProof/>
        </w:rPr>
        <w:t>/</w:t>
      </w:r>
      <w:ins w:id="1351" w:author="Darwin Halomoan Siregar" w:date="2023-06-21T19:27:00Z">
        <w:r w:rsidR="00513BEA">
          <w:rPr>
            <w:noProof/>
            <w:lang w:val="en-US"/>
          </w:rPr>
          <w:t xml:space="preserve"> </w:t>
        </w:r>
      </w:ins>
      <w:r w:rsidRPr="004C7321">
        <w:rPr>
          <w:i/>
          <w:noProof/>
        </w:rPr>
        <w:t>script</w:t>
      </w:r>
      <w:r w:rsidRPr="004C7321">
        <w:rPr>
          <w:noProof/>
        </w:rPr>
        <w:t xml:space="preserve"> yang akan diimplementasi pada RFC.</w:t>
      </w:r>
    </w:p>
    <w:p w14:paraId="19717CB6" w14:textId="77777777" w:rsidR="00254EAB" w:rsidRPr="004C7321" w:rsidRDefault="00254EAB" w:rsidP="00F43AAD">
      <w:pPr>
        <w:pStyle w:val="ListParagraph"/>
        <w:numPr>
          <w:ilvl w:val="0"/>
          <w:numId w:val="79"/>
        </w:numPr>
        <w:ind w:left="1080" w:hanging="270"/>
        <w:rPr>
          <w:bCs/>
          <w:noProof/>
        </w:rPr>
      </w:pPr>
      <w:r w:rsidRPr="004C7321">
        <w:rPr>
          <w:noProof/>
        </w:rPr>
        <w:t xml:space="preserve">Melakukan implementasi RFC berdasarkan keputusan </w:t>
      </w:r>
      <w:r w:rsidR="00F01848">
        <w:rPr>
          <w:noProof/>
        </w:rPr>
        <w:t>CCRT</w:t>
      </w:r>
      <w:r w:rsidRPr="004C7321">
        <w:rPr>
          <w:noProof/>
        </w:rPr>
        <w:t xml:space="preserve"> sesuai prosedur yang telah disetujui.</w:t>
      </w:r>
    </w:p>
    <w:p w14:paraId="31CA0CF0" w14:textId="77777777" w:rsidR="00254EAB" w:rsidRPr="004C7321" w:rsidRDefault="00254EAB" w:rsidP="00F43AAD">
      <w:pPr>
        <w:pStyle w:val="ListParagraph"/>
        <w:numPr>
          <w:ilvl w:val="0"/>
          <w:numId w:val="79"/>
        </w:numPr>
        <w:ind w:left="1080" w:hanging="270"/>
        <w:rPr>
          <w:bCs/>
          <w:noProof/>
        </w:rPr>
      </w:pPr>
      <w:r w:rsidRPr="004C7321">
        <w:rPr>
          <w:noProof/>
        </w:rPr>
        <w:t xml:space="preserve">Melakukan upload bukti </w:t>
      </w:r>
      <w:r w:rsidRPr="004C7321">
        <w:rPr>
          <w:i/>
          <w:noProof/>
        </w:rPr>
        <w:t>promote</w:t>
      </w:r>
      <w:r w:rsidRPr="004C7321">
        <w:rPr>
          <w:noProof/>
        </w:rPr>
        <w:t xml:space="preserve"> setelah implementasi</w:t>
      </w:r>
    </w:p>
    <w:p w14:paraId="2F5F1D38" w14:textId="77777777" w:rsidR="00254EAB" w:rsidRPr="004C7321" w:rsidRDefault="00254EAB" w:rsidP="00F43AAD">
      <w:pPr>
        <w:pStyle w:val="ListParagraph"/>
        <w:numPr>
          <w:ilvl w:val="0"/>
          <w:numId w:val="79"/>
        </w:numPr>
        <w:ind w:left="1080" w:hanging="270"/>
        <w:rPr>
          <w:bCs/>
          <w:noProof/>
        </w:rPr>
      </w:pPr>
      <w:r w:rsidRPr="004C7321">
        <w:rPr>
          <w:noProof/>
        </w:rPr>
        <w:t>Melakukan fallback RFC apabila terdapat implementasi yang tidak berhasil / gagal.</w:t>
      </w:r>
    </w:p>
    <w:p w14:paraId="6EF0B280" w14:textId="4510BDE3" w:rsidR="00D455FD" w:rsidRDefault="00D455FD" w:rsidP="00F43AAD">
      <w:pPr>
        <w:pStyle w:val="ListParagraph"/>
        <w:numPr>
          <w:ilvl w:val="0"/>
          <w:numId w:val="79"/>
        </w:numPr>
        <w:ind w:left="1080" w:hanging="270"/>
        <w:rPr>
          <w:ins w:id="1352" w:author="Darwin Halomoan Siregar" w:date="2023-06-21T19:43:00Z"/>
          <w:noProof/>
        </w:rPr>
      </w:pPr>
      <w:r w:rsidRPr="004C7321">
        <w:rPr>
          <w:noProof/>
        </w:rPr>
        <w:t>Membuat Technical PIR setelah implementasi.</w:t>
      </w:r>
    </w:p>
    <w:p w14:paraId="2E517FF6" w14:textId="77777777" w:rsidR="00FA31AB" w:rsidRPr="004C7321" w:rsidRDefault="00FA31AB">
      <w:pPr>
        <w:pStyle w:val="ListParagraph"/>
        <w:numPr>
          <w:ilvl w:val="0"/>
          <w:numId w:val="0"/>
        </w:numPr>
        <w:ind w:left="1080"/>
        <w:rPr>
          <w:noProof/>
        </w:rPr>
        <w:pPrChange w:id="1353" w:author="Darwin Halomoan Siregar" w:date="2023-06-21T19:43:00Z">
          <w:pPr>
            <w:pStyle w:val="ListParagraph"/>
            <w:numPr>
              <w:numId w:val="79"/>
            </w:numPr>
            <w:ind w:left="1080" w:hanging="270"/>
          </w:pPr>
        </w:pPrChange>
      </w:pPr>
    </w:p>
    <w:p w14:paraId="22FCCB71" w14:textId="77777777" w:rsidR="00BB5634" w:rsidRPr="004C7321" w:rsidDel="00D860FF" w:rsidRDefault="00BB5634" w:rsidP="00582A4C">
      <w:pPr>
        <w:ind w:left="1080"/>
        <w:rPr>
          <w:del w:id="1354" w:author="Darwin Halomoan Siregar" w:date="2023-06-15T15:27:00Z"/>
          <w:noProof/>
          <w:lang w:val="id-ID"/>
        </w:rPr>
      </w:pPr>
    </w:p>
    <w:p w14:paraId="57157A1A" w14:textId="3E152583" w:rsidR="005F0D51" w:rsidRPr="004C7321" w:rsidRDefault="005F0D51" w:rsidP="00F43AAD">
      <w:pPr>
        <w:pStyle w:val="ListParagraph"/>
        <w:numPr>
          <w:ilvl w:val="0"/>
          <w:numId w:val="76"/>
        </w:numPr>
        <w:rPr>
          <w:noProof/>
        </w:rPr>
      </w:pPr>
      <w:r w:rsidRPr="004C7321">
        <w:rPr>
          <w:noProof/>
        </w:rPr>
        <w:t xml:space="preserve">Change Control Review </w:t>
      </w:r>
      <w:del w:id="1355" w:author="Darwin Halomoan Siregar" w:date="2023-06-22T16:45:00Z">
        <w:r w:rsidRPr="004C7321" w:rsidDel="0071409D">
          <w:rPr>
            <w:noProof/>
          </w:rPr>
          <w:delText xml:space="preserve">Board </w:delText>
        </w:r>
      </w:del>
      <w:ins w:id="1356" w:author="Darwin Halomoan Siregar" w:date="2023-06-22T16:45:00Z">
        <w:r w:rsidR="0071409D">
          <w:rPr>
            <w:noProof/>
            <w:lang w:val="en-US"/>
          </w:rPr>
          <w:t>Team</w:t>
        </w:r>
        <w:r w:rsidR="0071409D" w:rsidRPr="004C7321">
          <w:rPr>
            <w:noProof/>
          </w:rPr>
          <w:t xml:space="preserve"> </w:t>
        </w:r>
      </w:ins>
      <w:r w:rsidRPr="004C7321">
        <w:rPr>
          <w:noProof/>
        </w:rPr>
        <w:t>(</w:t>
      </w:r>
      <w:r w:rsidR="00F01848">
        <w:rPr>
          <w:noProof/>
        </w:rPr>
        <w:t>CCRT</w:t>
      </w:r>
      <w:r w:rsidRPr="004C7321">
        <w:rPr>
          <w:noProof/>
        </w:rPr>
        <w:t>)</w:t>
      </w:r>
    </w:p>
    <w:p w14:paraId="6DFA1F4B" w14:textId="77777777" w:rsidR="005F0D51" w:rsidRPr="004C7321" w:rsidRDefault="005F0D51" w:rsidP="005E363C">
      <w:pPr>
        <w:numPr>
          <w:ilvl w:val="0"/>
          <w:numId w:val="104"/>
        </w:numPr>
        <w:ind w:left="1080"/>
        <w:jc w:val="both"/>
        <w:rPr>
          <w:rFonts w:cs="Arial"/>
          <w:noProof/>
          <w:color w:val="000000"/>
          <w:lang w:val="id-ID" w:eastAsia="x-none"/>
        </w:rPr>
      </w:pPr>
      <w:r w:rsidRPr="004C7321">
        <w:rPr>
          <w:rFonts w:cs="Arial"/>
          <w:noProof/>
          <w:color w:val="000000"/>
          <w:lang w:val="id-ID" w:eastAsia="x-none"/>
        </w:rPr>
        <w:lastRenderedPageBreak/>
        <w:t xml:space="preserve">Bertanggung jawab mengadakan </w:t>
      </w:r>
      <w:r w:rsidRPr="004C7321">
        <w:rPr>
          <w:rFonts w:cs="Arial"/>
          <w:i/>
          <w:iCs/>
          <w:noProof/>
          <w:color w:val="000000"/>
          <w:lang w:val="id-ID" w:eastAsia="x-none"/>
        </w:rPr>
        <w:t xml:space="preserve">review </w:t>
      </w:r>
      <w:r w:rsidRPr="004C7321">
        <w:rPr>
          <w:rFonts w:cs="Arial"/>
          <w:noProof/>
          <w:color w:val="000000"/>
          <w:lang w:val="id-ID" w:eastAsia="x-none"/>
        </w:rPr>
        <w:t>atas rencana usulan pengembangan dan perubahan sistem.</w:t>
      </w:r>
    </w:p>
    <w:p w14:paraId="2F8F7702" w14:textId="77777777" w:rsidR="005F0D51" w:rsidRPr="004C7321" w:rsidRDefault="005F0D51" w:rsidP="005E363C">
      <w:pPr>
        <w:numPr>
          <w:ilvl w:val="0"/>
          <w:numId w:val="104"/>
        </w:numPr>
        <w:ind w:left="1080"/>
        <w:jc w:val="both"/>
        <w:rPr>
          <w:rFonts w:cs="Arial"/>
          <w:noProof/>
          <w:color w:val="000000"/>
          <w:lang w:val="id-ID" w:eastAsia="x-none"/>
        </w:rPr>
      </w:pPr>
      <w:r w:rsidRPr="004C7321">
        <w:rPr>
          <w:rFonts w:cs="Arial"/>
          <w:noProof/>
          <w:color w:val="000000"/>
          <w:lang w:val="id-ID" w:eastAsia="x-none"/>
        </w:rPr>
        <w:t xml:space="preserve">Melakukan </w:t>
      </w:r>
      <w:r w:rsidRPr="004C7321">
        <w:rPr>
          <w:rFonts w:cs="Arial"/>
          <w:i/>
          <w:noProof/>
          <w:color w:val="000000"/>
          <w:lang w:val="id-ID" w:eastAsia="x-none"/>
        </w:rPr>
        <w:t>review</w:t>
      </w:r>
      <w:r w:rsidRPr="004C7321">
        <w:rPr>
          <w:rFonts w:cs="Arial"/>
          <w:noProof/>
          <w:color w:val="000000"/>
          <w:lang w:val="id-ID" w:eastAsia="x-none"/>
        </w:rPr>
        <w:t xml:space="preserve"> terkait kesiapan implementasi aplikasi yang akan dipindahkan ke lingkungan </w:t>
      </w:r>
      <w:r w:rsidRPr="004C7321">
        <w:rPr>
          <w:rFonts w:cs="Arial"/>
          <w:i/>
          <w:noProof/>
          <w:color w:val="000000"/>
          <w:lang w:val="id-ID" w:eastAsia="x-none"/>
        </w:rPr>
        <w:t>Production</w:t>
      </w:r>
      <w:r w:rsidRPr="004C7321">
        <w:rPr>
          <w:rFonts w:cs="Arial"/>
          <w:noProof/>
          <w:color w:val="000000"/>
          <w:lang w:val="id-ID" w:eastAsia="x-none"/>
        </w:rPr>
        <w:t xml:space="preserve"> termasuk dokumen-dokumen pendukungnya.</w:t>
      </w:r>
    </w:p>
    <w:p w14:paraId="2DD55DD2" w14:textId="77777777" w:rsidR="00995D04" w:rsidRPr="004C7321" w:rsidRDefault="00995D04" w:rsidP="00582A4C">
      <w:pPr>
        <w:ind w:left="1080"/>
        <w:jc w:val="both"/>
        <w:rPr>
          <w:rFonts w:cs="Arial"/>
          <w:noProof/>
          <w:color w:val="000000"/>
          <w:lang w:val="id-ID" w:eastAsia="x-none"/>
        </w:rPr>
      </w:pPr>
    </w:p>
    <w:p w14:paraId="6D7D0FD0" w14:textId="77777777" w:rsidR="00995D04" w:rsidDel="00D860FF" w:rsidRDefault="00995D04" w:rsidP="00582A4C">
      <w:pPr>
        <w:ind w:left="1080"/>
        <w:rPr>
          <w:del w:id="1357" w:author="Darwin Halomoan Siregar" w:date="2023-06-15T15:27:00Z"/>
          <w:noProof/>
          <w:lang w:val="id-ID"/>
        </w:rPr>
      </w:pPr>
    </w:p>
    <w:p w14:paraId="71D48630" w14:textId="77777777" w:rsidR="00D64801" w:rsidRPr="006105AA" w:rsidRDefault="00D64801" w:rsidP="00995D04">
      <w:pPr>
        <w:ind w:left="720"/>
        <w:rPr>
          <w:noProof/>
          <w:lang w:val="id-ID"/>
        </w:rPr>
      </w:pPr>
      <w:r w:rsidRPr="006105AA">
        <w:rPr>
          <w:noProof/>
          <w:lang w:val="id-ID"/>
        </w:rPr>
        <w:t xml:space="preserve">Keterangan </w:t>
      </w:r>
      <w:r w:rsidRPr="006105AA">
        <w:rPr>
          <w:b/>
          <w:noProof/>
          <w:vertAlign w:val="superscript"/>
          <w:lang w:val="id-ID"/>
        </w:rPr>
        <w:t>(*)</w:t>
      </w:r>
      <w:r w:rsidRPr="006105AA">
        <w:rPr>
          <w:noProof/>
          <w:lang w:val="id-ID"/>
        </w:rPr>
        <w:t xml:space="preserve"> :</w:t>
      </w:r>
    </w:p>
    <w:p w14:paraId="012CC15F" w14:textId="77777777" w:rsidR="00D64801" w:rsidRPr="006105AA" w:rsidRDefault="00D64801" w:rsidP="00F43AAD">
      <w:pPr>
        <w:pStyle w:val="ListParagraph"/>
        <w:numPr>
          <w:ilvl w:val="0"/>
          <w:numId w:val="105"/>
        </w:numPr>
        <w:rPr>
          <w:noProof/>
        </w:rPr>
      </w:pPr>
      <w:r w:rsidRPr="006105AA">
        <w:rPr>
          <w:noProof/>
        </w:rPr>
        <w:t>Bila terkait RFC aplikasi maka sebagai CR (ITD</w:t>
      </w:r>
      <w:r w:rsidR="00621242" w:rsidRPr="006105AA">
        <w:rPr>
          <w:noProof/>
        </w:rPr>
        <w:t>ev terkait), CE dan CI (tim SCM</w:t>
      </w:r>
      <w:r w:rsidRPr="006105AA">
        <w:rPr>
          <w:noProof/>
        </w:rPr>
        <w:t>)</w:t>
      </w:r>
    </w:p>
    <w:p w14:paraId="2D031C93" w14:textId="08230740" w:rsidR="00BB5634" w:rsidRPr="004C7321" w:rsidRDefault="00D64801" w:rsidP="00F43AAD">
      <w:pPr>
        <w:pStyle w:val="ListParagraph"/>
        <w:numPr>
          <w:ilvl w:val="0"/>
          <w:numId w:val="105"/>
        </w:numPr>
        <w:rPr>
          <w:noProof/>
        </w:rPr>
      </w:pPr>
      <w:r w:rsidRPr="006105AA">
        <w:rPr>
          <w:noProof/>
        </w:rPr>
        <w:t>Bila terkait RFC infra maka sebagai CR (</w:t>
      </w:r>
      <w:del w:id="1358" w:author="Darwin Halomoan Siregar" w:date="2023-06-21T19:30:00Z">
        <w:r w:rsidR="00BB0B90" w:rsidRPr="006105AA" w:rsidDel="00513BEA">
          <w:rPr>
            <w:noProof/>
          </w:rPr>
          <w:delText>IT Security</w:delText>
        </w:r>
      </w:del>
      <w:ins w:id="1359" w:author="Darwin Halomoan Siregar" w:date="2023-06-21T19:30:00Z">
        <w:r w:rsidR="00513BEA">
          <w:rPr>
            <w:noProof/>
          </w:rPr>
          <w:t>Cyber Security</w:t>
        </w:r>
      </w:ins>
      <w:r w:rsidR="00BB0B90" w:rsidRPr="006105AA">
        <w:rPr>
          <w:noProof/>
        </w:rPr>
        <w:t xml:space="preserve">, </w:t>
      </w:r>
      <w:r w:rsidRPr="006105AA">
        <w:rPr>
          <w:noProof/>
        </w:rPr>
        <w:t>IT infra terkait</w:t>
      </w:r>
      <w:ins w:id="1360" w:author="Darwin Halomoan Siregar [2]" w:date="2023-07-04T14:56:00Z">
        <w:r w:rsidR="00AF607E">
          <w:rPr>
            <w:noProof/>
            <w:lang w:val="en-US"/>
          </w:rPr>
          <w:t>,</w:t>
        </w:r>
      </w:ins>
      <w:del w:id="1361" w:author="Darwin Halomoan Siregar [2]" w:date="2023-07-04T14:56:00Z">
        <w:r w:rsidRPr="006105AA" w:rsidDel="00AF607E">
          <w:rPr>
            <w:noProof/>
          </w:rPr>
          <w:delText xml:space="preserve"> atau</w:delText>
        </w:r>
      </w:del>
      <w:r w:rsidRPr="006105AA">
        <w:rPr>
          <w:noProof/>
        </w:rPr>
        <w:t xml:space="preserve"> </w:t>
      </w:r>
      <w:del w:id="1362" w:author="Darwin Halomoan Siregar [2]" w:date="2023-07-04T14:56:00Z">
        <w:r w:rsidRPr="006105AA" w:rsidDel="00AF607E">
          <w:rPr>
            <w:noProof/>
          </w:rPr>
          <w:delText>PO</w:delText>
        </w:r>
      </w:del>
      <w:ins w:id="1363" w:author="Darwin Halomoan Siregar [2]" w:date="2023-07-04T14:56:00Z">
        <w:r w:rsidR="00AF607E">
          <w:rPr>
            <w:noProof/>
            <w:lang w:val="en-US"/>
          </w:rPr>
          <w:t>TPM, IT BA Retail, IT BA Non-Retail</w:t>
        </w:r>
      </w:ins>
      <w:r w:rsidRPr="006105AA">
        <w:rPr>
          <w:noProof/>
        </w:rPr>
        <w:t>) , CE (</w:t>
      </w:r>
      <w:r w:rsidR="001624B3" w:rsidRPr="006105AA">
        <w:rPr>
          <w:noProof/>
        </w:rPr>
        <w:t xml:space="preserve">tim </w:t>
      </w:r>
      <w:r w:rsidRPr="006105AA">
        <w:rPr>
          <w:noProof/>
        </w:rPr>
        <w:t>SCM</w:t>
      </w:r>
      <w:r w:rsidR="001624B3" w:rsidRPr="006105AA">
        <w:rPr>
          <w:noProof/>
        </w:rPr>
        <w:t>)</w:t>
      </w:r>
      <w:r w:rsidRPr="006105AA">
        <w:rPr>
          <w:noProof/>
        </w:rPr>
        <w:t xml:space="preserve"> dan CI (</w:t>
      </w:r>
      <w:r w:rsidR="001624B3" w:rsidRPr="006105AA">
        <w:rPr>
          <w:noProof/>
        </w:rPr>
        <w:t>tim SCM</w:t>
      </w:r>
      <w:r w:rsidRPr="006105AA">
        <w:rPr>
          <w:noProof/>
        </w:rPr>
        <w:t>/ tim Infra</w:t>
      </w:r>
      <w:r w:rsidR="001624B3" w:rsidRPr="006105AA">
        <w:rPr>
          <w:noProof/>
        </w:rPr>
        <w:t xml:space="preserve"> terkait</w:t>
      </w:r>
      <w:r w:rsidR="00BB0B90" w:rsidRPr="006105AA">
        <w:rPr>
          <w:noProof/>
        </w:rPr>
        <w:t xml:space="preserve">/ </w:t>
      </w:r>
      <w:r w:rsidR="001624B3" w:rsidRPr="006105AA">
        <w:rPr>
          <w:noProof/>
        </w:rPr>
        <w:t xml:space="preserve">tim </w:t>
      </w:r>
      <w:del w:id="1364" w:author="Darwin Halomoan Siregar" w:date="2023-06-21T19:30:00Z">
        <w:r w:rsidR="00BB0B90" w:rsidRPr="006105AA" w:rsidDel="00513BEA">
          <w:rPr>
            <w:noProof/>
          </w:rPr>
          <w:delText>IT Security</w:delText>
        </w:r>
      </w:del>
      <w:ins w:id="1365" w:author="Darwin Halomoan Siregar" w:date="2023-06-21T19:30:00Z">
        <w:r w:rsidR="00513BEA">
          <w:rPr>
            <w:noProof/>
          </w:rPr>
          <w:t>Cyber Security</w:t>
        </w:r>
      </w:ins>
      <w:r w:rsidRPr="006105AA">
        <w:rPr>
          <w:noProof/>
        </w:rPr>
        <w:t>)</w:t>
      </w:r>
      <w:r w:rsidR="00621242" w:rsidRPr="004C7321">
        <w:rPr>
          <w:noProof/>
        </w:rPr>
        <w:t xml:space="preserve">. </w:t>
      </w:r>
    </w:p>
    <w:p w14:paraId="6B6BFCAE" w14:textId="77777777" w:rsidR="005E363C" w:rsidRPr="004C7321" w:rsidRDefault="005E363C">
      <w:pPr>
        <w:spacing w:line="240" w:lineRule="auto"/>
        <w:rPr>
          <w:noProof/>
          <w:highlight w:val="yellow"/>
          <w:lang w:val="id-ID"/>
        </w:rPr>
      </w:pPr>
      <w:r w:rsidRPr="004C7321">
        <w:rPr>
          <w:noProof/>
          <w:highlight w:val="yellow"/>
          <w:lang w:val="id-ID"/>
        </w:rPr>
        <w:br w:type="page"/>
      </w:r>
    </w:p>
    <w:p w14:paraId="28C99D48" w14:textId="77777777" w:rsidR="00567842" w:rsidRPr="004C7321" w:rsidRDefault="00567842">
      <w:pPr>
        <w:pStyle w:val="Heading1"/>
        <w:rPr>
          <w:noProof/>
          <w:lang w:val="id-ID"/>
        </w:rPr>
      </w:pPr>
      <w:bookmarkStart w:id="1366" w:name="_Toc101940442"/>
      <w:bookmarkStart w:id="1367" w:name="_Toc57725995"/>
      <w:bookmarkStart w:id="1368" w:name="_Toc57729693"/>
      <w:bookmarkStart w:id="1369" w:name="_Toc59446618"/>
      <w:bookmarkStart w:id="1370" w:name="_Toc57725996"/>
      <w:bookmarkStart w:id="1371" w:name="_Toc57729694"/>
      <w:bookmarkStart w:id="1372" w:name="_Toc59446619"/>
      <w:bookmarkStart w:id="1373" w:name="_Toc57725997"/>
      <w:bookmarkStart w:id="1374" w:name="_Toc57729695"/>
      <w:bookmarkStart w:id="1375" w:name="_Toc59446620"/>
      <w:bookmarkStart w:id="1376" w:name="_Toc430359942"/>
      <w:bookmarkStart w:id="1377" w:name="_Toc138170990"/>
      <w:bookmarkEnd w:id="1366"/>
      <w:bookmarkEnd w:id="1367"/>
      <w:bookmarkEnd w:id="1368"/>
      <w:bookmarkEnd w:id="1369"/>
      <w:bookmarkEnd w:id="1370"/>
      <w:bookmarkEnd w:id="1371"/>
      <w:bookmarkEnd w:id="1372"/>
      <w:bookmarkEnd w:id="1373"/>
      <w:bookmarkEnd w:id="1374"/>
      <w:bookmarkEnd w:id="1375"/>
      <w:r w:rsidRPr="004C7321">
        <w:rPr>
          <w:noProof/>
          <w:lang w:val="id-ID"/>
        </w:rPr>
        <w:lastRenderedPageBreak/>
        <w:t>Ketentuan Pelaksanaan</w:t>
      </w:r>
      <w:bookmarkEnd w:id="1376"/>
      <w:bookmarkEnd w:id="1377"/>
    </w:p>
    <w:p w14:paraId="59A38AFA" w14:textId="77777777" w:rsidR="00567842" w:rsidRPr="004C7321" w:rsidRDefault="00567842">
      <w:pPr>
        <w:pStyle w:val="Heading2"/>
        <w:rPr>
          <w:noProof/>
          <w:lang w:val="id-ID"/>
        </w:rPr>
      </w:pPr>
      <w:bookmarkStart w:id="1378" w:name="_Toc430359943"/>
      <w:bookmarkStart w:id="1379" w:name="_Toc138170991"/>
      <w:r w:rsidRPr="004C7321">
        <w:rPr>
          <w:noProof/>
          <w:lang w:val="id-ID"/>
        </w:rPr>
        <w:t>Ketentuan Pelaksanaan Umum</w:t>
      </w:r>
      <w:bookmarkEnd w:id="1378"/>
      <w:bookmarkEnd w:id="1379"/>
    </w:p>
    <w:p w14:paraId="72177F05" w14:textId="77777777" w:rsidR="00BA06D3" w:rsidRPr="004C7321" w:rsidRDefault="00BA06D3" w:rsidP="00F43AAD">
      <w:pPr>
        <w:pStyle w:val="ListParagraph"/>
        <w:numPr>
          <w:ilvl w:val="0"/>
          <w:numId w:val="107"/>
        </w:numPr>
        <w:rPr>
          <w:noProof/>
        </w:rPr>
      </w:pPr>
      <w:r w:rsidRPr="004C7321">
        <w:rPr>
          <w:noProof/>
        </w:rPr>
        <w:t>RFC diajukan sesuai dengan tipe perubahan</w:t>
      </w:r>
      <w:r w:rsidR="00466BEE" w:rsidRPr="004C7321">
        <w:rPr>
          <w:noProof/>
        </w:rPr>
        <w:t xml:space="preserve">, </w:t>
      </w:r>
      <w:r w:rsidRPr="004C7321">
        <w:rPr>
          <w:noProof/>
        </w:rPr>
        <w:t>peruntukannya dan disertai dengan kelengkapan dokumennya</w:t>
      </w:r>
      <w:r w:rsidR="00123A28" w:rsidRPr="004C7321">
        <w:rPr>
          <w:noProof/>
        </w:rPr>
        <w:t xml:space="preserve"> melalui aplikasi Change Management</w:t>
      </w:r>
      <w:r w:rsidRPr="004C7321">
        <w:rPr>
          <w:noProof/>
        </w:rPr>
        <w:t xml:space="preserve">. </w:t>
      </w:r>
    </w:p>
    <w:p w14:paraId="0A70D9BB" w14:textId="77777777" w:rsidR="008F7C97" w:rsidRPr="00610EF0" w:rsidRDefault="008F7C97" w:rsidP="00F43AAD">
      <w:pPr>
        <w:pStyle w:val="ListParagraph"/>
        <w:numPr>
          <w:ilvl w:val="0"/>
          <w:numId w:val="107"/>
        </w:numPr>
        <w:rPr>
          <w:noProof/>
          <w:color w:val="000000"/>
          <w:lang w:eastAsia="x-none"/>
        </w:rPr>
      </w:pPr>
      <w:r w:rsidRPr="004C7321">
        <w:rPr>
          <w:noProof/>
        </w:rPr>
        <w:t xml:space="preserve">Kelengkapan Dokumentasi RFC disimpan dalam bentuk </w:t>
      </w:r>
      <w:r w:rsidRPr="004C7321">
        <w:rPr>
          <w:i/>
          <w:noProof/>
        </w:rPr>
        <w:t>softcopy</w:t>
      </w:r>
      <w:r w:rsidRPr="004C7321">
        <w:rPr>
          <w:noProof/>
        </w:rPr>
        <w:t xml:space="preserve"> pada aplikasi </w:t>
      </w:r>
      <w:r w:rsidRPr="004C7321">
        <w:rPr>
          <w:i/>
          <w:noProof/>
        </w:rPr>
        <w:t>change</w:t>
      </w:r>
      <w:r w:rsidRPr="004C7321">
        <w:rPr>
          <w:noProof/>
        </w:rPr>
        <w:t xml:space="preserve"> </w:t>
      </w:r>
      <w:r w:rsidRPr="004C7321">
        <w:rPr>
          <w:i/>
          <w:noProof/>
        </w:rPr>
        <w:t>management</w:t>
      </w:r>
      <w:r w:rsidRPr="004C7321">
        <w:rPr>
          <w:noProof/>
        </w:rPr>
        <w:t xml:space="preserve"> sedangkan </w:t>
      </w:r>
      <w:r w:rsidRPr="004C7321">
        <w:rPr>
          <w:i/>
          <w:noProof/>
        </w:rPr>
        <w:t>hardcopy</w:t>
      </w:r>
      <w:r w:rsidRPr="004C7321">
        <w:rPr>
          <w:noProof/>
        </w:rPr>
        <w:t xml:space="preserve"> disimpan masing-masing oleh </w:t>
      </w:r>
      <w:r w:rsidR="00880C9C" w:rsidRPr="00610EF0">
        <w:rPr>
          <w:noProof/>
        </w:rPr>
        <w:t>Change Requestor</w:t>
      </w:r>
      <w:r w:rsidRPr="00610EF0">
        <w:rPr>
          <w:noProof/>
        </w:rPr>
        <w:t xml:space="preserve"> terkait.</w:t>
      </w:r>
    </w:p>
    <w:p w14:paraId="265D989A" w14:textId="77777777" w:rsidR="00567842" w:rsidRPr="00610EF0" w:rsidRDefault="002B5204" w:rsidP="00794068">
      <w:pPr>
        <w:pStyle w:val="ListParagraph"/>
        <w:numPr>
          <w:ilvl w:val="0"/>
          <w:numId w:val="107"/>
        </w:numPr>
        <w:rPr>
          <w:noProof/>
        </w:rPr>
      </w:pPr>
      <w:r w:rsidRPr="00610EF0">
        <w:rPr>
          <w:noProof/>
        </w:rPr>
        <w:t>Setiap instalasi</w:t>
      </w:r>
      <w:r w:rsidRPr="004C7321">
        <w:rPr>
          <w:noProof/>
        </w:rPr>
        <w:t xml:space="preserve"> </w:t>
      </w:r>
      <w:r w:rsidRPr="004C7321">
        <w:rPr>
          <w:i/>
          <w:noProof/>
        </w:rPr>
        <w:t>hardware</w:t>
      </w:r>
      <w:r w:rsidRPr="004C7321">
        <w:rPr>
          <w:noProof/>
        </w:rPr>
        <w:t xml:space="preserve">, </w:t>
      </w:r>
      <w:r w:rsidRPr="004C7321">
        <w:rPr>
          <w:i/>
          <w:noProof/>
        </w:rPr>
        <w:t>software</w:t>
      </w:r>
      <w:r w:rsidRPr="004C7321">
        <w:rPr>
          <w:noProof/>
        </w:rPr>
        <w:t xml:space="preserve"> (</w:t>
      </w:r>
      <w:r w:rsidRPr="004C7321">
        <w:rPr>
          <w:i/>
          <w:noProof/>
        </w:rPr>
        <w:t>operating system</w:t>
      </w:r>
      <w:r w:rsidRPr="004C7321">
        <w:rPr>
          <w:noProof/>
        </w:rPr>
        <w:t xml:space="preserve">, </w:t>
      </w:r>
      <w:r w:rsidRPr="004C7321">
        <w:rPr>
          <w:i/>
          <w:noProof/>
        </w:rPr>
        <w:t>database</w:t>
      </w:r>
      <w:r w:rsidRPr="004C7321">
        <w:rPr>
          <w:noProof/>
        </w:rPr>
        <w:t xml:space="preserve">, dan sebagainya), dan infrastruktur baru yang diperlukan untuk mendukung sistem aplikasi yang dibuat, wajib dilakukan </w:t>
      </w:r>
      <w:r w:rsidRPr="004C7321">
        <w:rPr>
          <w:i/>
          <w:noProof/>
        </w:rPr>
        <w:t>security hardening</w:t>
      </w:r>
      <w:r w:rsidRPr="004C7321">
        <w:rPr>
          <w:noProof/>
        </w:rPr>
        <w:t xml:space="preserve"> dengan mengacu kepada ketentuan </w:t>
      </w:r>
      <w:r w:rsidRPr="004C7321">
        <w:rPr>
          <w:i/>
          <w:noProof/>
        </w:rPr>
        <w:t xml:space="preserve">Standard Security </w:t>
      </w:r>
      <w:r w:rsidRPr="00610EF0">
        <w:rPr>
          <w:i/>
          <w:noProof/>
        </w:rPr>
        <w:t>Setup</w:t>
      </w:r>
      <w:r w:rsidR="00794068" w:rsidRPr="00610EF0">
        <w:rPr>
          <w:i/>
          <w:noProof/>
          <w:lang w:val="en-US"/>
        </w:rPr>
        <w:t xml:space="preserve"> </w:t>
      </w:r>
      <w:r w:rsidR="00794068" w:rsidRPr="00610EF0">
        <w:rPr>
          <w:noProof/>
          <w:lang w:val="en-US"/>
        </w:rPr>
        <w:t>dan</w:t>
      </w:r>
      <w:r w:rsidR="00794068" w:rsidRPr="00610EF0">
        <w:rPr>
          <w:i/>
          <w:noProof/>
          <w:lang w:val="en-US"/>
        </w:rPr>
        <w:t xml:space="preserve"> </w:t>
      </w:r>
      <w:r w:rsidR="00794068" w:rsidRPr="00610EF0">
        <w:rPr>
          <w:noProof/>
          <w:lang w:val="en-US"/>
        </w:rPr>
        <w:t>untuk</w:t>
      </w:r>
      <w:r w:rsidR="00794068" w:rsidRPr="00610EF0">
        <w:rPr>
          <w:noProof/>
        </w:rPr>
        <w:t xml:space="preserve"> setiap perubahan pada design arsitektur aplikasi harus memenuhi kebutuhan ASR</w:t>
      </w:r>
      <w:r w:rsidR="00794068" w:rsidRPr="00610EF0">
        <w:rPr>
          <w:i/>
          <w:noProof/>
          <w:lang w:val="en-US"/>
        </w:rPr>
        <w:t>)</w:t>
      </w:r>
      <w:r w:rsidRPr="00610EF0">
        <w:rPr>
          <w:noProof/>
        </w:rPr>
        <w:t>.</w:t>
      </w:r>
    </w:p>
    <w:p w14:paraId="6FB4123A" w14:textId="77777777" w:rsidR="00FD58D4" w:rsidRPr="004C7321" w:rsidRDefault="002B5204" w:rsidP="00F43AAD">
      <w:pPr>
        <w:pStyle w:val="ListParagraph"/>
        <w:numPr>
          <w:ilvl w:val="0"/>
          <w:numId w:val="107"/>
        </w:numPr>
        <w:rPr>
          <w:noProof/>
        </w:rPr>
      </w:pPr>
      <w:r w:rsidRPr="004C7321">
        <w:rPr>
          <w:noProof/>
        </w:rPr>
        <w:t xml:space="preserve">Apabila terdapat kebutuhan perubahan parameter maka prosesnya wajib mengikuti ketentuan </w:t>
      </w:r>
      <w:r w:rsidR="00C02BCE" w:rsidRPr="004C7321">
        <w:rPr>
          <w:noProof/>
        </w:rPr>
        <w:t xml:space="preserve">H.02.P.01.03 </w:t>
      </w:r>
      <w:r w:rsidRPr="004C7321">
        <w:rPr>
          <w:noProof/>
        </w:rPr>
        <w:t>SOP Update Parameter.</w:t>
      </w:r>
    </w:p>
    <w:p w14:paraId="6A2C2371" w14:textId="77777777" w:rsidR="00E05C45" w:rsidRPr="004C7321" w:rsidRDefault="00146EB0" w:rsidP="00F43AAD">
      <w:pPr>
        <w:pStyle w:val="ListParagraph"/>
        <w:numPr>
          <w:ilvl w:val="0"/>
          <w:numId w:val="107"/>
        </w:numPr>
        <w:rPr>
          <w:noProof/>
        </w:rPr>
      </w:pPr>
      <w:r w:rsidRPr="004C7321">
        <w:rPr>
          <w:noProof/>
        </w:rPr>
        <w:t xml:space="preserve">Apabila terdapat kebutuhan update data maka prosesnya wajib mengikuti ketentuan </w:t>
      </w:r>
      <w:r w:rsidR="00C02BCE" w:rsidRPr="004C7321">
        <w:rPr>
          <w:noProof/>
        </w:rPr>
        <w:t xml:space="preserve">H.03.P.01.09 </w:t>
      </w:r>
      <w:r w:rsidRPr="004C7321">
        <w:rPr>
          <w:noProof/>
        </w:rPr>
        <w:t xml:space="preserve">SOP </w:t>
      </w:r>
      <w:r w:rsidR="00C556FD" w:rsidRPr="004C7321">
        <w:rPr>
          <w:noProof/>
        </w:rPr>
        <w:t>Perubahan</w:t>
      </w:r>
      <w:r w:rsidRPr="004C7321">
        <w:rPr>
          <w:noProof/>
        </w:rPr>
        <w:t xml:space="preserve"> Data.</w:t>
      </w:r>
    </w:p>
    <w:p w14:paraId="3A58A74E" w14:textId="77777777" w:rsidR="00E05C45" w:rsidRPr="004C7321" w:rsidRDefault="00E05C45" w:rsidP="00F43AAD">
      <w:pPr>
        <w:pStyle w:val="ListParagraph"/>
        <w:numPr>
          <w:ilvl w:val="0"/>
          <w:numId w:val="107"/>
        </w:numPr>
        <w:rPr>
          <w:noProof/>
        </w:rPr>
      </w:pPr>
      <w:r w:rsidRPr="004C7321">
        <w:rPr>
          <w:noProof/>
        </w:rPr>
        <w:t>Penentuan tipe severity mengacu H.03.P.01.11 SOP Penanganan Insiden Layanan TI.</w:t>
      </w:r>
    </w:p>
    <w:p w14:paraId="76171B79" w14:textId="77777777" w:rsidR="00D63972" w:rsidRPr="004C7321" w:rsidRDefault="00D63972" w:rsidP="00F43AAD">
      <w:pPr>
        <w:pStyle w:val="ListParagraph"/>
        <w:numPr>
          <w:ilvl w:val="0"/>
          <w:numId w:val="107"/>
        </w:numPr>
        <w:rPr>
          <w:noProof/>
        </w:rPr>
      </w:pPr>
      <w:r w:rsidRPr="006105AA">
        <w:rPr>
          <w:i/>
          <w:noProof/>
        </w:rPr>
        <w:t>Normal Changes</w:t>
      </w:r>
      <w:r w:rsidRPr="004C7321">
        <w:rPr>
          <w:noProof/>
        </w:rPr>
        <w:t xml:space="preserve"> dibutuhkan untuk melakukan perubahan pada sistem aplikasi atau infrastruktur </w:t>
      </w:r>
      <w:r w:rsidR="0087501C">
        <w:rPr>
          <w:noProof/>
          <w:lang w:val="en-US"/>
        </w:rPr>
        <w:t xml:space="preserve">yang melalui proses </w:t>
      </w:r>
      <w:r w:rsidR="00F01848">
        <w:rPr>
          <w:noProof/>
          <w:lang w:val="en-US"/>
        </w:rPr>
        <w:t>CCRT</w:t>
      </w:r>
      <w:r w:rsidR="0087501C">
        <w:rPr>
          <w:noProof/>
          <w:lang w:val="en-US"/>
        </w:rPr>
        <w:t xml:space="preserve"> </w:t>
      </w:r>
      <w:r w:rsidR="005F0D51" w:rsidRPr="004C7321">
        <w:rPr>
          <w:noProof/>
        </w:rPr>
        <w:t>(lampiran 6.3 Promote Approval Matrik)</w:t>
      </w:r>
      <w:r w:rsidR="00AE76AD" w:rsidRPr="004C7321">
        <w:rPr>
          <w:noProof/>
        </w:rPr>
        <w:t>.</w:t>
      </w:r>
    </w:p>
    <w:p w14:paraId="6F85DD60" w14:textId="77777777" w:rsidR="00745546" w:rsidRPr="004C7321" w:rsidRDefault="00745546" w:rsidP="00F43AAD">
      <w:pPr>
        <w:pStyle w:val="ListParagraph"/>
        <w:numPr>
          <w:ilvl w:val="0"/>
          <w:numId w:val="107"/>
        </w:numPr>
        <w:rPr>
          <w:strike/>
          <w:noProof/>
        </w:rPr>
      </w:pPr>
      <w:r w:rsidRPr="004C7321">
        <w:rPr>
          <w:i/>
          <w:noProof/>
        </w:rPr>
        <w:t>Emergency Change</w:t>
      </w:r>
      <w:r w:rsidR="00C60BCC" w:rsidRPr="004C7321">
        <w:rPr>
          <w:i/>
          <w:noProof/>
        </w:rPr>
        <w:t>s</w:t>
      </w:r>
      <w:r w:rsidRPr="004C7321">
        <w:rPr>
          <w:noProof/>
        </w:rPr>
        <w:t xml:space="preserve"> dibutuhkan untuk memperbaiki permasalahan (</w:t>
      </w:r>
      <w:r w:rsidRPr="004C7321">
        <w:rPr>
          <w:i/>
          <w:noProof/>
        </w:rPr>
        <w:t>problem / error / bugs)</w:t>
      </w:r>
      <w:r w:rsidRPr="004C7321">
        <w:rPr>
          <w:noProof/>
        </w:rPr>
        <w:t xml:space="preserve"> </w:t>
      </w:r>
      <w:r w:rsidR="002D1C14" w:rsidRPr="004C7321">
        <w:rPr>
          <w:noProof/>
        </w:rPr>
        <w:t xml:space="preserve">dengan tipe Severity 1 dan 2 </w:t>
      </w:r>
      <w:r w:rsidRPr="004C7321">
        <w:rPr>
          <w:noProof/>
        </w:rPr>
        <w:t>pada sistem aplikasi</w:t>
      </w:r>
      <w:r w:rsidR="0017511C" w:rsidRPr="004C7321">
        <w:rPr>
          <w:noProof/>
        </w:rPr>
        <w:t xml:space="preserve"> atau infrastruktur</w:t>
      </w:r>
      <w:r w:rsidRPr="004C7321">
        <w:rPr>
          <w:noProof/>
        </w:rPr>
        <w:t xml:space="preserve"> yang memerlukan perubahan segera </w:t>
      </w:r>
      <w:r w:rsidR="000C6862" w:rsidRPr="004C7321">
        <w:rPr>
          <w:noProof/>
        </w:rPr>
        <w:t xml:space="preserve">tanpa melalui proses </w:t>
      </w:r>
      <w:r w:rsidR="00F01848">
        <w:rPr>
          <w:i/>
          <w:noProof/>
        </w:rPr>
        <w:t>CCRT</w:t>
      </w:r>
      <w:r w:rsidR="000C6862">
        <w:rPr>
          <w:noProof/>
          <w:lang w:val="en-US"/>
        </w:rPr>
        <w:t xml:space="preserve"> </w:t>
      </w:r>
      <w:r w:rsidRPr="004C7321">
        <w:rPr>
          <w:noProof/>
        </w:rPr>
        <w:t>untuk mengembalikan proses operasional yang tergangg</w:t>
      </w:r>
      <w:r w:rsidR="00C02BCE" w:rsidRPr="004C7321">
        <w:rPr>
          <w:noProof/>
        </w:rPr>
        <w:t>u</w:t>
      </w:r>
      <w:r w:rsidR="005F0D51" w:rsidRPr="004C7321">
        <w:rPr>
          <w:noProof/>
        </w:rPr>
        <w:t xml:space="preserve"> (lampiran 6.3 Promote Approval Matrik)</w:t>
      </w:r>
      <w:r w:rsidR="00C02BCE" w:rsidRPr="004C7321">
        <w:rPr>
          <w:noProof/>
        </w:rPr>
        <w:t>.</w:t>
      </w:r>
    </w:p>
    <w:p w14:paraId="7D8AA5C8" w14:textId="77777777" w:rsidR="00E05C45" w:rsidRPr="004C7321" w:rsidRDefault="0030636E" w:rsidP="00F43AAD">
      <w:pPr>
        <w:pStyle w:val="ListParagraph"/>
        <w:numPr>
          <w:ilvl w:val="0"/>
          <w:numId w:val="107"/>
        </w:numPr>
        <w:rPr>
          <w:noProof/>
        </w:rPr>
      </w:pPr>
      <w:r w:rsidRPr="004C7321">
        <w:rPr>
          <w:i/>
          <w:noProof/>
        </w:rPr>
        <w:t>Expedit</w:t>
      </w:r>
      <w:r w:rsidR="00070CF6" w:rsidRPr="004C7321">
        <w:rPr>
          <w:i/>
          <w:noProof/>
        </w:rPr>
        <w:t>e</w:t>
      </w:r>
      <w:r w:rsidRPr="004C7321">
        <w:rPr>
          <w:i/>
          <w:noProof/>
        </w:rPr>
        <w:t>d Change</w:t>
      </w:r>
      <w:r w:rsidR="00C60BCC" w:rsidRPr="004C7321">
        <w:rPr>
          <w:i/>
          <w:noProof/>
        </w:rPr>
        <w:t>s</w:t>
      </w:r>
      <w:r w:rsidRPr="004C7321">
        <w:rPr>
          <w:i/>
          <w:noProof/>
        </w:rPr>
        <w:t xml:space="preserve"> </w:t>
      </w:r>
      <w:r w:rsidRPr="004C7321">
        <w:rPr>
          <w:noProof/>
        </w:rPr>
        <w:t>dibutuhkan untuk melakukan perubahan</w:t>
      </w:r>
      <w:r w:rsidR="0017511C" w:rsidRPr="004C7321">
        <w:rPr>
          <w:noProof/>
        </w:rPr>
        <w:t xml:space="preserve"> </w:t>
      </w:r>
      <w:r w:rsidR="00A932EC" w:rsidRPr="004C7321">
        <w:rPr>
          <w:noProof/>
        </w:rPr>
        <w:t>dengan tipe</w:t>
      </w:r>
      <w:r w:rsidR="007B5AC4" w:rsidRPr="004C7321">
        <w:rPr>
          <w:noProof/>
        </w:rPr>
        <w:t xml:space="preserve"> Severity 3 dan 4 </w:t>
      </w:r>
      <w:r w:rsidR="005C0CE6" w:rsidRPr="004C7321">
        <w:rPr>
          <w:noProof/>
        </w:rPr>
        <w:t xml:space="preserve">pada sistem aplikasi atau infrastruktur yang dipercepat </w:t>
      </w:r>
      <w:r w:rsidR="00203791" w:rsidRPr="004C7321">
        <w:rPr>
          <w:noProof/>
        </w:rPr>
        <w:t xml:space="preserve"> </w:t>
      </w:r>
      <w:r w:rsidR="005C0CE6" w:rsidRPr="004C7321">
        <w:rPr>
          <w:noProof/>
        </w:rPr>
        <w:t>tanpa</w:t>
      </w:r>
      <w:r w:rsidR="00A56DCE" w:rsidRPr="004C7321">
        <w:rPr>
          <w:noProof/>
        </w:rPr>
        <w:t xml:space="preserve"> melalui </w:t>
      </w:r>
      <w:r w:rsidR="005C0CE6" w:rsidRPr="004C7321">
        <w:rPr>
          <w:noProof/>
        </w:rPr>
        <w:t xml:space="preserve">proses </w:t>
      </w:r>
      <w:r w:rsidR="00F01848">
        <w:rPr>
          <w:i/>
          <w:noProof/>
        </w:rPr>
        <w:t>CCRT</w:t>
      </w:r>
      <w:r w:rsidR="001F4D26">
        <w:rPr>
          <w:i/>
          <w:noProof/>
          <w:lang w:val="en-US"/>
        </w:rPr>
        <w:t xml:space="preserve">, </w:t>
      </w:r>
      <w:r w:rsidR="001F4D26">
        <w:rPr>
          <w:noProof/>
          <w:lang w:val="en-US"/>
        </w:rPr>
        <w:t xml:space="preserve">tapi sebelumnya sudah mendapat approval sesuai matrik </w:t>
      </w:r>
      <w:r w:rsidR="00A932EC" w:rsidRPr="004C7321">
        <w:rPr>
          <w:noProof/>
        </w:rPr>
        <w:t>(lampiran 6.3 Promote Approval Matrik)</w:t>
      </w:r>
      <w:r w:rsidR="001F4D26">
        <w:rPr>
          <w:noProof/>
          <w:lang w:val="en-US"/>
        </w:rPr>
        <w:t xml:space="preserve"> dan bisa dilaku</w:t>
      </w:r>
      <w:r w:rsidR="004B4A2A">
        <w:rPr>
          <w:noProof/>
          <w:lang w:val="en-US"/>
        </w:rPr>
        <w:t>kan sesuai jadwal yang sudah di</w:t>
      </w:r>
      <w:r w:rsidR="001F4D26">
        <w:rPr>
          <w:noProof/>
          <w:lang w:val="en-US"/>
        </w:rPr>
        <w:t>sepakati</w:t>
      </w:r>
      <w:r w:rsidR="00A932EC" w:rsidRPr="004C7321">
        <w:rPr>
          <w:noProof/>
        </w:rPr>
        <w:t>.</w:t>
      </w:r>
    </w:p>
    <w:p w14:paraId="4B06D7E0" w14:textId="77777777" w:rsidR="00F34311" w:rsidRPr="006105AA" w:rsidRDefault="00D63972" w:rsidP="00F43AAD">
      <w:pPr>
        <w:pStyle w:val="ListParagraph"/>
        <w:numPr>
          <w:ilvl w:val="0"/>
          <w:numId w:val="107"/>
        </w:numPr>
        <w:rPr>
          <w:noProof/>
        </w:rPr>
      </w:pPr>
      <w:r w:rsidRPr="004C7321">
        <w:rPr>
          <w:i/>
          <w:noProof/>
        </w:rPr>
        <w:t xml:space="preserve">Standard Changes </w:t>
      </w:r>
      <w:r w:rsidRPr="004C7321">
        <w:rPr>
          <w:noProof/>
        </w:rPr>
        <w:t>dibutuhkan untuk melakukan perubahan pada sistem aplikasi atau infrastru</w:t>
      </w:r>
      <w:r w:rsidR="000354FB" w:rsidRPr="004C7321">
        <w:rPr>
          <w:noProof/>
        </w:rPr>
        <w:t>ktur sesuai jadwal promote tidak</w:t>
      </w:r>
      <w:r w:rsidRPr="004C7321">
        <w:rPr>
          <w:noProof/>
        </w:rPr>
        <w:t xml:space="preserve"> melalui </w:t>
      </w:r>
      <w:r w:rsidR="00F01848">
        <w:rPr>
          <w:i/>
          <w:noProof/>
        </w:rPr>
        <w:t>CCRT</w:t>
      </w:r>
      <w:r w:rsidRPr="004C7321">
        <w:rPr>
          <w:noProof/>
        </w:rPr>
        <w:t xml:space="preserve"> dengan resiko rendah dan/atau ber</w:t>
      </w:r>
      <w:r w:rsidR="003607EC" w:rsidRPr="004C7321">
        <w:rPr>
          <w:noProof/>
        </w:rPr>
        <w:t>-f</w:t>
      </w:r>
      <w:r w:rsidR="003F1FA9" w:rsidRPr="004C7321">
        <w:rPr>
          <w:noProof/>
        </w:rPr>
        <w:t>rekuensi</w:t>
      </w:r>
      <w:r w:rsidRPr="004C7321">
        <w:rPr>
          <w:noProof/>
        </w:rPr>
        <w:t xml:space="preserve"> sering</w:t>
      </w:r>
      <w:r w:rsidR="005B00BF" w:rsidRPr="004C7321">
        <w:rPr>
          <w:noProof/>
        </w:rPr>
        <w:t xml:space="preserve">, </w:t>
      </w:r>
      <w:r w:rsidR="00E068E7" w:rsidRPr="004C7321">
        <w:rPr>
          <w:noProof/>
        </w:rPr>
        <w:t>sesuai lampiran</w:t>
      </w:r>
      <w:r w:rsidR="00F34311" w:rsidRPr="004C7321">
        <w:rPr>
          <w:noProof/>
        </w:rPr>
        <w:t xml:space="preserve"> 6.6</w:t>
      </w:r>
      <w:r w:rsidR="00E068E7" w:rsidRPr="004C7321">
        <w:rPr>
          <w:noProof/>
        </w:rPr>
        <w:t xml:space="preserve"> tabel </w:t>
      </w:r>
      <w:r w:rsidRPr="004C7321">
        <w:rPr>
          <w:noProof/>
        </w:rPr>
        <w:t>standard changes</w:t>
      </w:r>
      <w:r w:rsidR="00F34311" w:rsidRPr="004C7321">
        <w:rPr>
          <w:noProof/>
        </w:rPr>
        <w:t xml:space="preserve"> (</w:t>
      </w:r>
      <w:r w:rsidR="00F34311" w:rsidRPr="006105AA">
        <w:rPr>
          <w:noProof/>
        </w:rPr>
        <w:t xml:space="preserve">setiap pengurangan atau penambahan item pada tabel harus mendapat persetujuan dari DCOM Head dan </w:t>
      </w:r>
      <w:r w:rsidR="00A86B4A" w:rsidRPr="006105AA">
        <w:rPr>
          <w:noProof/>
        </w:rPr>
        <w:t>IT-</w:t>
      </w:r>
      <w:r w:rsidR="00F34311" w:rsidRPr="006105AA">
        <w:rPr>
          <w:noProof/>
        </w:rPr>
        <w:t>SME Head).</w:t>
      </w:r>
    </w:p>
    <w:p w14:paraId="60948DB5" w14:textId="77777777" w:rsidR="003607EC" w:rsidRPr="004C7321" w:rsidRDefault="00F34311" w:rsidP="00F43AAD">
      <w:pPr>
        <w:pStyle w:val="ListParagraph"/>
        <w:numPr>
          <w:ilvl w:val="0"/>
          <w:numId w:val="107"/>
        </w:numPr>
        <w:rPr>
          <w:noProof/>
        </w:rPr>
      </w:pPr>
      <w:r w:rsidRPr="006105AA">
        <w:rPr>
          <w:noProof/>
        </w:rPr>
        <w:t xml:space="preserve">Pengajuan RFC </w:t>
      </w:r>
      <w:r w:rsidR="00A86B4A" w:rsidRPr="006105AA">
        <w:rPr>
          <w:noProof/>
        </w:rPr>
        <w:t xml:space="preserve">oleh </w:t>
      </w:r>
      <w:r w:rsidRPr="006105AA">
        <w:rPr>
          <w:noProof/>
        </w:rPr>
        <w:t>requestor akan di review dan validasi oleh tim SCM</w:t>
      </w:r>
      <w:r w:rsidR="003275C2">
        <w:rPr>
          <w:noProof/>
          <w:lang w:val="en-US"/>
        </w:rPr>
        <w:t>.</w:t>
      </w:r>
    </w:p>
    <w:p w14:paraId="3E0D30B8" w14:textId="77777777" w:rsidR="002E004E" w:rsidRPr="0010374B" w:rsidRDefault="00B07471" w:rsidP="00F43AAD">
      <w:pPr>
        <w:pStyle w:val="ListParagraph"/>
        <w:numPr>
          <w:ilvl w:val="0"/>
          <w:numId w:val="107"/>
        </w:numPr>
        <w:rPr>
          <w:rFonts w:cs="Arial"/>
          <w:noProof/>
          <w:color w:val="000000"/>
          <w:sz w:val="22"/>
          <w:lang w:eastAsia="x-none"/>
        </w:rPr>
      </w:pPr>
      <w:r w:rsidRPr="004C7321">
        <w:rPr>
          <w:noProof/>
        </w:rPr>
        <w:t xml:space="preserve">Jadwal </w:t>
      </w:r>
      <w:r w:rsidRPr="004C7321">
        <w:rPr>
          <w:i/>
          <w:noProof/>
        </w:rPr>
        <w:t>Promote</w:t>
      </w:r>
      <w:r w:rsidRPr="004C7321">
        <w:rPr>
          <w:noProof/>
        </w:rPr>
        <w:t xml:space="preserve"> </w:t>
      </w:r>
      <w:r w:rsidR="00127CED" w:rsidRPr="004C7321">
        <w:rPr>
          <w:noProof/>
        </w:rPr>
        <w:t xml:space="preserve">yang </w:t>
      </w:r>
      <w:r w:rsidRPr="004C7321">
        <w:rPr>
          <w:noProof/>
        </w:rPr>
        <w:t xml:space="preserve">dilakukan oleh </w:t>
      </w:r>
      <w:r w:rsidR="002E004E" w:rsidRPr="004C7321">
        <w:rPr>
          <w:noProof/>
        </w:rPr>
        <w:t xml:space="preserve">unit kerja </w:t>
      </w:r>
      <w:r w:rsidR="009D4741" w:rsidRPr="004C7321">
        <w:rPr>
          <w:i/>
          <w:noProof/>
        </w:rPr>
        <w:t xml:space="preserve">System </w:t>
      </w:r>
      <w:r w:rsidR="002E004E" w:rsidRPr="004C7321">
        <w:rPr>
          <w:i/>
          <w:noProof/>
        </w:rPr>
        <w:t>Change</w:t>
      </w:r>
      <w:r w:rsidR="009D4741" w:rsidRPr="004C7321">
        <w:rPr>
          <w:i/>
          <w:noProof/>
        </w:rPr>
        <w:t>s</w:t>
      </w:r>
      <w:r w:rsidR="002E004E" w:rsidRPr="004C7321">
        <w:rPr>
          <w:i/>
          <w:noProof/>
        </w:rPr>
        <w:t xml:space="preserve"> Management</w:t>
      </w:r>
      <w:r w:rsidR="002E004E" w:rsidRPr="004C7321">
        <w:rPr>
          <w:noProof/>
        </w:rPr>
        <w:t xml:space="preserve"> </w:t>
      </w:r>
      <w:r w:rsidR="00127CED">
        <w:rPr>
          <w:noProof/>
          <w:lang w:val="en-US"/>
        </w:rPr>
        <w:t xml:space="preserve">sesuai yang </w:t>
      </w:r>
      <w:r w:rsidR="00127CED" w:rsidRPr="004C7321">
        <w:rPr>
          <w:noProof/>
        </w:rPr>
        <w:t xml:space="preserve">disepakati </w:t>
      </w:r>
      <w:r w:rsidR="00D147DB">
        <w:rPr>
          <w:noProof/>
          <w:lang w:val="en-US"/>
        </w:rPr>
        <w:t xml:space="preserve">pada saat </w:t>
      </w:r>
      <w:r w:rsidR="00F01848">
        <w:rPr>
          <w:noProof/>
        </w:rPr>
        <w:t>CCRT</w:t>
      </w:r>
    </w:p>
    <w:p w14:paraId="1B12E620" w14:textId="77777777" w:rsidR="0072014A" w:rsidRPr="004C7321" w:rsidRDefault="002B5204" w:rsidP="00F43AAD">
      <w:pPr>
        <w:pStyle w:val="ListParagraph"/>
        <w:numPr>
          <w:ilvl w:val="0"/>
          <w:numId w:val="107"/>
        </w:numPr>
        <w:rPr>
          <w:noProof/>
        </w:rPr>
      </w:pPr>
      <w:r w:rsidRPr="004C7321">
        <w:rPr>
          <w:noProof/>
        </w:rPr>
        <w:t xml:space="preserve">Penetapan </w:t>
      </w:r>
      <w:r w:rsidRPr="004C7321">
        <w:rPr>
          <w:i/>
          <w:noProof/>
        </w:rPr>
        <w:t>Calendar Change Freeze</w:t>
      </w:r>
      <w:r w:rsidR="00B3326A" w:rsidRPr="004C7321">
        <w:rPr>
          <w:i/>
          <w:noProof/>
        </w:rPr>
        <w:t xml:space="preserve"> </w:t>
      </w:r>
      <w:r w:rsidRPr="004C7321">
        <w:rPr>
          <w:i/>
          <w:noProof/>
        </w:rPr>
        <w:t xml:space="preserve">Period </w:t>
      </w:r>
      <w:r w:rsidR="00B3326A" w:rsidRPr="004C7321">
        <w:rPr>
          <w:noProof/>
        </w:rPr>
        <w:t xml:space="preserve">akan </w:t>
      </w:r>
      <w:r w:rsidRPr="004C7321">
        <w:rPr>
          <w:noProof/>
        </w:rPr>
        <w:t xml:space="preserve">dikeluarkan </w:t>
      </w:r>
      <w:r w:rsidR="00B3326A" w:rsidRPr="004C7321">
        <w:rPr>
          <w:noProof/>
        </w:rPr>
        <w:t xml:space="preserve">Memo </w:t>
      </w:r>
      <w:r w:rsidR="004D2532" w:rsidRPr="004C7321">
        <w:rPr>
          <w:noProof/>
        </w:rPr>
        <w:t xml:space="preserve">oleh </w:t>
      </w:r>
      <w:r w:rsidR="00FC71CB" w:rsidRPr="004C7321">
        <w:rPr>
          <w:i/>
          <w:noProof/>
        </w:rPr>
        <w:t>System</w:t>
      </w:r>
      <w:r w:rsidR="004D2532" w:rsidRPr="004C7321">
        <w:rPr>
          <w:i/>
          <w:noProof/>
        </w:rPr>
        <w:t xml:space="preserve"> Change</w:t>
      </w:r>
      <w:r w:rsidR="00FC71CB" w:rsidRPr="004C7321">
        <w:rPr>
          <w:i/>
          <w:noProof/>
        </w:rPr>
        <w:t>s</w:t>
      </w:r>
      <w:r w:rsidR="004D2532" w:rsidRPr="004C7321">
        <w:rPr>
          <w:i/>
          <w:noProof/>
        </w:rPr>
        <w:t xml:space="preserve"> Management </w:t>
      </w:r>
      <w:r w:rsidRPr="004C7321">
        <w:rPr>
          <w:noProof/>
        </w:rPr>
        <w:t xml:space="preserve">dengan mempertimbangkan </w:t>
      </w:r>
      <w:r w:rsidRPr="004C7321">
        <w:rPr>
          <w:i/>
          <w:noProof/>
        </w:rPr>
        <w:t>End of Month</w:t>
      </w:r>
      <w:r w:rsidRPr="004C7321">
        <w:rPr>
          <w:noProof/>
        </w:rPr>
        <w:t xml:space="preserve">, </w:t>
      </w:r>
      <w:r w:rsidRPr="004C7321">
        <w:rPr>
          <w:i/>
          <w:noProof/>
        </w:rPr>
        <w:t>End of Year</w:t>
      </w:r>
      <w:r w:rsidR="00B3326A" w:rsidRPr="004C7321">
        <w:rPr>
          <w:noProof/>
        </w:rPr>
        <w:t xml:space="preserve"> </w:t>
      </w:r>
      <w:r w:rsidR="00456F3A" w:rsidRPr="004C7321">
        <w:rPr>
          <w:noProof/>
        </w:rPr>
        <w:t>dan</w:t>
      </w:r>
      <w:r w:rsidR="00B3326A" w:rsidRPr="004C7321">
        <w:rPr>
          <w:noProof/>
        </w:rPr>
        <w:t xml:space="preserve"> </w:t>
      </w:r>
      <w:r w:rsidRPr="004C7321">
        <w:rPr>
          <w:noProof/>
        </w:rPr>
        <w:t>hari libur/hari besar</w:t>
      </w:r>
      <w:r w:rsidR="00B3326A" w:rsidRPr="004C7321">
        <w:rPr>
          <w:noProof/>
        </w:rPr>
        <w:t>.</w:t>
      </w:r>
      <w:r w:rsidR="00F57781" w:rsidRPr="004C7321">
        <w:rPr>
          <w:noProof/>
        </w:rPr>
        <w:t xml:space="preserve"> </w:t>
      </w:r>
    </w:p>
    <w:p w14:paraId="3F1326F4" w14:textId="77777777" w:rsidR="0054382A" w:rsidRPr="004C7321" w:rsidRDefault="0054382A" w:rsidP="00F43AAD">
      <w:pPr>
        <w:pStyle w:val="ListParagraph"/>
        <w:numPr>
          <w:ilvl w:val="0"/>
          <w:numId w:val="107"/>
        </w:numPr>
        <w:rPr>
          <w:noProof/>
        </w:rPr>
      </w:pPr>
      <w:r w:rsidRPr="004C7321">
        <w:rPr>
          <w:i/>
          <w:noProof/>
        </w:rPr>
        <w:lastRenderedPageBreak/>
        <w:t>Infrastructure Change</w:t>
      </w:r>
      <w:r w:rsidRPr="004C7321">
        <w:rPr>
          <w:noProof/>
        </w:rPr>
        <w:t>s merupakan perubahan perangkat IT dan perangkat pendukung IT namun tidak terbatas pada:</w:t>
      </w:r>
    </w:p>
    <w:p w14:paraId="5CCA2380" w14:textId="77777777" w:rsidR="0054382A" w:rsidRPr="004C7321" w:rsidRDefault="0054382A" w:rsidP="00F43AAD">
      <w:pPr>
        <w:pStyle w:val="ListParagraph"/>
        <w:numPr>
          <w:ilvl w:val="1"/>
          <w:numId w:val="120"/>
        </w:numPr>
        <w:ind w:left="1080"/>
        <w:rPr>
          <w:noProof/>
        </w:rPr>
      </w:pPr>
      <w:r w:rsidRPr="004C7321">
        <w:rPr>
          <w:noProof/>
        </w:rPr>
        <w:t xml:space="preserve">Perangkat IT yang terdiri dari Hardware (Server, Storage), perangkat Network </w:t>
      </w:r>
      <w:r w:rsidR="00BE5CCD">
        <w:rPr>
          <w:noProof/>
        </w:rPr>
        <w:t>(Modem, Router, Hub, NAC/TLE), perangkat Security (</w:t>
      </w:r>
      <w:r w:rsidRPr="004C7321">
        <w:rPr>
          <w:noProof/>
        </w:rPr>
        <w:t>HSM, Fir</w:t>
      </w:r>
      <w:r w:rsidR="00BE5CCD">
        <w:rPr>
          <w:noProof/>
        </w:rPr>
        <w:t>ewall, IDS/IPS, Sniffy Tools), Software (</w:t>
      </w:r>
      <w:r w:rsidRPr="004C7321">
        <w:rPr>
          <w:noProof/>
        </w:rPr>
        <w:t>Tools appliances</w:t>
      </w:r>
      <w:r w:rsidR="00BE5CCD">
        <w:rPr>
          <w:noProof/>
        </w:rPr>
        <w:t>/</w:t>
      </w:r>
      <w:commentRangeStart w:id="1380"/>
      <w:r w:rsidR="00BE5CCD">
        <w:rPr>
          <w:noProof/>
        </w:rPr>
        <w:t>Infra Application</w:t>
      </w:r>
      <w:commentRangeEnd w:id="1380"/>
      <w:r w:rsidR="007E05FB">
        <w:rPr>
          <w:rStyle w:val="CommentReference"/>
          <w:lang w:val="en-US"/>
        </w:rPr>
        <w:commentReference w:id="1380"/>
      </w:r>
      <w:r w:rsidR="00BE5CCD">
        <w:rPr>
          <w:noProof/>
        </w:rPr>
        <w:t>, Antivirus, Operating System</w:t>
      </w:r>
      <w:r w:rsidRPr="004C7321">
        <w:rPr>
          <w:noProof/>
        </w:rPr>
        <w:t>)</w:t>
      </w:r>
    </w:p>
    <w:p w14:paraId="51C0BC91" w14:textId="77777777" w:rsidR="0054382A" w:rsidRPr="004C7321" w:rsidRDefault="0054382A" w:rsidP="00F43AAD">
      <w:pPr>
        <w:pStyle w:val="ListParagraph"/>
        <w:numPr>
          <w:ilvl w:val="1"/>
          <w:numId w:val="120"/>
        </w:numPr>
        <w:ind w:left="1080"/>
        <w:rPr>
          <w:noProof/>
        </w:rPr>
      </w:pPr>
      <w:r w:rsidRPr="004C7321">
        <w:rPr>
          <w:noProof/>
        </w:rPr>
        <w:t>Perangkat pendukung IT terdiri dari CCTV, UPS, Battery, penggantian AC, Water &amp; Fire Detector</w:t>
      </w:r>
    </w:p>
    <w:p w14:paraId="6A0EE30F" w14:textId="77777777" w:rsidR="00195255" w:rsidRPr="004C7321" w:rsidRDefault="001C15E6" w:rsidP="00F43AAD">
      <w:pPr>
        <w:pStyle w:val="ListParagraph"/>
        <w:numPr>
          <w:ilvl w:val="1"/>
          <w:numId w:val="114"/>
        </w:numPr>
        <w:ind w:left="1530"/>
        <w:rPr>
          <w:noProof/>
        </w:rPr>
      </w:pPr>
      <w:r w:rsidRPr="004C7321">
        <w:rPr>
          <w:noProof/>
        </w:rPr>
        <w:t>Setiap perubahan infrastruktur yang</w:t>
      </w:r>
      <w:r w:rsidR="00F00087" w:rsidRPr="004C7321">
        <w:rPr>
          <w:noProof/>
        </w:rPr>
        <w:t xml:space="preserve"> melalui </w:t>
      </w:r>
      <w:r w:rsidR="00F01848">
        <w:rPr>
          <w:noProof/>
        </w:rPr>
        <w:t>CCRT</w:t>
      </w:r>
      <w:r w:rsidR="00F00087" w:rsidRPr="004C7321">
        <w:rPr>
          <w:noProof/>
        </w:rPr>
        <w:t xml:space="preserve"> </w:t>
      </w:r>
      <w:r w:rsidR="00485EE1" w:rsidRPr="004C7321">
        <w:rPr>
          <w:noProof/>
        </w:rPr>
        <w:t>untuk</w:t>
      </w:r>
      <w:r w:rsidRPr="004C7321">
        <w:rPr>
          <w:noProof/>
        </w:rPr>
        <w:t xml:space="preserve"> memasukan / mengeluarkan </w:t>
      </w:r>
      <w:r w:rsidR="002C3B58" w:rsidRPr="004C7321">
        <w:rPr>
          <w:noProof/>
        </w:rPr>
        <w:t>perangkat keras</w:t>
      </w:r>
      <w:r w:rsidR="00F00087" w:rsidRPr="004C7321">
        <w:rPr>
          <w:noProof/>
        </w:rPr>
        <w:t xml:space="preserve"> </w:t>
      </w:r>
      <w:r w:rsidR="002C3B58" w:rsidRPr="004C7321">
        <w:rPr>
          <w:noProof/>
        </w:rPr>
        <w:t xml:space="preserve"> </w:t>
      </w:r>
      <w:r w:rsidR="00F00087" w:rsidRPr="004C7321">
        <w:rPr>
          <w:noProof/>
        </w:rPr>
        <w:t xml:space="preserve">wajib </w:t>
      </w:r>
      <w:r w:rsidRPr="004C7321">
        <w:rPr>
          <w:noProof/>
        </w:rPr>
        <w:t xml:space="preserve">melengkapi form yang dikeluarkan </w:t>
      </w:r>
      <w:r w:rsidRPr="004C7321">
        <w:rPr>
          <w:i/>
          <w:noProof/>
        </w:rPr>
        <w:t>D</w:t>
      </w:r>
      <w:r w:rsidR="00456F3A" w:rsidRPr="004C7321">
        <w:rPr>
          <w:i/>
          <w:noProof/>
        </w:rPr>
        <w:t xml:space="preserve">ata </w:t>
      </w:r>
      <w:r w:rsidRPr="004C7321">
        <w:rPr>
          <w:i/>
          <w:noProof/>
        </w:rPr>
        <w:t>C</w:t>
      </w:r>
      <w:r w:rsidR="00456F3A" w:rsidRPr="004C7321">
        <w:rPr>
          <w:i/>
          <w:noProof/>
        </w:rPr>
        <w:t>enter</w:t>
      </w:r>
      <w:r w:rsidRPr="004C7321">
        <w:rPr>
          <w:i/>
          <w:noProof/>
        </w:rPr>
        <w:t xml:space="preserve"> Facility</w:t>
      </w:r>
      <w:r w:rsidR="00456F3A" w:rsidRPr="004C7321">
        <w:rPr>
          <w:i/>
          <w:noProof/>
        </w:rPr>
        <w:t xml:space="preserve"> Asset Management</w:t>
      </w:r>
      <w:r w:rsidR="00456F3A" w:rsidRPr="004C7321">
        <w:rPr>
          <w:noProof/>
        </w:rPr>
        <w:t>.</w:t>
      </w:r>
    </w:p>
    <w:p w14:paraId="5829B53A" w14:textId="77777777" w:rsidR="00195255" w:rsidRPr="004C7321" w:rsidRDefault="00C05030" w:rsidP="00F43AAD">
      <w:pPr>
        <w:pStyle w:val="ListParagraph"/>
        <w:numPr>
          <w:ilvl w:val="1"/>
          <w:numId w:val="114"/>
        </w:numPr>
        <w:ind w:left="1530"/>
        <w:rPr>
          <w:noProof/>
        </w:rPr>
      </w:pPr>
      <w:r w:rsidRPr="004C7321">
        <w:rPr>
          <w:noProof/>
        </w:rPr>
        <w:t xml:space="preserve">Setiap perubahan aplikasi atau infrastruktur yang membutuhkan open firewall </w:t>
      </w:r>
      <w:r w:rsidR="00A932EC" w:rsidRPr="004C7321">
        <w:rPr>
          <w:noProof/>
        </w:rPr>
        <w:t>mengacu pada dokumen H.05.P.02.34 - SSS Perangkat Keamanan Jaringan Infrastruktur.</w:t>
      </w:r>
    </w:p>
    <w:p w14:paraId="531A58CC" w14:textId="77777777" w:rsidR="002632DC" w:rsidRPr="004C7321" w:rsidRDefault="002632DC" w:rsidP="00F43AAD">
      <w:pPr>
        <w:pStyle w:val="ListParagraph"/>
        <w:numPr>
          <w:ilvl w:val="0"/>
          <w:numId w:val="107"/>
        </w:numPr>
        <w:rPr>
          <w:noProof/>
          <w:color w:val="000000"/>
          <w:lang w:eastAsia="x-none"/>
        </w:rPr>
      </w:pPr>
      <w:r w:rsidRPr="004C7321">
        <w:rPr>
          <w:noProof/>
          <w:color w:val="000000"/>
          <w:lang w:eastAsia="x-none"/>
        </w:rPr>
        <w:t xml:space="preserve">Setiap </w:t>
      </w:r>
      <w:r w:rsidR="003F1FA9" w:rsidRPr="004C7321">
        <w:rPr>
          <w:noProof/>
          <w:color w:val="000000"/>
          <w:lang w:eastAsia="x-none"/>
        </w:rPr>
        <w:t>aktivitas</w:t>
      </w:r>
      <w:r w:rsidRPr="004C7321">
        <w:rPr>
          <w:noProof/>
          <w:color w:val="000000"/>
          <w:lang w:eastAsia="x-none"/>
        </w:rPr>
        <w:t xml:space="preserve"> </w:t>
      </w:r>
      <w:r w:rsidRPr="004C7321">
        <w:rPr>
          <w:i/>
          <w:noProof/>
        </w:rPr>
        <w:t>Decommision</w:t>
      </w:r>
      <w:r w:rsidRPr="004C7321">
        <w:rPr>
          <w:noProof/>
        </w:rPr>
        <w:t xml:space="preserve"> aplikasi sebagai berikut :</w:t>
      </w:r>
    </w:p>
    <w:p w14:paraId="34CD6513" w14:textId="77777777" w:rsidR="00195255" w:rsidRPr="004C7321" w:rsidRDefault="002632DC" w:rsidP="00F43AAD">
      <w:pPr>
        <w:pStyle w:val="ListParagraph"/>
        <w:numPr>
          <w:ilvl w:val="0"/>
          <w:numId w:val="121"/>
        </w:numPr>
        <w:ind w:left="1080"/>
        <w:rPr>
          <w:noProof/>
        </w:rPr>
      </w:pPr>
      <w:r w:rsidRPr="004C7321">
        <w:rPr>
          <w:noProof/>
        </w:rPr>
        <w:t xml:space="preserve">Terdaftar pada IT Portfolio EA wajib mendapatkan rekomendasi tim </w:t>
      </w:r>
      <w:r w:rsidRPr="004C7321">
        <w:rPr>
          <w:i/>
          <w:noProof/>
        </w:rPr>
        <w:t>Enterprise Architecture</w:t>
      </w:r>
      <w:r w:rsidRPr="004C7321">
        <w:rPr>
          <w:noProof/>
        </w:rPr>
        <w:t xml:space="preserve"> </w:t>
      </w:r>
      <w:r w:rsidR="00BE5CCD">
        <w:rPr>
          <w:noProof/>
        </w:rPr>
        <w:t>(</w:t>
      </w:r>
      <w:r w:rsidR="005A05AD" w:rsidRPr="004C7321">
        <w:rPr>
          <w:i/>
          <w:noProof/>
        </w:rPr>
        <w:t>Memo</w:t>
      </w:r>
      <w:r w:rsidR="005A05AD" w:rsidRPr="004C7321">
        <w:rPr>
          <w:noProof/>
        </w:rPr>
        <w:t xml:space="preserve">) </w:t>
      </w:r>
      <w:r w:rsidRPr="004C7321">
        <w:rPr>
          <w:noProof/>
        </w:rPr>
        <w:t>yang sudah disetujui pihak pemilik aplikasi terkait.</w:t>
      </w:r>
    </w:p>
    <w:p w14:paraId="46AB5102" w14:textId="77777777" w:rsidR="00195255" w:rsidRPr="004C7321" w:rsidRDefault="002632DC" w:rsidP="00F43AAD">
      <w:pPr>
        <w:pStyle w:val="ListParagraph"/>
        <w:numPr>
          <w:ilvl w:val="0"/>
          <w:numId w:val="121"/>
        </w:numPr>
        <w:ind w:left="1080"/>
        <w:rPr>
          <w:noProof/>
        </w:rPr>
      </w:pPr>
      <w:r w:rsidRPr="004C7321">
        <w:rPr>
          <w:noProof/>
        </w:rPr>
        <w:t xml:space="preserve">Tidak terdaftar pada IT Portofolio EA wajib mendapatkan persetujuan </w:t>
      </w:r>
      <w:r w:rsidR="003D372A" w:rsidRPr="004C7321">
        <w:rPr>
          <w:noProof/>
        </w:rPr>
        <w:t>pemilik Aplikasi terkait</w:t>
      </w:r>
      <w:r w:rsidRPr="004C7321">
        <w:rPr>
          <w:noProof/>
        </w:rPr>
        <w:t>.</w:t>
      </w:r>
    </w:p>
    <w:p w14:paraId="354FA207" w14:textId="77777777" w:rsidR="00CC6C01" w:rsidRPr="004C7321" w:rsidRDefault="005E75C8" w:rsidP="00F43AAD">
      <w:pPr>
        <w:pStyle w:val="ListParagraph"/>
        <w:numPr>
          <w:ilvl w:val="0"/>
          <w:numId w:val="107"/>
        </w:numPr>
        <w:rPr>
          <w:noProof/>
        </w:rPr>
      </w:pPr>
      <w:r w:rsidRPr="004C7321">
        <w:rPr>
          <w:noProof/>
          <w:color w:val="000000"/>
          <w:lang w:eastAsia="x-none"/>
        </w:rPr>
        <w:t>Setiap permintaan RFC</w:t>
      </w:r>
      <w:r w:rsidR="00CC6C01" w:rsidRPr="004C7321">
        <w:rPr>
          <w:noProof/>
        </w:rPr>
        <w:t xml:space="preserve"> </w:t>
      </w:r>
      <w:r w:rsidR="00093591" w:rsidRPr="004C7321">
        <w:rPr>
          <w:i/>
          <w:noProof/>
        </w:rPr>
        <w:t>Di</w:t>
      </w:r>
      <w:r w:rsidR="00CC6C01" w:rsidRPr="004C7321">
        <w:rPr>
          <w:i/>
          <w:noProof/>
        </w:rPr>
        <w:t>smantle</w:t>
      </w:r>
      <w:r w:rsidR="00CC6C01" w:rsidRPr="004C7321">
        <w:rPr>
          <w:noProof/>
        </w:rPr>
        <w:t xml:space="preserve"> perangkat </w:t>
      </w:r>
      <w:r w:rsidR="00B34F5D" w:rsidRPr="004C7321">
        <w:rPr>
          <w:noProof/>
        </w:rPr>
        <w:t>keras mengikuti ketentuan sebagai berikut:</w:t>
      </w:r>
    </w:p>
    <w:p w14:paraId="4B07BA63" w14:textId="056D1F4B" w:rsidR="00CC6C01" w:rsidRPr="004C7321" w:rsidRDefault="00CC6C01" w:rsidP="005E363C">
      <w:pPr>
        <w:pStyle w:val="Default"/>
        <w:spacing w:before="60" w:after="60" w:line="276" w:lineRule="auto"/>
        <w:ind w:left="1260" w:hanging="270"/>
        <w:jc w:val="both"/>
        <w:rPr>
          <w:noProof/>
        </w:rPr>
      </w:pPr>
      <w:r w:rsidRPr="004C7321">
        <w:rPr>
          <w:noProof/>
          <w:sz w:val="22"/>
          <w:szCs w:val="22"/>
        </w:rPr>
        <w:t xml:space="preserve">i.  </w:t>
      </w:r>
      <w:r w:rsidR="005A661F" w:rsidRPr="004C7321">
        <w:rPr>
          <w:noProof/>
        </w:rPr>
        <w:t>W</w:t>
      </w:r>
      <w:r w:rsidRPr="004C7321">
        <w:rPr>
          <w:noProof/>
        </w:rPr>
        <w:t>ajib direview dan disetujui tim Infra</w:t>
      </w:r>
      <w:r w:rsidR="00785E25" w:rsidRPr="004C7321">
        <w:rPr>
          <w:noProof/>
        </w:rPr>
        <w:t>struktur</w:t>
      </w:r>
      <w:r w:rsidR="00BC2D72">
        <w:rPr>
          <w:noProof/>
          <w:lang w:val="en-US"/>
        </w:rPr>
        <w:t xml:space="preserve"> atau </w:t>
      </w:r>
      <w:del w:id="1381" w:author="Darwin Halomoan Siregar" w:date="2023-06-21T19:30:00Z">
        <w:r w:rsidR="00EF1552" w:rsidDel="00513BEA">
          <w:rPr>
            <w:noProof/>
            <w:lang w:val="en-US"/>
          </w:rPr>
          <w:delText>IT Security</w:delText>
        </w:r>
      </w:del>
      <w:ins w:id="1382" w:author="Darwin Halomoan Siregar" w:date="2023-06-21T19:30:00Z">
        <w:r w:rsidR="00513BEA">
          <w:rPr>
            <w:noProof/>
            <w:lang w:val="en-US"/>
          </w:rPr>
          <w:t>Cyber Security</w:t>
        </w:r>
      </w:ins>
      <w:r w:rsidRPr="004C7321">
        <w:rPr>
          <w:noProof/>
        </w:rPr>
        <w:t xml:space="preserve"> terkait</w:t>
      </w:r>
      <w:r w:rsidR="005A661F" w:rsidRPr="004C7321">
        <w:rPr>
          <w:noProof/>
        </w:rPr>
        <w:t>;</w:t>
      </w:r>
    </w:p>
    <w:p w14:paraId="02864BA0" w14:textId="73BC0C7F" w:rsidR="00CC6C01" w:rsidRPr="004C7321" w:rsidRDefault="00CC6C01" w:rsidP="00D464A4">
      <w:pPr>
        <w:pStyle w:val="Default"/>
        <w:spacing w:before="60" w:after="60" w:line="276" w:lineRule="auto"/>
        <w:ind w:left="1260" w:hanging="270"/>
        <w:jc w:val="both"/>
        <w:rPr>
          <w:noProof/>
        </w:rPr>
      </w:pPr>
      <w:r w:rsidRPr="004C7321">
        <w:rPr>
          <w:noProof/>
        </w:rPr>
        <w:t>ii.</w:t>
      </w:r>
      <w:r w:rsidR="00D54CDA" w:rsidRPr="004C7321">
        <w:rPr>
          <w:noProof/>
        </w:rPr>
        <w:t xml:space="preserve"> </w:t>
      </w:r>
      <w:r w:rsidR="007935A7" w:rsidRPr="004C7321">
        <w:rPr>
          <w:noProof/>
        </w:rPr>
        <w:t>Setiap dismantle perangkat infra</w:t>
      </w:r>
      <w:r w:rsidR="00785E25" w:rsidRPr="004C7321">
        <w:rPr>
          <w:noProof/>
        </w:rPr>
        <w:t>struktur</w:t>
      </w:r>
      <w:r w:rsidR="00BC2D72">
        <w:rPr>
          <w:noProof/>
          <w:lang w:val="en-US"/>
        </w:rPr>
        <w:t xml:space="preserve"> atau </w:t>
      </w:r>
      <w:r w:rsidR="00EF1552">
        <w:rPr>
          <w:noProof/>
          <w:lang w:val="en-US"/>
        </w:rPr>
        <w:t>security</w:t>
      </w:r>
      <w:r w:rsidR="00F64C12" w:rsidRPr="004C7321">
        <w:rPr>
          <w:noProof/>
        </w:rPr>
        <w:t>, Change Requestor</w:t>
      </w:r>
      <w:r w:rsidR="007935A7" w:rsidRPr="004C7321">
        <w:rPr>
          <w:noProof/>
        </w:rPr>
        <w:t xml:space="preserve"> </w:t>
      </w:r>
      <w:r w:rsidRPr="004C7321">
        <w:rPr>
          <w:noProof/>
        </w:rPr>
        <w:t xml:space="preserve">wajib </w:t>
      </w:r>
      <w:r w:rsidR="007935A7" w:rsidRPr="004C7321">
        <w:rPr>
          <w:noProof/>
        </w:rPr>
        <w:t>melengkapi Berita Acara Penghapusan</w:t>
      </w:r>
      <w:r w:rsidR="00DC16F1">
        <w:rPr>
          <w:noProof/>
          <w:lang w:val="en-US"/>
        </w:rPr>
        <w:t xml:space="preserve"> </w:t>
      </w:r>
      <w:r w:rsidR="007935A7" w:rsidRPr="004C7321">
        <w:rPr>
          <w:noProof/>
        </w:rPr>
        <w:t>Data yang diketahui oleh</w:t>
      </w:r>
      <w:r w:rsidRPr="004C7321">
        <w:rPr>
          <w:noProof/>
        </w:rPr>
        <w:t xml:space="preserve"> tim </w:t>
      </w:r>
      <w:del w:id="1383" w:author="Darwin Halomoan Siregar" w:date="2023-06-21T19:30:00Z">
        <w:r w:rsidRPr="004C7321" w:rsidDel="00513BEA">
          <w:rPr>
            <w:i/>
            <w:noProof/>
          </w:rPr>
          <w:delText>IT Security</w:delText>
        </w:r>
      </w:del>
      <w:ins w:id="1384" w:author="Darwin Halomoan Siregar" w:date="2023-06-21T19:30:00Z">
        <w:r w:rsidR="00513BEA">
          <w:rPr>
            <w:i/>
            <w:noProof/>
          </w:rPr>
          <w:t>Cyber Security</w:t>
        </w:r>
      </w:ins>
      <w:r w:rsidRPr="004C7321">
        <w:rPr>
          <w:i/>
          <w:noProof/>
        </w:rPr>
        <w:t xml:space="preserve"> </w:t>
      </w:r>
      <w:ins w:id="1385" w:author="Darwin Halomoan Siregar" w:date="2023-06-21T19:33:00Z">
        <w:r w:rsidR="008C69AD" w:rsidRPr="008C69AD">
          <w:rPr>
            <w:i/>
            <w:noProof/>
          </w:rPr>
          <w:t>Advisory, Strategic, Assurance &amp; Governance</w:t>
        </w:r>
        <w:r w:rsidR="008C69AD" w:rsidRPr="008C69AD" w:rsidDel="008C69AD">
          <w:rPr>
            <w:i/>
            <w:noProof/>
          </w:rPr>
          <w:t xml:space="preserve"> </w:t>
        </w:r>
      </w:ins>
      <w:del w:id="1386" w:author="Darwin Halomoan Siregar" w:date="2023-06-21T19:33:00Z">
        <w:r w:rsidR="00B71606" w:rsidRPr="004C7321" w:rsidDel="008C69AD">
          <w:rPr>
            <w:i/>
            <w:noProof/>
          </w:rPr>
          <w:delText>Solutioning</w:delText>
        </w:r>
        <w:r w:rsidR="00B71606" w:rsidRPr="004C7321" w:rsidDel="008C69AD">
          <w:rPr>
            <w:i/>
            <w:noProof/>
            <w:color w:val="4F81BD" w:themeColor="accent1"/>
          </w:rPr>
          <w:delText xml:space="preserve"> </w:delText>
        </w:r>
      </w:del>
      <w:r w:rsidR="00F64C12" w:rsidRPr="004C7321">
        <w:rPr>
          <w:noProof/>
          <w:color w:val="000000" w:themeColor="text1"/>
        </w:rPr>
        <w:t>dan disimpan pada aplikasi</w:t>
      </w:r>
      <w:r w:rsidR="00F64C12" w:rsidRPr="004C7321">
        <w:rPr>
          <w:i/>
          <w:noProof/>
          <w:color w:val="000000" w:themeColor="text1"/>
        </w:rPr>
        <w:t xml:space="preserve"> Change Management</w:t>
      </w:r>
      <w:r w:rsidR="00EB2FD1" w:rsidRPr="004C7321">
        <w:rPr>
          <w:noProof/>
          <w:color w:val="000000" w:themeColor="text1"/>
        </w:rPr>
        <w:t>;</w:t>
      </w:r>
    </w:p>
    <w:p w14:paraId="750FDC90" w14:textId="77777777" w:rsidR="00CC6C01" w:rsidRPr="004C7321" w:rsidRDefault="00CC6C01" w:rsidP="005E363C">
      <w:pPr>
        <w:pStyle w:val="Default"/>
        <w:spacing w:before="60" w:after="60" w:line="276" w:lineRule="auto"/>
        <w:ind w:left="1260" w:hanging="360"/>
        <w:jc w:val="both"/>
        <w:rPr>
          <w:noProof/>
        </w:rPr>
      </w:pPr>
      <w:r w:rsidRPr="004C7321">
        <w:rPr>
          <w:noProof/>
        </w:rPr>
        <w:t xml:space="preserve">iii. </w:t>
      </w:r>
      <w:r w:rsidR="00093591" w:rsidRPr="004C7321">
        <w:rPr>
          <w:noProof/>
        </w:rPr>
        <w:t xml:space="preserve">Setiap perangkat yang akan di Disposal mengikuti aturan </w:t>
      </w:r>
      <w:r w:rsidR="00B9398C" w:rsidRPr="004C7321">
        <w:rPr>
          <w:noProof/>
        </w:rPr>
        <w:t xml:space="preserve">H.03.P.01.03 </w:t>
      </w:r>
      <w:r w:rsidR="00093591" w:rsidRPr="004C7321">
        <w:rPr>
          <w:noProof/>
        </w:rPr>
        <w:t>SOP Pengelolaan</w:t>
      </w:r>
      <w:r w:rsidR="00093591" w:rsidRPr="004C7321">
        <w:rPr>
          <w:i/>
          <w:noProof/>
        </w:rPr>
        <w:t xml:space="preserve"> </w:t>
      </w:r>
      <w:r w:rsidR="00093591" w:rsidRPr="004C7321">
        <w:rPr>
          <w:noProof/>
        </w:rPr>
        <w:t>Asset IT Data</w:t>
      </w:r>
      <w:r w:rsidR="00B9398C" w:rsidRPr="004C7321">
        <w:rPr>
          <w:noProof/>
        </w:rPr>
        <w:t xml:space="preserve"> C</w:t>
      </w:r>
      <w:r w:rsidR="00093591" w:rsidRPr="004C7321">
        <w:rPr>
          <w:noProof/>
        </w:rPr>
        <w:t>enter</w:t>
      </w:r>
      <w:r w:rsidR="005A661F" w:rsidRPr="004C7321">
        <w:rPr>
          <w:noProof/>
        </w:rPr>
        <w:t>;</w:t>
      </w:r>
    </w:p>
    <w:p w14:paraId="7C8D7D4B" w14:textId="77777777" w:rsidR="00CC6C01" w:rsidRPr="004C7321" w:rsidRDefault="000975FE" w:rsidP="005E363C">
      <w:pPr>
        <w:pStyle w:val="Default"/>
        <w:spacing w:before="60" w:after="60" w:line="276" w:lineRule="auto"/>
        <w:ind w:left="1260" w:hanging="360"/>
        <w:jc w:val="both"/>
        <w:rPr>
          <w:noProof/>
          <w:sz w:val="22"/>
          <w:szCs w:val="22"/>
        </w:rPr>
      </w:pPr>
      <w:r w:rsidRPr="004C7321">
        <w:rPr>
          <w:noProof/>
          <w:sz w:val="22"/>
          <w:szCs w:val="22"/>
        </w:rPr>
        <w:t>iv.</w:t>
      </w:r>
      <w:r w:rsidR="00AA4C4D" w:rsidRPr="004C7321">
        <w:rPr>
          <w:noProof/>
          <w:sz w:val="22"/>
          <w:szCs w:val="22"/>
        </w:rPr>
        <w:t xml:space="preserve"> </w:t>
      </w:r>
      <w:r w:rsidRPr="004C7321">
        <w:rPr>
          <w:noProof/>
          <w:szCs w:val="22"/>
        </w:rPr>
        <w:t>Apabila disertai penghapusan aplikasi mengacu pada poin 1</w:t>
      </w:r>
      <w:r w:rsidR="00BD46BA">
        <w:rPr>
          <w:noProof/>
          <w:szCs w:val="22"/>
          <w:lang w:val="en-US"/>
        </w:rPr>
        <w:t>5</w:t>
      </w:r>
      <w:r w:rsidR="00BB5634" w:rsidRPr="004C7321">
        <w:rPr>
          <w:noProof/>
          <w:szCs w:val="22"/>
        </w:rPr>
        <w:t xml:space="preserve"> (</w:t>
      </w:r>
      <w:r w:rsidR="003F1FA9" w:rsidRPr="004C7321">
        <w:rPr>
          <w:noProof/>
          <w:szCs w:val="22"/>
        </w:rPr>
        <w:t>aktivitas</w:t>
      </w:r>
      <w:r w:rsidR="00BB5634" w:rsidRPr="004C7321">
        <w:rPr>
          <w:noProof/>
          <w:szCs w:val="22"/>
        </w:rPr>
        <w:t xml:space="preserve"> decommission)</w:t>
      </w:r>
      <w:r w:rsidRPr="004C7321">
        <w:rPr>
          <w:noProof/>
          <w:szCs w:val="22"/>
        </w:rPr>
        <w:t>.</w:t>
      </w:r>
    </w:p>
    <w:p w14:paraId="5B0C9643" w14:textId="77777777" w:rsidR="0088075E" w:rsidRPr="004C7321" w:rsidRDefault="004D5EF8" w:rsidP="00F43AAD">
      <w:pPr>
        <w:pStyle w:val="ListParagraph"/>
        <w:numPr>
          <w:ilvl w:val="0"/>
          <w:numId w:val="107"/>
        </w:numPr>
        <w:rPr>
          <w:noProof/>
        </w:rPr>
      </w:pPr>
      <w:r w:rsidRPr="004C7321">
        <w:rPr>
          <w:noProof/>
        </w:rPr>
        <w:t xml:space="preserve">Setiap </w:t>
      </w:r>
      <w:r w:rsidR="00252DEF" w:rsidRPr="004C7321">
        <w:rPr>
          <w:noProof/>
        </w:rPr>
        <w:t xml:space="preserve">RFC </w:t>
      </w:r>
      <w:r w:rsidR="0017171F">
        <w:rPr>
          <w:noProof/>
          <w:lang w:val="en-US"/>
        </w:rPr>
        <w:t xml:space="preserve">Aplikasi </w:t>
      </w:r>
      <w:r w:rsidR="00252DEF" w:rsidRPr="004C7321">
        <w:rPr>
          <w:noProof/>
        </w:rPr>
        <w:t>y</w:t>
      </w:r>
      <w:r w:rsidRPr="004C7321">
        <w:rPr>
          <w:noProof/>
        </w:rPr>
        <w:t xml:space="preserve">ang sudah selesai diimplementasikan wajib melengkapi </w:t>
      </w:r>
      <w:r w:rsidR="00456F3A" w:rsidRPr="004C7321">
        <w:rPr>
          <w:noProof/>
        </w:rPr>
        <w:t>F</w:t>
      </w:r>
      <w:r w:rsidRPr="004C7321">
        <w:rPr>
          <w:noProof/>
        </w:rPr>
        <w:t>orm</w:t>
      </w:r>
      <w:r w:rsidR="00765046" w:rsidRPr="004C7321">
        <w:rPr>
          <w:noProof/>
        </w:rPr>
        <w:t xml:space="preserve"> Technical </w:t>
      </w:r>
      <w:r w:rsidRPr="004C7321">
        <w:rPr>
          <w:noProof/>
        </w:rPr>
        <w:t xml:space="preserve">PIR </w:t>
      </w:r>
      <w:r w:rsidR="00BF616A" w:rsidRPr="004C7321">
        <w:rPr>
          <w:noProof/>
        </w:rPr>
        <w:t>*(</w:t>
      </w:r>
      <w:r w:rsidR="00BF616A" w:rsidRPr="004C7321">
        <w:rPr>
          <w:i/>
          <w:noProof/>
        </w:rPr>
        <w:t xml:space="preserve">Post </w:t>
      </w:r>
      <w:r w:rsidR="00835825">
        <w:rPr>
          <w:i/>
          <w:noProof/>
          <w:lang w:val="en-US"/>
        </w:rPr>
        <w:t>Implementation</w:t>
      </w:r>
      <w:r w:rsidR="00835825" w:rsidRPr="004C7321">
        <w:rPr>
          <w:i/>
          <w:noProof/>
        </w:rPr>
        <w:t xml:space="preserve"> </w:t>
      </w:r>
      <w:r w:rsidR="00BF616A" w:rsidRPr="004C7321">
        <w:rPr>
          <w:i/>
          <w:noProof/>
        </w:rPr>
        <w:t>Review</w:t>
      </w:r>
      <w:r w:rsidR="00BF616A" w:rsidRPr="004C7321">
        <w:rPr>
          <w:noProof/>
        </w:rPr>
        <w:t xml:space="preserve">) </w:t>
      </w:r>
      <w:r w:rsidR="009A068D" w:rsidRPr="004C7321">
        <w:rPr>
          <w:noProof/>
        </w:rPr>
        <w:t xml:space="preserve">.TPIR dilaksanakan </w:t>
      </w:r>
      <w:r w:rsidR="00B4004F" w:rsidRPr="004C7321">
        <w:rPr>
          <w:noProof/>
        </w:rPr>
        <w:t xml:space="preserve">setelah </w:t>
      </w:r>
      <w:r w:rsidR="009A068D" w:rsidRPr="004C7321">
        <w:rPr>
          <w:noProof/>
        </w:rPr>
        <w:t xml:space="preserve">H+7 masa monitoring </w:t>
      </w:r>
      <w:r w:rsidR="009A068D" w:rsidRPr="004C7321">
        <w:rPr>
          <w:i/>
          <w:noProof/>
        </w:rPr>
        <w:t>promote</w:t>
      </w:r>
      <w:r w:rsidR="009A068D" w:rsidRPr="004C7321">
        <w:rPr>
          <w:noProof/>
        </w:rPr>
        <w:t>.</w:t>
      </w:r>
    </w:p>
    <w:p w14:paraId="0CED7776" w14:textId="77777777" w:rsidR="00BF616A" w:rsidRPr="004C7321" w:rsidRDefault="00BF616A" w:rsidP="00F43AAD">
      <w:pPr>
        <w:ind w:left="603"/>
        <w:rPr>
          <w:noProof/>
        </w:rPr>
      </w:pPr>
      <w:r w:rsidRPr="004C7321">
        <w:rPr>
          <w:noProof/>
        </w:rPr>
        <w:t xml:space="preserve">*)  </w:t>
      </w:r>
      <w:r w:rsidR="00F4200B" w:rsidRPr="00F4200B">
        <w:rPr>
          <w:noProof/>
        </w:rPr>
        <w:t>Berlaku hanya untuk Aplikasi Kritikal / Critical sesuai pengkategorian yang dirilis oleh unit Business Continuity Management</w:t>
      </w:r>
      <w:r w:rsidR="00F4200B" w:rsidRPr="00F4200B" w:rsidDel="00F4200B">
        <w:rPr>
          <w:noProof/>
        </w:rPr>
        <w:t xml:space="preserve"> </w:t>
      </w:r>
      <w:r w:rsidR="0012124E">
        <w:rPr>
          <w:noProof/>
        </w:rPr>
        <w:t>.</w:t>
      </w:r>
    </w:p>
    <w:p w14:paraId="0D0CABA8" w14:textId="77777777" w:rsidR="00AA4C4D" w:rsidRPr="004C7321" w:rsidRDefault="00AA4C4D" w:rsidP="00F43AAD">
      <w:pPr>
        <w:ind w:left="603"/>
        <w:rPr>
          <w:noProof/>
        </w:rPr>
      </w:pPr>
    </w:p>
    <w:p w14:paraId="3A2211F1" w14:textId="77777777" w:rsidR="0088075E" w:rsidRPr="004C7321" w:rsidRDefault="0088075E" w:rsidP="00F43AAD">
      <w:pPr>
        <w:pStyle w:val="ListParagraph"/>
        <w:numPr>
          <w:ilvl w:val="0"/>
          <w:numId w:val="107"/>
        </w:numPr>
        <w:rPr>
          <w:noProof/>
        </w:rPr>
      </w:pPr>
      <w:r w:rsidRPr="004C7321">
        <w:rPr>
          <w:noProof/>
        </w:rPr>
        <w:t>Secara umum, pelaksa</w:t>
      </w:r>
      <w:r w:rsidR="00F957A7" w:rsidRPr="004C7321">
        <w:rPr>
          <w:noProof/>
        </w:rPr>
        <w:t xml:space="preserve">naan </w:t>
      </w:r>
      <w:r w:rsidR="00264004" w:rsidRPr="004C7321">
        <w:rPr>
          <w:noProof/>
        </w:rPr>
        <w:t>IT</w:t>
      </w:r>
      <w:r w:rsidR="00F957A7" w:rsidRPr="004C7321">
        <w:rPr>
          <w:noProof/>
        </w:rPr>
        <w:t xml:space="preserve"> Change Management </w:t>
      </w:r>
      <w:r w:rsidRPr="004C7321">
        <w:rPr>
          <w:noProof/>
        </w:rPr>
        <w:t>sebagai berikut:</w:t>
      </w:r>
    </w:p>
    <w:p w14:paraId="48171016" w14:textId="77777777" w:rsidR="00C66C26" w:rsidRDefault="00C66C26" w:rsidP="006105AA">
      <w:pPr>
        <w:rPr>
          <w:rFonts w:cs="Arial"/>
          <w:noProof/>
          <w:color w:val="000000"/>
          <w:sz w:val="22"/>
          <w:lang w:eastAsia="x-none"/>
        </w:rPr>
      </w:pPr>
    </w:p>
    <w:p w14:paraId="37D0E50C" w14:textId="77777777" w:rsidR="0088075E" w:rsidRPr="006105AA" w:rsidRDefault="00556F3D" w:rsidP="006105AA">
      <w:pPr>
        <w:rPr>
          <w:rFonts w:cs="Arial"/>
          <w:noProof/>
          <w:color w:val="000000"/>
          <w:sz w:val="22"/>
          <w:lang w:eastAsia="x-none"/>
        </w:rPr>
      </w:pPr>
      <w:r w:rsidRPr="00556F3D">
        <w:rPr>
          <w:noProof/>
        </w:rPr>
        <w:lastRenderedPageBreak/>
        <w:t xml:space="preserve"> </w:t>
      </w:r>
      <w:r>
        <w:rPr>
          <w:noProof/>
        </w:rPr>
        <w:drawing>
          <wp:inline distT="0" distB="0" distL="0" distR="0" wp14:anchorId="68ED603D" wp14:editId="7591FC91">
            <wp:extent cx="5733415" cy="3057525"/>
            <wp:effectExtent l="19050" t="19050" r="1968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733415" cy="3057525"/>
                    </a:xfrm>
                    <a:prstGeom prst="rect">
                      <a:avLst/>
                    </a:prstGeom>
                    <a:ln>
                      <a:solidFill>
                        <a:schemeClr val="tx1"/>
                      </a:solidFill>
                    </a:ln>
                  </pic:spPr>
                </pic:pic>
              </a:graphicData>
            </a:graphic>
          </wp:inline>
        </w:drawing>
      </w:r>
    </w:p>
    <w:p w14:paraId="63EFDB05" w14:textId="77777777" w:rsidR="00567842" w:rsidRPr="004C7321" w:rsidRDefault="00567842">
      <w:pPr>
        <w:pStyle w:val="Heading2"/>
        <w:rPr>
          <w:noProof/>
          <w:lang w:val="id-ID"/>
        </w:rPr>
      </w:pPr>
      <w:bookmarkStart w:id="1387" w:name="_Toc61466449"/>
      <w:bookmarkStart w:id="1388" w:name="_Toc61466450"/>
      <w:bookmarkStart w:id="1389" w:name="_Toc61466451"/>
      <w:bookmarkStart w:id="1390" w:name="_Toc138170992"/>
      <w:bookmarkStart w:id="1391" w:name="_Toc430359950"/>
      <w:bookmarkEnd w:id="1387"/>
      <w:bookmarkEnd w:id="1388"/>
      <w:bookmarkEnd w:id="1389"/>
      <w:r w:rsidRPr="004C7321">
        <w:rPr>
          <w:noProof/>
          <w:lang w:val="id-ID"/>
        </w:rPr>
        <w:t xml:space="preserve">Ketentuan Pelaksanaan </w:t>
      </w:r>
      <w:r w:rsidR="002B5204" w:rsidRPr="004C7321">
        <w:rPr>
          <w:i/>
          <w:noProof/>
          <w:lang w:val="id-ID"/>
        </w:rPr>
        <w:t>Request for Change</w:t>
      </w:r>
      <w:bookmarkEnd w:id="1390"/>
    </w:p>
    <w:p w14:paraId="03B22A9C" w14:textId="77777777" w:rsidR="00567842" w:rsidRPr="004C7321" w:rsidRDefault="002C03A5" w:rsidP="00F43AAD">
      <w:pPr>
        <w:pStyle w:val="ListParagraph"/>
        <w:numPr>
          <w:ilvl w:val="0"/>
          <w:numId w:val="108"/>
        </w:numPr>
        <w:rPr>
          <w:noProof/>
        </w:rPr>
      </w:pPr>
      <w:r w:rsidRPr="004C7321">
        <w:rPr>
          <w:noProof/>
        </w:rPr>
        <w:t xml:space="preserve">Jenis perubahan </w:t>
      </w:r>
      <w:r w:rsidR="003B1F3D" w:rsidRPr="004C7321">
        <w:rPr>
          <w:noProof/>
        </w:rPr>
        <w:t xml:space="preserve">/ kategori </w:t>
      </w:r>
      <w:r w:rsidRPr="004C7321">
        <w:rPr>
          <w:noProof/>
        </w:rPr>
        <w:t>yang dapat diajukan adalah:</w:t>
      </w:r>
      <w:r w:rsidR="00651677" w:rsidRPr="004C7321">
        <w:rPr>
          <w:noProof/>
        </w:rPr>
        <w:t xml:space="preserve">  </w:t>
      </w:r>
    </w:p>
    <w:tbl>
      <w:tblPr>
        <w:tblStyle w:val="TableGrid1"/>
        <w:tblW w:w="4648" w:type="pct"/>
        <w:tblInd w:w="715" w:type="dxa"/>
        <w:tblLook w:val="04A0" w:firstRow="1" w:lastRow="0" w:firstColumn="1" w:lastColumn="0" w:noHBand="0" w:noVBand="1"/>
      </w:tblPr>
      <w:tblGrid>
        <w:gridCol w:w="540"/>
        <w:gridCol w:w="2106"/>
        <w:gridCol w:w="5738"/>
      </w:tblGrid>
      <w:tr w:rsidR="00135F9A" w:rsidRPr="00D464A4" w14:paraId="2878F773" w14:textId="77777777" w:rsidTr="00F43AAD">
        <w:trPr>
          <w:trHeight w:val="20"/>
          <w:tblHeader/>
        </w:trPr>
        <w:tc>
          <w:tcPr>
            <w:tcW w:w="322" w:type="pct"/>
            <w:shd w:val="clear" w:color="auto" w:fill="D9D9D9" w:themeFill="background1" w:themeFillShade="D9"/>
            <w:vAlign w:val="center"/>
          </w:tcPr>
          <w:p w14:paraId="65194357" w14:textId="77777777" w:rsidR="00385849" w:rsidRPr="006105AA" w:rsidRDefault="00385849" w:rsidP="00385849">
            <w:pPr>
              <w:tabs>
                <w:tab w:val="left" w:pos="0"/>
                <w:tab w:val="left" w:pos="3227"/>
              </w:tabs>
              <w:spacing w:before="60" w:after="60" w:line="240" w:lineRule="auto"/>
              <w:jc w:val="center"/>
              <w:rPr>
                <w:rFonts w:cs="Arial"/>
                <w:b/>
                <w:noProof/>
                <w:sz w:val="22"/>
                <w:lang w:val="id-ID"/>
              </w:rPr>
            </w:pPr>
            <w:r w:rsidRPr="006105AA">
              <w:rPr>
                <w:rFonts w:cs="Arial"/>
                <w:b/>
                <w:noProof/>
                <w:sz w:val="22"/>
                <w:lang w:val="id-ID"/>
              </w:rPr>
              <w:t>No</w:t>
            </w:r>
          </w:p>
        </w:tc>
        <w:tc>
          <w:tcPr>
            <w:tcW w:w="1256" w:type="pct"/>
            <w:shd w:val="clear" w:color="auto" w:fill="D9D9D9" w:themeFill="background1" w:themeFillShade="D9"/>
            <w:vAlign w:val="center"/>
          </w:tcPr>
          <w:p w14:paraId="153941F1" w14:textId="77777777" w:rsidR="00385849" w:rsidRPr="006105AA" w:rsidRDefault="00385849" w:rsidP="00385849">
            <w:pPr>
              <w:tabs>
                <w:tab w:val="left" w:pos="0"/>
                <w:tab w:val="left" w:pos="3227"/>
              </w:tabs>
              <w:spacing w:before="60" w:after="60" w:line="240" w:lineRule="auto"/>
              <w:jc w:val="center"/>
              <w:rPr>
                <w:rFonts w:cs="Arial"/>
                <w:b/>
                <w:noProof/>
                <w:sz w:val="22"/>
                <w:lang w:val="id-ID"/>
              </w:rPr>
            </w:pPr>
            <w:r w:rsidRPr="006105AA">
              <w:rPr>
                <w:rFonts w:cs="Arial"/>
                <w:b/>
                <w:noProof/>
                <w:sz w:val="22"/>
                <w:lang w:val="id-ID"/>
              </w:rPr>
              <w:t>Jenis Perubahan</w:t>
            </w:r>
          </w:p>
        </w:tc>
        <w:tc>
          <w:tcPr>
            <w:tcW w:w="3422" w:type="pct"/>
            <w:shd w:val="clear" w:color="auto" w:fill="D9D9D9" w:themeFill="background1" w:themeFillShade="D9"/>
            <w:vAlign w:val="center"/>
          </w:tcPr>
          <w:p w14:paraId="50A36C27" w14:textId="77777777" w:rsidR="00385849" w:rsidRPr="006105AA" w:rsidRDefault="00385849" w:rsidP="00385849">
            <w:pPr>
              <w:spacing w:before="60" w:after="60" w:line="240" w:lineRule="auto"/>
              <w:ind w:hanging="175"/>
              <w:jc w:val="center"/>
              <w:rPr>
                <w:rFonts w:cs="Arial"/>
                <w:b/>
                <w:noProof/>
                <w:sz w:val="22"/>
                <w:lang w:val="id-ID"/>
              </w:rPr>
            </w:pPr>
            <w:r w:rsidRPr="006105AA">
              <w:rPr>
                <w:rFonts w:cs="Arial"/>
                <w:b/>
                <w:noProof/>
                <w:sz w:val="22"/>
                <w:lang w:val="id-ID"/>
              </w:rPr>
              <w:t>Deskripsi</w:t>
            </w:r>
          </w:p>
        </w:tc>
      </w:tr>
      <w:tr w:rsidR="00135F9A" w:rsidRPr="00D464A4" w14:paraId="073B6CD4" w14:textId="77777777" w:rsidTr="00F43AAD">
        <w:trPr>
          <w:trHeight w:val="20"/>
        </w:trPr>
        <w:tc>
          <w:tcPr>
            <w:tcW w:w="322" w:type="pct"/>
            <w:vAlign w:val="center"/>
            <w:hideMark/>
          </w:tcPr>
          <w:p w14:paraId="43B9C41A" w14:textId="77777777" w:rsidR="00385849" w:rsidRPr="006105AA" w:rsidRDefault="00385849" w:rsidP="00385849">
            <w:pPr>
              <w:tabs>
                <w:tab w:val="left" w:pos="0"/>
                <w:tab w:val="left" w:pos="3227"/>
              </w:tabs>
              <w:spacing w:before="60" w:after="60" w:line="240" w:lineRule="auto"/>
              <w:jc w:val="center"/>
              <w:rPr>
                <w:rFonts w:cs="Arial"/>
                <w:noProof/>
                <w:sz w:val="22"/>
                <w:lang w:val="id-ID"/>
              </w:rPr>
            </w:pPr>
            <w:r w:rsidRPr="006105AA">
              <w:rPr>
                <w:rFonts w:cs="Arial"/>
                <w:noProof/>
                <w:sz w:val="22"/>
                <w:lang w:val="id-ID"/>
              </w:rPr>
              <w:t>1</w:t>
            </w:r>
          </w:p>
        </w:tc>
        <w:tc>
          <w:tcPr>
            <w:tcW w:w="1256" w:type="pct"/>
            <w:vAlign w:val="center"/>
          </w:tcPr>
          <w:p w14:paraId="48A504AB" w14:textId="77777777" w:rsidR="00385849" w:rsidRPr="006105AA" w:rsidRDefault="008F37F9">
            <w:pPr>
              <w:tabs>
                <w:tab w:val="left" w:pos="0"/>
                <w:tab w:val="left" w:pos="3227"/>
              </w:tabs>
              <w:spacing w:before="60" w:after="60" w:line="240" w:lineRule="auto"/>
              <w:jc w:val="left"/>
              <w:rPr>
                <w:rFonts w:cs="Arial"/>
                <w:noProof/>
                <w:sz w:val="22"/>
                <w:lang w:val="id-ID"/>
              </w:rPr>
            </w:pPr>
            <w:r w:rsidRPr="006105AA">
              <w:rPr>
                <w:rFonts w:cs="Arial"/>
                <w:noProof/>
                <w:sz w:val="22"/>
                <w:lang w:val="id-ID"/>
              </w:rPr>
              <w:t>Proyek</w:t>
            </w:r>
          </w:p>
        </w:tc>
        <w:tc>
          <w:tcPr>
            <w:tcW w:w="3422" w:type="pct"/>
            <w:shd w:val="clear" w:color="auto" w:fill="auto"/>
            <w:vAlign w:val="center"/>
          </w:tcPr>
          <w:p w14:paraId="7DB0EB2F" w14:textId="77777777" w:rsidR="00385849" w:rsidRPr="006105AA" w:rsidRDefault="00385849">
            <w:pPr>
              <w:spacing w:before="60" w:after="60" w:line="240" w:lineRule="auto"/>
              <w:jc w:val="left"/>
              <w:rPr>
                <w:rFonts w:cs="Arial"/>
                <w:noProof/>
                <w:sz w:val="22"/>
                <w:lang w:val="id-ID"/>
              </w:rPr>
            </w:pPr>
            <w:r w:rsidRPr="006105AA">
              <w:rPr>
                <w:rFonts w:cs="Arial"/>
                <w:noProof/>
                <w:sz w:val="22"/>
                <w:lang w:val="id-ID"/>
              </w:rPr>
              <w:t>Pen</w:t>
            </w:r>
            <w:r w:rsidR="00BF4B9D" w:rsidRPr="006105AA">
              <w:rPr>
                <w:rFonts w:cs="Arial"/>
                <w:noProof/>
                <w:sz w:val="22"/>
                <w:lang w:val="id-ID"/>
              </w:rPr>
              <w:t>gadaan/perubahan</w:t>
            </w:r>
            <w:r w:rsidRPr="006105AA">
              <w:rPr>
                <w:rFonts w:cs="Arial"/>
                <w:noProof/>
                <w:sz w:val="22"/>
                <w:lang w:val="id-ID"/>
              </w:rPr>
              <w:t xml:space="preserve"> sistem baru </w:t>
            </w:r>
            <w:r w:rsidR="00107F33" w:rsidRPr="006105AA">
              <w:rPr>
                <w:rFonts w:cs="Arial"/>
                <w:noProof/>
                <w:sz w:val="22"/>
                <w:lang w:val="id-ID"/>
              </w:rPr>
              <w:t xml:space="preserve">( </w:t>
            </w:r>
            <w:r w:rsidR="00107F33" w:rsidRPr="006105AA">
              <w:rPr>
                <w:rFonts w:cs="Arial"/>
                <w:i/>
                <w:noProof/>
                <w:sz w:val="22"/>
                <w:lang w:val="id-ID"/>
              </w:rPr>
              <w:t>New</w:t>
            </w:r>
            <w:r w:rsidR="00107F33" w:rsidRPr="006105AA">
              <w:rPr>
                <w:rFonts w:cs="Arial"/>
                <w:noProof/>
                <w:sz w:val="22"/>
                <w:lang w:val="id-ID"/>
              </w:rPr>
              <w:t xml:space="preserve"> ) </w:t>
            </w:r>
            <w:r w:rsidR="00BF4B9D" w:rsidRPr="006105AA">
              <w:rPr>
                <w:rFonts w:cs="Arial"/>
                <w:noProof/>
                <w:sz w:val="22"/>
                <w:lang w:val="id-ID"/>
              </w:rPr>
              <w:t xml:space="preserve">atau </w:t>
            </w:r>
            <w:r w:rsidRPr="006105AA">
              <w:rPr>
                <w:rFonts w:cs="Arial"/>
                <w:noProof/>
                <w:sz w:val="22"/>
                <w:lang w:val="id-ID"/>
              </w:rPr>
              <w:t xml:space="preserve">yang </w:t>
            </w:r>
            <w:r w:rsidR="00BF4B9D" w:rsidRPr="006105AA">
              <w:rPr>
                <w:rFonts w:cs="Arial"/>
                <w:noProof/>
                <w:sz w:val="22"/>
                <w:lang w:val="id-ID"/>
              </w:rPr>
              <w:t>sudah</w:t>
            </w:r>
            <w:r w:rsidRPr="006105AA">
              <w:rPr>
                <w:rFonts w:cs="Arial"/>
                <w:noProof/>
                <w:sz w:val="22"/>
                <w:lang w:val="id-ID"/>
              </w:rPr>
              <w:t xml:space="preserve"> ada sebelumnya di lingkungan </w:t>
            </w:r>
            <w:r w:rsidR="00274C65" w:rsidRPr="006105AA">
              <w:rPr>
                <w:rFonts w:cs="Arial"/>
                <w:i/>
                <w:noProof/>
                <w:sz w:val="22"/>
                <w:lang w:val="id-ID"/>
              </w:rPr>
              <w:t>Production</w:t>
            </w:r>
            <w:r w:rsidRPr="006105AA">
              <w:rPr>
                <w:rFonts w:cs="Arial"/>
                <w:noProof/>
                <w:sz w:val="22"/>
                <w:lang w:val="id-ID"/>
              </w:rPr>
              <w:t>.</w:t>
            </w:r>
          </w:p>
        </w:tc>
      </w:tr>
      <w:tr w:rsidR="00135F9A" w:rsidRPr="00D464A4" w14:paraId="6DB8E5A4" w14:textId="77777777" w:rsidTr="00F43AAD">
        <w:trPr>
          <w:trHeight w:val="20"/>
        </w:trPr>
        <w:tc>
          <w:tcPr>
            <w:tcW w:w="322" w:type="pct"/>
            <w:vAlign w:val="center"/>
            <w:hideMark/>
          </w:tcPr>
          <w:p w14:paraId="0DCAB325" w14:textId="77777777" w:rsidR="00385849" w:rsidRPr="006105AA" w:rsidRDefault="00385849" w:rsidP="00385849">
            <w:pPr>
              <w:tabs>
                <w:tab w:val="left" w:pos="0"/>
                <w:tab w:val="left" w:pos="3227"/>
              </w:tabs>
              <w:spacing w:before="60" w:after="60" w:line="240" w:lineRule="auto"/>
              <w:jc w:val="center"/>
              <w:rPr>
                <w:rFonts w:cs="Arial"/>
                <w:noProof/>
                <w:sz w:val="22"/>
                <w:lang w:val="id-ID"/>
              </w:rPr>
            </w:pPr>
            <w:r w:rsidRPr="006105AA">
              <w:rPr>
                <w:rFonts w:cs="Arial"/>
                <w:noProof/>
                <w:sz w:val="22"/>
                <w:lang w:val="id-ID"/>
              </w:rPr>
              <w:t>2</w:t>
            </w:r>
          </w:p>
        </w:tc>
        <w:tc>
          <w:tcPr>
            <w:tcW w:w="1256" w:type="pct"/>
            <w:vAlign w:val="center"/>
          </w:tcPr>
          <w:p w14:paraId="344759C6" w14:textId="77777777" w:rsidR="00E23C70" w:rsidRPr="006105AA" w:rsidRDefault="00716D93">
            <w:pPr>
              <w:tabs>
                <w:tab w:val="left" w:pos="0"/>
                <w:tab w:val="left" w:pos="3227"/>
              </w:tabs>
              <w:spacing w:before="60" w:after="60" w:line="240" w:lineRule="auto"/>
              <w:jc w:val="left"/>
              <w:rPr>
                <w:rFonts w:cs="Arial"/>
                <w:noProof/>
                <w:sz w:val="22"/>
                <w:lang w:val="id-ID"/>
              </w:rPr>
            </w:pPr>
            <w:r w:rsidRPr="006105AA">
              <w:rPr>
                <w:rFonts w:cs="Arial"/>
                <w:noProof/>
                <w:sz w:val="22"/>
                <w:lang w:val="id-ID"/>
              </w:rPr>
              <w:t xml:space="preserve">Pengembangan </w:t>
            </w:r>
            <w:r w:rsidR="00B2393F" w:rsidRPr="006105AA">
              <w:rPr>
                <w:rFonts w:cs="Arial"/>
                <w:noProof/>
                <w:sz w:val="22"/>
                <w:lang w:val="id-ID"/>
              </w:rPr>
              <w:t xml:space="preserve">  </w:t>
            </w:r>
          </w:p>
        </w:tc>
        <w:tc>
          <w:tcPr>
            <w:tcW w:w="3422" w:type="pct"/>
            <w:shd w:val="clear" w:color="auto" w:fill="auto"/>
            <w:vAlign w:val="center"/>
          </w:tcPr>
          <w:p w14:paraId="304BD7C6" w14:textId="77777777" w:rsidR="0099448D" w:rsidRPr="006105AA" w:rsidRDefault="00385849">
            <w:pPr>
              <w:spacing w:before="60" w:after="60" w:line="240" w:lineRule="auto"/>
              <w:jc w:val="left"/>
              <w:rPr>
                <w:rFonts w:cs="Arial"/>
                <w:noProof/>
                <w:sz w:val="22"/>
                <w:lang w:val="id-ID"/>
              </w:rPr>
            </w:pPr>
            <w:r w:rsidRPr="006105AA">
              <w:rPr>
                <w:rFonts w:cs="Arial"/>
                <w:noProof/>
                <w:sz w:val="22"/>
                <w:lang w:val="id-ID"/>
              </w:rPr>
              <w:t xml:space="preserve">Memodifikasi sistem </w:t>
            </w:r>
            <w:r w:rsidR="00F05CF3" w:rsidRPr="006105AA">
              <w:rPr>
                <w:rFonts w:cs="Arial"/>
                <w:noProof/>
                <w:sz w:val="22"/>
                <w:lang w:val="id-ID"/>
              </w:rPr>
              <w:t>dengan adanya</w:t>
            </w:r>
            <w:r w:rsidRPr="006105AA">
              <w:rPr>
                <w:rFonts w:cs="Arial"/>
                <w:noProof/>
                <w:sz w:val="22"/>
                <w:lang w:val="id-ID"/>
              </w:rPr>
              <w:t xml:space="preserve"> </w:t>
            </w:r>
            <w:r w:rsidR="00F05CF3" w:rsidRPr="006105AA">
              <w:rPr>
                <w:rFonts w:cs="Arial"/>
                <w:i/>
                <w:noProof/>
                <w:sz w:val="22"/>
                <w:lang w:val="id-ID"/>
              </w:rPr>
              <w:t>perubahan</w:t>
            </w:r>
            <w:r w:rsidR="00F05CF3" w:rsidRPr="006105AA">
              <w:rPr>
                <w:rFonts w:cs="Arial"/>
                <w:noProof/>
                <w:sz w:val="22"/>
                <w:lang w:val="id-ID"/>
              </w:rPr>
              <w:t xml:space="preserve"> pada </w:t>
            </w:r>
            <w:r w:rsidRPr="006105AA">
              <w:rPr>
                <w:rFonts w:cs="Arial"/>
                <w:noProof/>
                <w:sz w:val="22"/>
                <w:lang w:val="id-ID"/>
              </w:rPr>
              <w:t>fungsionalitas/modul dari sistem.</w:t>
            </w:r>
            <w:r w:rsidR="00F05CF3" w:rsidRPr="006105AA">
              <w:rPr>
                <w:rFonts w:cs="Arial"/>
                <w:noProof/>
                <w:sz w:val="22"/>
                <w:lang w:val="id-ID"/>
              </w:rPr>
              <w:t>baik software maupun hardware</w:t>
            </w:r>
            <w:r w:rsidR="003133A4" w:rsidRPr="006105AA">
              <w:rPr>
                <w:rFonts w:cs="Arial"/>
                <w:noProof/>
                <w:sz w:val="22"/>
                <w:lang w:val="id-ID"/>
              </w:rPr>
              <w:t xml:space="preserve"> namun tidak terbatas pada :</w:t>
            </w:r>
          </w:p>
          <w:p w14:paraId="68A18E69" w14:textId="77777777" w:rsidR="003133A4" w:rsidRPr="001F4D26" w:rsidRDefault="003133A4" w:rsidP="00F43AAD">
            <w:pPr>
              <w:pStyle w:val="ListParagraph"/>
              <w:numPr>
                <w:ilvl w:val="0"/>
                <w:numId w:val="43"/>
              </w:numPr>
              <w:rPr>
                <w:noProof/>
                <w:sz w:val="22"/>
              </w:rPr>
            </w:pPr>
            <w:r w:rsidRPr="001F4D26">
              <w:rPr>
                <w:noProof/>
                <w:sz w:val="22"/>
              </w:rPr>
              <w:t>Software Development</w:t>
            </w:r>
          </w:p>
          <w:p w14:paraId="18E136ED" w14:textId="77777777" w:rsidR="003133A4" w:rsidRPr="001F4D26" w:rsidRDefault="003133A4" w:rsidP="00F43AAD">
            <w:pPr>
              <w:pStyle w:val="ListParagraph"/>
              <w:numPr>
                <w:ilvl w:val="0"/>
                <w:numId w:val="43"/>
              </w:numPr>
              <w:rPr>
                <w:noProof/>
                <w:sz w:val="22"/>
              </w:rPr>
            </w:pPr>
            <w:r w:rsidRPr="001F4D26">
              <w:rPr>
                <w:noProof/>
                <w:sz w:val="22"/>
              </w:rPr>
              <w:t>Software Non Development</w:t>
            </w:r>
            <w:r w:rsidR="006E7390" w:rsidRPr="001F4D26">
              <w:rPr>
                <w:noProof/>
                <w:sz w:val="22"/>
              </w:rPr>
              <w:t xml:space="preserve"> / Testing</w:t>
            </w:r>
            <w:r w:rsidR="00EE6A95" w:rsidRPr="001F4D26">
              <w:rPr>
                <w:noProof/>
                <w:sz w:val="22"/>
              </w:rPr>
              <w:t xml:space="preserve"> Only</w:t>
            </w:r>
          </w:p>
          <w:p w14:paraId="1304E157" w14:textId="77777777" w:rsidR="003133A4" w:rsidRPr="001F4D26" w:rsidRDefault="003133A4" w:rsidP="00F43AAD">
            <w:pPr>
              <w:pStyle w:val="ListParagraph"/>
              <w:numPr>
                <w:ilvl w:val="0"/>
                <w:numId w:val="43"/>
              </w:numPr>
              <w:rPr>
                <w:noProof/>
                <w:sz w:val="22"/>
              </w:rPr>
            </w:pPr>
            <w:r w:rsidRPr="001F4D26">
              <w:rPr>
                <w:noProof/>
                <w:sz w:val="22"/>
              </w:rPr>
              <w:t>Infrastructure</w:t>
            </w:r>
            <w:r w:rsidR="00135F9A" w:rsidRPr="001F4D26">
              <w:rPr>
                <w:noProof/>
                <w:sz w:val="22"/>
              </w:rPr>
              <w:t xml:space="preserve"> Changes</w:t>
            </w:r>
          </w:p>
          <w:p w14:paraId="3D4585C5" w14:textId="77777777" w:rsidR="003133A4" w:rsidRPr="001F4D26" w:rsidRDefault="003133A4" w:rsidP="00F43AAD">
            <w:pPr>
              <w:pStyle w:val="ListParagraph"/>
              <w:numPr>
                <w:ilvl w:val="0"/>
                <w:numId w:val="43"/>
              </w:numPr>
              <w:rPr>
                <w:noProof/>
                <w:sz w:val="22"/>
              </w:rPr>
            </w:pPr>
            <w:r w:rsidRPr="001F4D26">
              <w:rPr>
                <w:noProof/>
                <w:sz w:val="22"/>
              </w:rPr>
              <w:t>Perubahan Data/Parameter</w:t>
            </w:r>
          </w:p>
          <w:p w14:paraId="2F29B521" w14:textId="77777777" w:rsidR="003133A4" w:rsidRPr="001F4D26" w:rsidRDefault="003133A4" w:rsidP="00F43AAD">
            <w:pPr>
              <w:pStyle w:val="ListParagraph"/>
              <w:numPr>
                <w:ilvl w:val="0"/>
                <w:numId w:val="43"/>
              </w:numPr>
              <w:rPr>
                <w:noProof/>
                <w:sz w:val="22"/>
              </w:rPr>
            </w:pPr>
            <w:r w:rsidRPr="001F4D26">
              <w:rPr>
                <w:noProof/>
                <w:sz w:val="22"/>
              </w:rPr>
              <w:t>Decomission</w:t>
            </w:r>
          </w:p>
          <w:p w14:paraId="6E166F4E" w14:textId="77777777" w:rsidR="00385849" w:rsidRPr="006105AA" w:rsidRDefault="00135F9A" w:rsidP="00F43AAD">
            <w:pPr>
              <w:pStyle w:val="ListParagraph"/>
              <w:numPr>
                <w:ilvl w:val="0"/>
                <w:numId w:val="43"/>
              </w:numPr>
              <w:rPr>
                <w:noProof/>
              </w:rPr>
            </w:pPr>
            <w:r w:rsidRPr="001F4D26">
              <w:rPr>
                <w:noProof/>
                <w:sz w:val="22"/>
              </w:rPr>
              <w:t>Dismantle</w:t>
            </w:r>
          </w:p>
        </w:tc>
      </w:tr>
      <w:tr w:rsidR="00135F9A" w:rsidRPr="00D464A4" w14:paraId="64A37605" w14:textId="77777777" w:rsidTr="00F43AAD">
        <w:trPr>
          <w:trHeight w:val="20"/>
        </w:trPr>
        <w:tc>
          <w:tcPr>
            <w:tcW w:w="322" w:type="pct"/>
            <w:vAlign w:val="center"/>
          </w:tcPr>
          <w:p w14:paraId="694EAA67" w14:textId="77777777" w:rsidR="00385849" w:rsidRPr="006105AA" w:rsidRDefault="00385849" w:rsidP="00385849">
            <w:pPr>
              <w:tabs>
                <w:tab w:val="left" w:pos="0"/>
                <w:tab w:val="left" w:pos="3227"/>
              </w:tabs>
              <w:spacing w:before="60" w:after="60" w:line="240" w:lineRule="auto"/>
              <w:jc w:val="center"/>
              <w:rPr>
                <w:rFonts w:cs="Arial"/>
                <w:noProof/>
                <w:sz w:val="22"/>
                <w:lang w:val="id-ID"/>
              </w:rPr>
            </w:pPr>
            <w:r w:rsidRPr="006105AA">
              <w:rPr>
                <w:rFonts w:cs="Arial"/>
                <w:noProof/>
                <w:sz w:val="22"/>
                <w:lang w:val="id-ID"/>
              </w:rPr>
              <w:t>3</w:t>
            </w:r>
          </w:p>
        </w:tc>
        <w:tc>
          <w:tcPr>
            <w:tcW w:w="1256" w:type="pct"/>
            <w:vAlign w:val="center"/>
          </w:tcPr>
          <w:p w14:paraId="09EC2BEE" w14:textId="77777777" w:rsidR="00385849" w:rsidRPr="006105AA" w:rsidRDefault="00385849">
            <w:pPr>
              <w:tabs>
                <w:tab w:val="left" w:pos="0"/>
                <w:tab w:val="left" w:pos="3227"/>
              </w:tabs>
              <w:spacing w:before="60" w:after="60" w:line="240" w:lineRule="auto"/>
              <w:jc w:val="left"/>
              <w:rPr>
                <w:rFonts w:cs="Arial"/>
                <w:noProof/>
                <w:sz w:val="22"/>
                <w:lang w:val="id-ID"/>
              </w:rPr>
            </w:pPr>
            <w:r w:rsidRPr="006105AA">
              <w:rPr>
                <w:rFonts w:cs="Arial"/>
                <w:noProof/>
                <w:sz w:val="22"/>
                <w:lang w:val="id-ID"/>
              </w:rPr>
              <w:t xml:space="preserve">Perbaikan </w:t>
            </w:r>
          </w:p>
        </w:tc>
        <w:tc>
          <w:tcPr>
            <w:tcW w:w="3422" w:type="pct"/>
            <w:shd w:val="clear" w:color="auto" w:fill="auto"/>
            <w:vAlign w:val="center"/>
          </w:tcPr>
          <w:p w14:paraId="445DFC43" w14:textId="77777777" w:rsidR="00385849" w:rsidRPr="006105AA" w:rsidRDefault="00385849" w:rsidP="00385849">
            <w:pPr>
              <w:spacing w:before="60" w:after="60" w:line="240" w:lineRule="auto"/>
              <w:jc w:val="left"/>
              <w:rPr>
                <w:rFonts w:cs="Arial"/>
                <w:noProof/>
                <w:sz w:val="22"/>
                <w:lang w:val="id-ID"/>
              </w:rPr>
            </w:pPr>
            <w:r w:rsidRPr="006105AA">
              <w:rPr>
                <w:rFonts w:cs="Arial"/>
                <w:noProof/>
                <w:sz w:val="22"/>
                <w:lang w:val="id-ID"/>
              </w:rPr>
              <w:t>Memperbaiki kelemahan atau kesalahan dari layanan T</w:t>
            </w:r>
            <w:r w:rsidR="004B6575" w:rsidRPr="006105AA">
              <w:rPr>
                <w:rFonts w:cs="Arial"/>
                <w:noProof/>
                <w:sz w:val="22"/>
                <w:lang w:val="id-ID"/>
              </w:rPr>
              <w:t>I</w:t>
            </w:r>
            <w:r w:rsidRPr="006105AA">
              <w:rPr>
                <w:rFonts w:cs="Arial"/>
                <w:noProof/>
                <w:sz w:val="22"/>
                <w:lang w:val="id-ID"/>
              </w:rPr>
              <w:t xml:space="preserve"> yang sedang beroperasi (digunakan) saat ini.</w:t>
            </w:r>
          </w:p>
        </w:tc>
      </w:tr>
      <w:tr w:rsidR="00135F9A" w:rsidRPr="00D464A4" w14:paraId="5476B240" w14:textId="77777777" w:rsidTr="00F43AAD">
        <w:trPr>
          <w:trHeight w:val="20"/>
        </w:trPr>
        <w:tc>
          <w:tcPr>
            <w:tcW w:w="322" w:type="pct"/>
            <w:vAlign w:val="center"/>
          </w:tcPr>
          <w:p w14:paraId="6DF39C4B" w14:textId="77777777" w:rsidR="0088075E" w:rsidRPr="006105AA" w:rsidRDefault="007E47F3" w:rsidP="00385849">
            <w:pPr>
              <w:tabs>
                <w:tab w:val="left" w:pos="0"/>
                <w:tab w:val="left" w:pos="3227"/>
              </w:tabs>
              <w:spacing w:before="60" w:after="60" w:line="240" w:lineRule="auto"/>
              <w:jc w:val="center"/>
              <w:rPr>
                <w:rFonts w:cs="Arial"/>
                <w:noProof/>
                <w:sz w:val="22"/>
                <w:lang w:val="id-ID"/>
              </w:rPr>
            </w:pPr>
            <w:r w:rsidRPr="006105AA">
              <w:rPr>
                <w:rFonts w:cs="Arial"/>
                <w:noProof/>
                <w:sz w:val="22"/>
                <w:lang w:val="id-ID"/>
              </w:rPr>
              <w:t>4</w:t>
            </w:r>
          </w:p>
        </w:tc>
        <w:tc>
          <w:tcPr>
            <w:tcW w:w="1256" w:type="pct"/>
            <w:vAlign w:val="center"/>
          </w:tcPr>
          <w:p w14:paraId="35BFDA77" w14:textId="77777777" w:rsidR="0088075E" w:rsidRPr="006105AA" w:rsidRDefault="008F37F9" w:rsidP="00385849">
            <w:pPr>
              <w:tabs>
                <w:tab w:val="left" w:pos="0"/>
                <w:tab w:val="left" w:pos="3227"/>
              </w:tabs>
              <w:spacing w:before="60" w:after="60" w:line="240" w:lineRule="auto"/>
              <w:rPr>
                <w:rFonts w:cs="Arial"/>
                <w:noProof/>
                <w:sz w:val="22"/>
                <w:lang w:val="id-ID"/>
              </w:rPr>
            </w:pPr>
            <w:r w:rsidRPr="006105AA">
              <w:rPr>
                <w:rFonts w:cs="Arial"/>
                <w:noProof/>
                <w:sz w:val="22"/>
                <w:lang w:val="id-ID"/>
              </w:rPr>
              <w:t>Standar</w:t>
            </w:r>
            <w:r w:rsidR="00FC1BE4" w:rsidRPr="006105AA">
              <w:rPr>
                <w:rFonts w:cs="Arial"/>
                <w:noProof/>
                <w:sz w:val="22"/>
                <w:lang w:val="id-ID"/>
              </w:rPr>
              <w:t>d</w:t>
            </w:r>
          </w:p>
        </w:tc>
        <w:tc>
          <w:tcPr>
            <w:tcW w:w="3422" w:type="pct"/>
            <w:shd w:val="clear" w:color="auto" w:fill="auto"/>
            <w:vAlign w:val="center"/>
          </w:tcPr>
          <w:p w14:paraId="1C2CCC64" w14:textId="77777777" w:rsidR="00FF4C2F" w:rsidRPr="006105AA" w:rsidRDefault="00FF4C2F" w:rsidP="00FF4C2F">
            <w:pPr>
              <w:spacing w:before="60" w:after="60"/>
              <w:rPr>
                <w:rFonts w:cs="Arial"/>
                <w:noProof/>
                <w:sz w:val="22"/>
              </w:rPr>
            </w:pPr>
            <w:r w:rsidRPr="006105AA">
              <w:rPr>
                <w:rFonts w:cs="Arial"/>
                <w:sz w:val="22"/>
              </w:rPr>
              <w:t xml:space="preserve"> </w:t>
            </w:r>
            <w:r w:rsidRPr="006105AA">
              <w:rPr>
                <w:rFonts w:cs="Arial"/>
                <w:noProof/>
                <w:sz w:val="22"/>
                <w:lang w:val="id-ID"/>
              </w:rPr>
              <w:t>Standard Changes adalah perubahan dengan resiko rendah dan sering</w:t>
            </w:r>
            <w:r w:rsidRPr="006105AA">
              <w:rPr>
                <w:rFonts w:cs="Arial"/>
                <w:noProof/>
                <w:sz w:val="22"/>
              </w:rPr>
              <w:t xml:space="preserve"> (berkala)</w:t>
            </w:r>
          </w:p>
          <w:p w14:paraId="7DA9E4E7" w14:textId="77777777" w:rsidR="00FF4C2F" w:rsidRPr="006105AA" w:rsidRDefault="00FF4C2F" w:rsidP="00FF4C2F">
            <w:pPr>
              <w:spacing w:before="60" w:after="60"/>
              <w:rPr>
                <w:rFonts w:cs="Arial"/>
                <w:noProof/>
                <w:sz w:val="22"/>
                <w:lang w:val="id-ID"/>
              </w:rPr>
            </w:pPr>
            <w:r w:rsidRPr="006105AA">
              <w:rPr>
                <w:rFonts w:cs="Arial"/>
                <w:noProof/>
                <w:sz w:val="22"/>
                <w:lang w:val="id-ID"/>
              </w:rPr>
              <w:t>Kriteria perubahan dengan resiko rendah:</w:t>
            </w:r>
          </w:p>
          <w:p w14:paraId="79BF642E" w14:textId="77777777" w:rsidR="00FF4C2F" w:rsidRPr="006105AA" w:rsidRDefault="00FF4C2F" w:rsidP="00F94B11">
            <w:pPr>
              <w:spacing w:before="60" w:after="60" w:line="240" w:lineRule="auto"/>
              <w:rPr>
                <w:rFonts w:cs="Arial"/>
                <w:noProof/>
                <w:sz w:val="22"/>
                <w:lang w:val="id-ID"/>
              </w:rPr>
            </w:pPr>
            <w:r w:rsidRPr="006105AA">
              <w:rPr>
                <w:rFonts w:cs="Arial"/>
                <w:noProof/>
                <w:sz w:val="22"/>
                <w:lang w:val="id-ID"/>
              </w:rPr>
              <w:t>•</w:t>
            </w:r>
            <w:r w:rsidRPr="006105AA">
              <w:rPr>
                <w:rFonts w:cs="Arial"/>
                <w:noProof/>
                <w:sz w:val="22"/>
              </w:rPr>
              <w:t xml:space="preserve"> </w:t>
            </w:r>
            <w:r w:rsidRPr="006105AA">
              <w:rPr>
                <w:rFonts w:cs="Arial"/>
                <w:noProof/>
                <w:sz w:val="22"/>
                <w:lang w:val="id-ID"/>
              </w:rPr>
              <w:t>Tidak membutuhkan downtime pada saat implementasi</w:t>
            </w:r>
          </w:p>
          <w:p w14:paraId="3E733910" w14:textId="77777777" w:rsidR="00FF4C2F" w:rsidRPr="006105AA" w:rsidRDefault="00FF4C2F" w:rsidP="00F94B11">
            <w:pPr>
              <w:spacing w:before="60" w:after="60" w:line="240" w:lineRule="auto"/>
              <w:rPr>
                <w:rFonts w:cs="Arial"/>
                <w:noProof/>
                <w:sz w:val="22"/>
                <w:lang w:val="id-ID"/>
              </w:rPr>
            </w:pPr>
            <w:r w:rsidRPr="006105AA">
              <w:rPr>
                <w:rFonts w:cs="Arial"/>
                <w:noProof/>
                <w:sz w:val="22"/>
                <w:lang w:val="id-ID"/>
              </w:rPr>
              <w:t>•</w:t>
            </w:r>
            <w:r w:rsidRPr="006105AA">
              <w:rPr>
                <w:rFonts w:cs="Arial"/>
                <w:noProof/>
                <w:sz w:val="22"/>
              </w:rPr>
              <w:t xml:space="preserve"> </w:t>
            </w:r>
            <w:r w:rsidRPr="006105AA">
              <w:rPr>
                <w:rFonts w:cs="Arial"/>
                <w:noProof/>
                <w:sz w:val="22"/>
                <w:lang w:val="id-ID"/>
              </w:rPr>
              <w:t>Tidak ada perubahan object</w:t>
            </w:r>
          </w:p>
          <w:p w14:paraId="6560FA7E" w14:textId="77777777" w:rsidR="0088075E" w:rsidRPr="006105AA" w:rsidRDefault="00FF4C2F" w:rsidP="00F94B11">
            <w:pPr>
              <w:spacing w:before="60" w:after="60" w:line="240" w:lineRule="auto"/>
              <w:rPr>
                <w:rFonts w:cs="Arial"/>
                <w:b/>
                <w:bCs/>
                <w:noProof/>
                <w:color w:val="4F81BD"/>
                <w:sz w:val="22"/>
                <w:lang w:val="id-ID" w:eastAsia="en-US"/>
              </w:rPr>
            </w:pPr>
            <w:r w:rsidRPr="006105AA">
              <w:rPr>
                <w:rFonts w:cs="Arial"/>
                <w:noProof/>
                <w:sz w:val="22"/>
                <w:lang w:val="id-ID"/>
              </w:rPr>
              <w:t>•</w:t>
            </w:r>
            <w:r w:rsidRPr="006105AA">
              <w:rPr>
                <w:rFonts w:cs="Arial"/>
                <w:noProof/>
                <w:sz w:val="22"/>
              </w:rPr>
              <w:t xml:space="preserve"> </w:t>
            </w:r>
            <w:r w:rsidRPr="006105AA">
              <w:rPr>
                <w:rFonts w:cs="Arial"/>
                <w:noProof/>
                <w:sz w:val="22"/>
                <w:lang w:val="id-ID"/>
              </w:rPr>
              <w:t>Tidak diperlukan testing</w:t>
            </w:r>
          </w:p>
        </w:tc>
      </w:tr>
    </w:tbl>
    <w:p w14:paraId="68A13277" w14:textId="77777777" w:rsidR="00F26038" w:rsidRPr="00F26038" w:rsidRDefault="00CB15BB" w:rsidP="00F43AAD">
      <w:pPr>
        <w:pStyle w:val="ListParagraph"/>
        <w:numPr>
          <w:ilvl w:val="0"/>
          <w:numId w:val="108"/>
        </w:numPr>
        <w:rPr>
          <w:ins w:id="1392" w:author="Angga Dwinanto" w:date="2023-05-15T17:01:00Z"/>
          <w:noProof/>
          <w:sz w:val="22"/>
          <w:rPrChange w:id="1393" w:author="Angga Dwinanto" w:date="2023-05-15T17:02:00Z">
            <w:rPr>
              <w:ins w:id="1394" w:author="Angga Dwinanto" w:date="2023-05-15T17:01:00Z"/>
              <w:noProof/>
              <w:lang w:val="en-US"/>
            </w:rPr>
          </w:rPrChange>
        </w:rPr>
      </w:pPr>
      <w:del w:id="1395" w:author="Angga Dwinanto" w:date="2023-05-15T17:01:00Z">
        <w:r w:rsidRPr="004C7321" w:rsidDel="00F26038">
          <w:rPr>
            <w:noProof/>
          </w:rPr>
          <w:lastRenderedPageBreak/>
          <w:delText>Se</w:delText>
        </w:r>
        <w:r w:rsidR="00350E9E" w:rsidRPr="004C7321" w:rsidDel="00F26038">
          <w:rPr>
            <w:noProof/>
          </w:rPr>
          <w:delText xml:space="preserve">tiap </w:delText>
        </w:r>
      </w:del>
      <w:ins w:id="1396" w:author="Angga Dwinanto" w:date="2023-05-15T17:01:00Z">
        <w:r w:rsidR="00F26038">
          <w:rPr>
            <w:noProof/>
            <w:lang w:val="en-US"/>
          </w:rPr>
          <w:t>Jadwal</w:t>
        </w:r>
        <w:r w:rsidR="00F26038" w:rsidRPr="004C7321">
          <w:rPr>
            <w:noProof/>
          </w:rPr>
          <w:t xml:space="preserve"> </w:t>
        </w:r>
      </w:ins>
      <w:r w:rsidR="00350E9E" w:rsidRPr="004C7321">
        <w:rPr>
          <w:noProof/>
        </w:rPr>
        <w:t xml:space="preserve">pendaftaran RFC </w:t>
      </w:r>
      <w:del w:id="1397" w:author="Angga Dwinanto" w:date="2023-05-15T17:01:00Z">
        <w:r w:rsidR="00350E9E" w:rsidRPr="004C7321" w:rsidDel="00F26038">
          <w:rPr>
            <w:noProof/>
          </w:rPr>
          <w:delText xml:space="preserve">pada </w:delText>
        </w:r>
        <w:r w:rsidR="00F01848" w:rsidDel="00F26038">
          <w:rPr>
            <w:noProof/>
          </w:rPr>
          <w:delText>CCRT</w:delText>
        </w:r>
      </w:del>
      <w:ins w:id="1398" w:author="Angga Dwinanto" w:date="2023-05-15T17:01:00Z">
        <w:r w:rsidR="00F26038">
          <w:rPr>
            <w:noProof/>
            <w:lang w:val="en-US"/>
          </w:rPr>
          <w:t>sebagai berikut :</w:t>
        </w:r>
      </w:ins>
    </w:p>
    <w:p w14:paraId="0B19EAAE" w14:textId="77777777" w:rsidR="00CB15BB" w:rsidRDefault="00CB15BB">
      <w:pPr>
        <w:pStyle w:val="ListParagraph"/>
        <w:numPr>
          <w:ilvl w:val="0"/>
          <w:numId w:val="0"/>
        </w:numPr>
        <w:ind w:left="720"/>
        <w:rPr>
          <w:ins w:id="1399" w:author="Angga Dwinanto" w:date="2023-05-15T16:45:00Z"/>
          <w:noProof/>
          <w:sz w:val="22"/>
        </w:rPr>
        <w:pPrChange w:id="1400" w:author="Angga Dwinanto" w:date="2023-05-15T17:02:00Z">
          <w:pPr>
            <w:pStyle w:val="ListParagraph"/>
            <w:numPr>
              <w:numId w:val="108"/>
            </w:numPr>
            <w:ind w:left="720" w:hanging="360"/>
          </w:pPr>
        </w:pPrChange>
      </w:pPr>
      <w:r w:rsidRPr="004C7321">
        <w:rPr>
          <w:noProof/>
        </w:rPr>
        <w:t xml:space="preserve"> </w:t>
      </w:r>
      <w:del w:id="1401" w:author="Angga Dwinanto" w:date="2023-05-15T17:01:00Z">
        <w:r w:rsidRPr="004C7321" w:rsidDel="00F26038">
          <w:rPr>
            <w:noProof/>
          </w:rPr>
          <w:delText>diterima paling lamba</w:delText>
        </w:r>
        <w:r w:rsidR="00350E9E" w:rsidRPr="004C7321" w:rsidDel="00F26038">
          <w:rPr>
            <w:noProof/>
          </w:rPr>
          <w:delText>t H-1</w:delText>
        </w:r>
        <w:r w:rsidR="00061E2F" w:rsidRPr="004C7321" w:rsidDel="00F26038">
          <w:rPr>
            <w:noProof/>
          </w:rPr>
          <w:delText xml:space="preserve"> (hari kerja)</w:delText>
        </w:r>
        <w:r w:rsidR="00350E9E" w:rsidRPr="004C7321" w:rsidDel="00F26038">
          <w:rPr>
            <w:noProof/>
          </w:rPr>
          <w:delText xml:space="preserve"> sebelum pelaksanaan </w:delText>
        </w:r>
        <w:r w:rsidR="00F01848" w:rsidDel="00F26038">
          <w:rPr>
            <w:noProof/>
          </w:rPr>
          <w:delText>CCRT</w:delText>
        </w:r>
        <w:r w:rsidRPr="004C7321" w:rsidDel="00F26038">
          <w:rPr>
            <w:noProof/>
          </w:rPr>
          <w:delText xml:space="preserve"> dengan </w:delText>
        </w:r>
        <w:r w:rsidR="00350E9E" w:rsidRPr="004C7321" w:rsidDel="00F26038">
          <w:rPr>
            <w:noProof/>
          </w:rPr>
          <w:delText xml:space="preserve">kondisi dokumen lengkap dan </w:delText>
        </w:r>
        <w:r w:rsidR="00964BBB" w:rsidRPr="004C7321" w:rsidDel="00F26038">
          <w:rPr>
            <w:noProof/>
          </w:rPr>
          <w:delText xml:space="preserve">waktu </w:delText>
        </w:r>
        <w:r w:rsidR="00964BBB" w:rsidRPr="004C7321" w:rsidDel="00F26038">
          <w:rPr>
            <w:i/>
            <w:noProof/>
          </w:rPr>
          <w:delText>cut</w:delText>
        </w:r>
        <w:r w:rsidR="00964BBB" w:rsidRPr="004C7321" w:rsidDel="00F26038">
          <w:rPr>
            <w:noProof/>
          </w:rPr>
          <w:delText xml:space="preserve"> </w:delText>
        </w:r>
        <w:r w:rsidR="00964BBB" w:rsidRPr="004C7321" w:rsidDel="00F26038">
          <w:rPr>
            <w:i/>
            <w:noProof/>
          </w:rPr>
          <w:delText>off</w:delText>
        </w:r>
        <w:r w:rsidR="00964BBB" w:rsidRPr="004C7321" w:rsidDel="00F26038">
          <w:rPr>
            <w:noProof/>
          </w:rPr>
          <w:delText xml:space="preserve"> pkl.16:00</w:delText>
        </w:r>
        <w:r w:rsidR="003F1FA9" w:rsidRPr="004C7321" w:rsidDel="00F26038">
          <w:rPr>
            <w:noProof/>
          </w:rPr>
          <w:delText xml:space="preserve"> WIB</w:delText>
        </w:r>
        <w:r w:rsidR="00964BBB" w:rsidRPr="004C7321" w:rsidDel="00F26038">
          <w:rPr>
            <w:noProof/>
          </w:rPr>
          <w:delText xml:space="preserve">, </w:delText>
        </w:r>
      </w:del>
      <w:del w:id="1402" w:author="Angga Dwinanto" w:date="2023-05-15T16:40:00Z">
        <w:r w:rsidRPr="004C7321" w:rsidDel="00E238DB">
          <w:rPr>
            <w:noProof/>
          </w:rPr>
          <w:delText>keterlambatan p</w:delText>
        </w:r>
      </w:del>
      <w:del w:id="1403" w:author="Angga Dwinanto" w:date="2023-05-15T17:01:00Z">
        <w:r w:rsidRPr="004C7321" w:rsidDel="00F26038">
          <w:rPr>
            <w:noProof/>
          </w:rPr>
          <w:delText xml:space="preserve">endaftaran </w:delText>
        </w:r>
      </w:del>
      <w:del w:id="1404" w:author="Angga Dwinanto" w:date="2023-05-15T16:41:00Z">
        <w:r w:rsidRPr="004C7321" w:rsidDel="00E238DB">
          <w:rPr>
            <w:noProof/>
          </w:rPr>
          <w:delText xml:space="preserve">akan diikutkan pada </w:delText>
        </w:r>
        <w:r w:rsidR="00F01848" w:rsidDel="00E238DB">
          <w:rPr>
            <w:noProof/>
          </w:rPr>
          <w:delText>CCRT</w:delText>
        </w:r>
        <w:r w:rsidRPr="004C7321" w:rsidDel="00E238DB">
          <w:rPr>
            <w:noProof/>
          </w:rPr>
          <w:delText xml:space="preserve"> berikutnya</w:delText>
        </w:r>
        <w:r w:rsidR="00A85A3E" w:rsidDel="00E238DB">
          <w:rPr>
            <w:noProof/>
            <w:lang w:val="en-US"/>
          </w:rPr>
          <w:delText xml:space="preserve"> </w:delText>
        </w:r>
      </w:del>
      <w:del w:id="1405" w:author="Angga Dwinanto" w:date="2023-05-15T17:01:00Z">
        <w:r w:rsidR="00A85A3E" w:rsidDel="00F26038">
          <w:rPr>
            <w:noProof/>
            <w:lang w:val="en-US"/>
          </w:rPr>
          <w:delText>(kecuali sudah mendapatkan persetujuan D3 Change Management)</w:delText>
        </w:r>
        <w:r w:rsidRPr="004C7321" w:rsidDel="00F26038">
          <w:rPr>
            <w:noProof/>
            <w:sz w:val="22"/>
          </w:rPr>
          <w:delText>.</w:delText>
        </w:r>
      </w:del>
    </w:p>
    <w:tbl>
      <w:tblPr>
        <w:tblStyle w:val="TableGrid"/>
        <w:tblW w:w="0" w:type="auto"/>
        <w:tblInd w:w="720" w:type="dxa"/>
        <w:tblLook w:val="04A0" w:firstRow="1" w:lastRow="0" w:firstColumn="1" w:lastColumn="0" w:noHBand="0" w:noVBand="1"/>
      </w:tblPr>
      <w:tblGrid>
        <w:gridCol w:w="2778"/>
        <w:gridCol w:w="2681"/>
        <w:gridCol w:w="2840"/>
      </w:tblGrid>
      <w:tr w:rsidR="00F26038" w14:paraId="07AA781C" w14:textId="77777777" w:rsidTr="00E238DB">
        <w:trPr>
          <w:ins w:id="1406" w:author="Angga Dwinanto" w:date="2023-05-15T17:02:00Z"/>
        </w:trPr>
        <w:tc>
          <w:tcPr>
            <w:tcW w:w="3006" w:type="dxa"/>
          </w:tcPr>
          <w:p w14:paraId="7C4CDAD1" w14:textId="77777777" w:rsidR="00F26038" w:rsidRPr="00F26038" w:rsidRDefault="00F26038" w:rsidP="00E238DB">
            <w:pPr>
              <w:pStyle w:val="ListParagraph"/>
              <w:numPr>
                <w:ilvl w:val="0"/>
                <w:numId w:val="0"/>
              </w:numPr>
              <w:rPr>
                <w:ins w:id="1407" w:author="Angga Dwinanto" w:date="2023-05-15T17:02:00Z"/>
                <w:b/>
                <w:noProof/>
                <w:sz w:val="22"/>
                <w:lang w:val="en-US"/>
                <w:rPrChange w:id="1408" w:author="Angga Dwinanto" w:date="2023-05-15T17:03:00Z">
                  <w:rPr>
                    <w:ins w:id="1409" w:author="Angga Dwinanto" w:date="2023-05-15T17:02:00Z"/>
                    <w:noProof/>
                    <w:sz w:val="22"/>
                    <w:lang w:val="en-US"/>
                  </w:rPr>
                </w:rPrChange>
              </w:rPr>
            </w:pPr>
            <w:ins w:id="1410" w:author="Angga Dwinanto" w:date="2023-05-15T17:02:00Z">
              <w:r w:rsidRPr="00F26038">
                <w:rPr>
                  <w:b/>
                  <w:noProof/>
                  <w:sz w:val="22"/>
                  <w:lang w:val="en-US"/>
                  <w:rPrChange w:id="1411" w:author="Angga Dwinanto" w:date="2023-05-15T17:03:00Z">
                    <w:rPr>
                      <w:noProof/>
                      <w:sz w:val="22"/>
                      <w:lang w:val="en-US"/>
                    </w:rPr>
                  </w:rPrChange>
                </w:rPr>
                <w:t>Waktu Pendaftaraan</w:t>
              </w:r>
            </w:ins>
          </w:p>
        </w:tc>
        <w:tc>
          <w:tcPr>
            <w:tcW w:w="3006" w:type="dxa"/>
          </w:tcPr>
          <w:p w14:paraId="2B737A50" w14:textId="77777777" w:rsidR="00F26038" w:rsidRPr="00F26038" w:rsidRDefault="00F26038" w:rsidP="00E238DB">
            <w:pPr>
              <w:pStyle w:val="ListParagraph"/>
              <w:numPr>
                <w:ilvl w:val="0"/>
                <w:numId w:val="0"/>
              </w:numPr>
              <w:rPr>
                <w:ins w:id="1412" w:author="Angga Dwinanto" w:date="2023-05-15T17:02:00Z"/>
                <w:b/>
                <w:noProof/>
                <w:sz w:val="22"/>
                <w:lang w:val="en-US"/>
                <w:rPrChange w:id="1413" w:author="Angga Dwinanto" w:date="2023-05-15T17:03:00Z">
                  <w:rPr>
                    <w:ins w:id="1414" w:author="Angga Dwinanto" w:date="2023-05-15T17:02:00Z"/>
                    <w:noProof/>
                    <w:sz w:val="22"/>
                    <w:lang w:val="en-US"/>
                  </w:rPr>
                </w:rPrChange>
              </w:rPr>
            </w:pPr>
            <w:ins w:id="1415" w:author="Angga Dwinanto" w:date="2023-05-15T17:03:00Z">
              <w:r w:rsidRPr="00F26038">
                <w:rPr>
                  <w:b/>
                  <w:noProof/>
                  <w:sz w:val="22"/>
                  <w:lang w:val="en-US"/>
                  <w:rPrChange w:id="1416" w:author="Angga Dwinanto" w:date="2023-05-15T17:03:00Z">
                    <w:rPr>
                      <w:noProof/>
                      <w:sz w:val="22"/>
                      <w:lang w:val="en-US"/>
                    </w:rPr>
                  </w:rPrChange>
                </w:rPr>
                <w:t>CCRT</w:t>
              </w:r>
            </w:ins>
          </w:p>
        </w:tc>
        <w:tc>
          <w:tcPr>
            <w:tcW w:w="3007" w:type="dxa"/>
          </w:tcPr>
          <w:p w14:paraId="0828289B" w14:textId="77777777" w:rsidR="00F26038" w:rsidRPr="00F26038" w:rsidRDefault="00F26038" w:rsidP="00E238DB">
            <w:pPr>
              <w:pStyle w:val="ListParagraph"/>
              <w:numPr>
                <w:ilvl w:val="0"/>
                <w:numId w:val="0"/>
              </w:numPr>
              <w:rPr>
                <w:ins w:id="1417" w:author="Angga Dwinanto" w:date="2023-05-15T17:02:00Z"/>
                <w:b/>
                <w:noProof/>
                <w:sz w:val="22"/>
                <w:lang w:val="en-US"/>
                <w:rPrChange w:id="1418" w:author="Angga Dwinanto" w:date="2023-05-15T17:03:00Z">
                  <w:rPr>
                    <w:ins w:id="1419" w:author="Angga Dwinanto" w:date="2023-05-15T17:02:00Z"/>
                    <w:noProof/>
                    <w:sz w:val="22"/>
                    <w:lang w:val="en-US"/>
                  </w:rPr>
                </w:rPrChange>
              </w:rPr>
            </w:pPr>
            <w:ins w:id="1420" w:author="Angga Dwinanto" w:date="2023-05-15T17:03:00Z">
              <w:r w:rsidRPr="00F26038">
                <w:rPr>
                  <w:b/>
                  <w:noProof/>
                  <w:sz w:val="22"/>
                  <w:lang w:val="en-US"/>
                  <w:rPrChange w:id="1421" w:author="Angga Dwinanto" w:date="2023-05-15T17:03:00Z">
                    <w:rPr>
                      <w:noProof/>
                      <w:sz w:val="22"/>
                      <w:lang w:val="en-US"/>
                    </w:rPr>
                  </w:rPrChange>
                </w:rPr>
                <w:t>Keterangan</w:t>
              </w:r>
            </w:ins>
          </w:p>
        </w:tc>
      </w:tr>
      <w:tr w:rsidR="00C922AA" w14:paraId="3AFC6B3C" w14:textId="77777777" w:rsidTr="00E238DB">
        <w:trPr>
          <w:ins w:id="1422" w:author="Angga Dwinanto" w:date="2023-05-15T16:45:00Z"/>
        </w:trPr>
        <w:tc>
          <w:tcPr>
            <w:tcW w:w="3006" w:type="dxa"/>
          </w:tcPr>
          <w:p w14:paraId="31CE8DAF" w14:textId="77777777" w:rsidR="00E238DB" w:rsidRPr="00E238DB" w:rsidRDefault="00E238DB">
            <w:pPr>
              <w:pStyle w:val="ListParagraph"/>
              <w:numPr>
                <w:ilvl w:val="0"/>
                <w:numId w:val="0"/>
              </w:numPr>
              <w:rPr>
                <w:ins w:id="1423" w:author="Angga Dwinanto" w:date="2023-05-15T16:45:00Z"/>
                <w:noProof/>
                <w:sz w:val="22"/>
                <w:lang w:val="en-US"/>
                <w:rPrChange w:id="1424" w:author="Angga Dwinanto" w:date="2023-05-15T16:46:00Z">
                  <w:rPr>
                    <w:ins w:id="1425" w:author="Angga Dwinanto" w:date="2023-05-15T16:45:00Z"/>
                    <w:noProof/>
                    <w:sz w:val="22"/>
                  </w:rPr>
                </w:rPrChange>
              </w:rPr>
            </w:pPr>
            <w:ins w:id="1426" w:author="Angga Dwinanto" w:date="2023-05-15T16:49:00Z">
              <w:r>
                <w:rPr>
                  <w:noProof/>
                  <w:sz w:val="22"/>
                  <w:lang w:val="en-US"/>
                </w:rPr>
                <w:t xml:space="preserve">Sampai </w:t>
              </w:r>
            </w:ins>
            <w:ins w:id="1427" w:author="Angga Dwinanto" w:date="2023-05-15T16:46:00Z">
              <w:r>
                <w:rPr>
                  <w:noProof/>
                  <w:sz w:val="22"/>
                  <w:lang w:val="en-US"/>
                </w:rPr>
                <w:t>H-1 pkl. 16:00</w:t>
              </w:r>
            </w:ins>
          </w:p>
        </w:tc>
        <w:tc>
          <w:tcPr>
            <w:tcW w:w="3006" w:type="dxa"/>
          </w:tcPr>
          <w:p w14:paraId="5C1E3F4D" w14:textId="77777777" w:rsidR="00E238DB" w:rsidRPr="00E238DB" w:rsidRDefault="00E238DB" w:rsidP="00E238DB">
            <w:pPr>
              <w:pStyle w:val="ListParagraph"/>
              <w:numPr>
                <w:ilvl w:val="0"/>
                <w:numId w:val="0"/>
              </w:numPr>
              <w:rPr>
                <w:ins w:id="1428" w:author="Angga Dwinanto" w:date="2023-05-15T16:45:00Z"/>
                <w:noProof/>
                <w:sz w:val="22"/>
                <w:lang w:val="en-US"/>
                <w:rPrChange w:id="1429" w:author="Angga Dwinanto" w:date="2023-05-15T16:47:00Z">
                  <w:rPr>
                    <w:ins w:id="1430" w:author="Angga Dwinanto" w:date="2023-05-15T16:45:00Z"/>
                    <w:noProof/>
                    <w:sz w:val="22"/>
                  </w:rPr>
                </w:rPrChange>
              </w:rPr>
            </w:pPr>
            <w:ins w:id="1431" w:author="Angga Dwinanto" w:date="2023-05-15T16:47:00Z">
              <w:r>
                <w:rPr>
                  <w:noProof/>
                  <w:sz w:val="22"/>
                  <w:lang w:val="en-US"/>
                </w:rPr>
                <w:t>CCRT Normal</w:t>
              </w:r>
            </w:ins>
          </w:p>
        </w:tc>
        <w:tc>
          <w:tcPr>
            <w:tcW w:w="3007" w:type="dxa"/>
          </w:tcPr>
          <w:p w14:paraId="0F6F46D1" w14:textId="77777777" w:rsidR="00E238DB" w:rsidRPr="00C922AA" w:rsidRDefault="00C922AA" w:rsidP="00E238DB">
            <w:pPr>
              <w:pStyle w:val="ListParagraph"/>
              <w:numPr>
                <w:ilvl w:val="0"/>
                <w:numId w:val="0"/>
              </w:numPr>
              <w:rPr>
                <w:ins w:id="1432" w:author="Angga Dwinanto" w:date="2023-05-15T16:45:00Z"/>
                <w:noProof/>
                <w:sz w:val="22"/>
                <w:lang w:val="en-US"/>
                <w:rPrChange w:id="1433" w:author="Angga Dwinanto" w:date="2023-05-15T16:59:00Z">
                  <w:rPr>
                    <w:ins w:id="1434" w:author="Angga Dwinanto" w:date="2023-05-15T16:45:00Z"/>
                    <w:noProof/>
                    <w:sz w:val="22"/>
                  </w:rPr>
                </w:rPrChange>
              </w:rPr>
            </w:pPr>
            <w:ins w:id="1435" w:author="Angga Dwinanto" w:date="2023-05-15T16:59:00Z">
              <w:r>
                <w:rPr>
                  <w:noProof/>
                  <w:sz w:val="22"/>
                  <w:lang w:val="en-US"/>
                </w:rPr>
                <w:t>Dokumen sudah lengkap</w:t>
              </w:r>
            </w:ins>
          </w:p>
        </w:tc>
      </w:tr>
      <w:tr w:rsidR="00C922AA" w14:paraId="23032EAC" w14:textId="77777777" w:rsidTr="00E238DB">
        <w:trPr>
          <w:ins w:id="1436" w:author="Angga Dwinanto" w:date="2023-05-15T16:45:00Z"/>
        </w:trPr>
        <w:tc>
          <w:tcPr>
            <w:tcW w:w="3006" w:type="dxa"/>
          </w:tcPr>
          <w:p w14:paraId="00AAB631" w14:textId="77777777" w:rsidR="00E238DB" w:rsidRDefault="00C922AA" w:rsidP="00E238DB">
            <w:pPr>
              <w:pStyle w:val="ListParagraph"/>
              <w:numPr>
                <w:ilvl w:val="0"/>
                <w:numId w:val="0"/>
              </w:numPr>
              <w:rPr>
                <w:ins w:id="1437" w:author="Angga Dwinanto" w:date="2023-05-15T16:45:00Z"/>
                <w:noProof/>
                <w:sz w:val="22"/>
              </w:rPr>
            </w:pPr>
            <w:ins w:id="1438" w:author="Angga Dwinanto" w:date="2023-05-15T16:50:00Z">
              <w:r>
                <w:rPr>
                  <w:noProof/>
                  <w:sz w:val="22"/>
                  <w:lang w:val="en-US"/>
                </w:rPr>
                <w:t>H-1 pkl. 16:00 – 23:59</w:t>
              </w:r>
            </w:ins>
          </w:p>
        </w:tc>
        <w:tc>
          <w:tcPr>
            <w:tcW w:w="3006" w:type="dxa"/>
          </w:tcPr>
          <w:p w14:paraId="301C1DAA" w14:textId="77777777" w:rsidR="00E238DB" w:rsidRPr="00C922AA" w:rsidRDefault="00C922AA" w:rsidP="00E238DB">
            <w:pPr>
              <w:pStyle w:val="ListParagraph"/>
              <w:numPr>
                <w:ilvl w:val="0"/>
                <w:numId w:val="0"/>
              </w:numPr>
              <w:rPr>
                <w:ins w:id="1439" w:author="Angga Dwinanto" w:date="2023-05-15T16:45:00Z"/>
                <w:noProof/>
                <w:sz w:val="22"/>
                <w:lang w:val="en-US"/>
                <w:rPrChange w:id="1440" w:author="Angga Dwinanto" w:date="2023-05-15T16:50:00Z">
                  <w:rPr>
                    <w:ins w:id="1441" w:author="Angga Dwinanto" w:date="2023-05-15T16:45:00Z"/>
                    <w:noProof/>
                    <w:sz w:val="22"/>
                  </w:rPr>
                </w:rPrChange>
              </w:rPr>
            </w:pPr>
            <w:ins w:id="1442" w:author="Angga Dwinanto" w:date="2023-05-15T16:50:00Z">
              <w:r>
                <w:rPr>
                  <w:noProof/>
                  <w:sz w:val="22"/>
                  <w:lang w:val="en-US"/>
                </w:rPr>
                <w:t>CCRT Susulan</w:t>
              </w:r>
            </w:ins>
          </w:p>
        </w:tc>
        <w:tc>
          <w:tcPr>
            <w:tcW w:w="3007" w:type="dxa"/>
          </w:tcPr>
          <w:p w14:paraId="41AACE83" w14:textId="77777777" w:rsidR="00E238DB" w:rsidRDefault="00C922AA" w:rsidP="00E238DB">
            <w:pPr>
              <w:pStyle w:val="ListParagraph"/>
              <w:numPr>
                <w:ilvl w:val="0"/>
                <w:numId w:val="0"/>
              </w:numPr>
              <w:rPr>
                <w:ins w:id="1443" w:author="Angga Dwinanto" w:date="2023-05-15T17:00:00Z"/>
                <w:noProof/>
                <w:sz w:val="22"/>
                <w:lang w:val="en-US"/>
              </w:rPr>
            </w:pPr>
            <w:ins w:id="1444" w:author="Angga Dwinanto" w:date="2023-05-15T16:51:00Z">
              <w:r>
                <w:rPr>
                  <w:noProof/>
                  <w:sz w:val="22"/>
                  <w:lang w:val="en-US"/>
                </w:rPr>
                <w:t>D</w:t>
              </w:r>
            </w:ins>
            <w:ins w:id="1445" w:author="Angga Dwinanto" w:date="2023-05-15T16:50:00Z">
              <w:r>
                <w:rPr>
                  <w:noProof/>
                  <w:sz w:val="22"/>
                  <w:lang w:val="en-US"/>
                </w:rPr>
                <w:t>okumen sudah lengkap</w:t>
              </w:r>
            </w:ins>
            <w:ins w:id="1446" w:author="Angga Dwinanto" w:date="2023-05-15T17:00:00Z">
              <w:r w:rsidR="00F26038">
                <w:rPr>
                  <w:noProof/>
                  <w:sz w:val="22"/>
                  <w:lang w:val="en-US"/>
                </w:rPr>
                <w:t>,</w:t>
              </w:r>
            </w:ins>
          </w:p>
          <w:p w14:paraId="50C14F11" w14:textId="69135C68" w:rsidR="00F26038" w:rsidRPr="00C922AA" w:rsidRDefault="00F26038">
            <w:pPr>
              <w:pStyle w:val="ListParagraph"/>
              <w:numPr>
                <w:ilvl w:val="0"/>
                <w:numId w:val="0"/>
              </w:numPr>
              <w:rPr>
                <w:ins w:id="1447" w:author="Angga Dwinanto" w:date="2023-05-15T16:45:00Z"/>
                <w:noProof/>
                <w:sz w:val="22"/>
                <w:lang w:val="en-US"/>
                <w:rPrChange w:id="1448" w:author="Angga Dwinanto" w:date="2023-05-15T16:50:00Z">
                  <w:rPr>
                    <w:ins w:id="1449" w:author="Angga Dwinanto" w:date="2023-05-15T16:45:00Z"/>
                    <w:noProof/>
                    <w:sz w:val="22"/>
                  </w:rPr>
                </w:rPrChange>
              </w:rPr>
            </w:pPr>
            <w:ins w:id="1450" w:author="Angga Dwinanto" w:date="2023-05-15T17:00:00Z">
              <w:r>
                <w:rPr>
                  <w:noProof/>
                  <w:sz w:val="22"/>
                  <w:lang w:val="en-US"/>
                </w:rPr>
                <w:t>Persetujua</w:t>
              </w:r>
            </w:ins>
            <w:ins w:id="1451" w:author="Darwin Halomoan Siregar" w:date="2023-06-23T10:01:00Z">
              <w:r w:rsidR="00DF3838">
                <w:rPr>
                  <w:noProof/>
                  <w:sz w:val="22"/>
                  <w:lang w:val="en-US"/>
                </w:rPr>
                <w:t>n D3 C</w:t>
              </w:r>
            </w:ins>
            <w:ins w:id="1452" w:author="Angga Dwinanto" w:date="2023-05-15T17:00:00Z">
              <w:del w:id="1453" w:author="Darwin Halomoan Siregar" w:date="2023-06-23T10:01:00Z">
                <w:r w:rsidDel="00DF3838">
                  <w:rPr>
                    <w:noProof/>
                    <w:sz w:val="22"/>
                    <w:lang w:val="en-US"/>
                  </w:rPr>
                  <w:delText>n C</w:delText>
                </w:r>
              </w:del>
              <w:r>
                <w:rPr>
                  <w:noProof/>
                  <w:sz w:val="22"/>
                  <w:lang w:val="en-US"/>
                </w:rPr>
                <w:t>hange Management</w:t>
              </w:r>
              <w:del w:id="1454" w:author="Darwin Halomoan Siregar" w:date="2023-06-23T10:01:00Z">
                <w:r w:rsidDel="00DF3838">
                  <w:rPr>
                    <w:noProof/>
                    <w:sz w:val="22"/>
                    <w:lang w:val="en-US"/>
                  </w:rPr>
                  <w:delText xml:space="preserve"> Head</w:delText>
                </w:r>
              </w:del>
            </w:ins>
          </w:p>
        </w:tc>
      </w:tr>
      <w:tr w:rsidR="00C922AA" w14:paraId="109E8D62" w14:textId="77777777" w:rsidTr="00E238DB">
        <w:trPr>
          <w:ins w:id="1455" w:author="Angga Dwinanto" w:date="2023-05-15T16:51:00Z"/>
        </w:trPr>
        <w:tc>
          <w:tcPr>
            <w:tcW w:w="3006" w:type="dxa"/>
          </w:tcPr>
          <w:p w14:paraId="4C223AC0" w14:textId="77777777" w:rsidR="00C922AA" w:rsidRDefault="00C922AA" w:rsidP="00E238DB">
            <w:pPr>
              <w:pStyle w:val="ListParagraph"/>
              <w:numPr>
                <w:ilvl w:val="0"/>
                <w:numId w:val="0"/>
              </w:numPr>
              <w:rPr>
                <w:ins w:id="1456" w:author="Angga Dwinanto" w:date="2023-05-15T16:51:00Z"/>
                <w:noProof/>
                <w:sz w:val="22"/>
                <w:lang w:val="en-US"/>
              </w:rPr>
            </w:pPr>
            <w:ins w:id="1457" w:author="Angga Dwinanto" w:date="2023-05-15T16:51:00Z">
              <w:r>
                <w:rPr>
                  <w:noProof/>
                  <w:sz w:val="22"/>
                  <w:lang w:val="en-US"/>
                </w:rPr>
                <w:t>Hari H selama CCRT</w:t>
              </w:r>
            </w:ins>
          </w:p>
        </w:tc>
        <w:tc>
          <w:tcPr>
            <w:tcW w:w="3006" w:type="dxa"/>
          </w:tcPr>
          <w:p w14:paraId="5834AF6A" w14:textId="77777777" w:rsidR="00C922AA" w:rsidRDefault="00C922AA" w:rsidP="00E238DB">
            <w:pPr>
              <w:pStyle w:val="ListParagraph"/>
              <w:numPr>
                <w:ilvl w:val="0"/>
                <w:numId w:val="0"/>
              </w:numPr>
              <w:rPr>
                <w:ins w:id="1458" w:author="Angga Dwinanto" w:date="2023-05-15T16:51:00Z"/>
                <w:noProof/>
                <w:sz w:val="22"/>
                <w:lang w:val="en-US"/>
              </w:rPr>
            </w:pPr>
            <w:ins w:id="1459" w:author="Angga Dwinanto" w:date="2023-05-15T16:52:00Z">
              <w:r>
                <w:rPr>
                  <w:noProof/>
                  <w:sz w:val="22"/>
                  <w:lang w:val="en-US"/>
                </w:rPr>
                <w:t>CCRT Susulan</w:t>
              </w:r>
            </w:ins>
          </w:p>
        </w:tc>
        <w:tc>
          <w:tcPr>
            <w:tcW w:w="3007" w:type="dxa"/>
          </w:tcPr>
          <w:p w14:paraId="783A6346" w14:textId="77777777" w:rsidR="00C922AA" w:rsidRDefault="00C922AA" w:rsidP="00E238DB">
            <w:pPr>
              <w:pStyle w:val="ListParagraph"/>
              <w:numPr>
                <w:ilvl w:val="0"/>
                <w:numId w:val="0"/>
              </w:numPr>
              <w:rPr>
                <w:ins w:id="1460" w:author="Angga Dwinanto" w:date="2023-05-15T16:58:00Z"/>
                <w:noProof/>
                <w:sz w:val="22"/>
                <w:lang w:val="en-US"/>
              </w:rPr>
            </w:pPr>
            <w:ins w:id="1461" w:author="Angga Dwinanto" w:date="2023-05-15T16:52:00Z">
              <w:r>
                <w:rPr>
                  <w:noProof/>
                  <w:sz w:val="22"/>
                  <w:lang w:val="en-US"/>
                </w:rPr>
                <w:t>Persetujuan</w:t>
              </w:r>
            </w:ins>
            <w:ins w:id="1462" w:author="Angga Dwinanto" w:date="2023-05-15T16:58:00Z">
              <w:r>
                <w:rPr>
                  <w:noProof/>
                  <w:sz w:val="22"/>
                  <w:lang w:val="en-US"/>
                </w:rPr>
                <w:t>:</w:t>
              </w:r>
            </w:ins>
          </w:p>
          <w:p w14:paraId="72FF789A" w14:textId="77777777" w:rsidR="00C922AA" w:rsidRDefault="00C922AA" w:rsidP="00E238DB">
            <w:pPr>
              <w:pStyle w:val="ListParagraph"/>
              <w:numPr>
                <w:ilvl w:val="0"/>
                <w:numId w:val="0"/>
              </w:numPr>
              <w:rPr>
                <w:ins w:id="1463" w:author="Angga Dwinanto" w:date="2023-05-15T16:59:00Z"/>
                <w:noProof/>
                <w:sz w:val="22"/>
                <w:lang w:val="en-US"/>
              </w:rPr>
            </w:pPr>
            <w:ins w:id="1464" w:author="Angga Dwinanto" w:date="2023-05-15T16:58:00Z">
              <w:r>
                <w:rPr>
                  <w:noProof/>
                  <w:sz w:val="22"/>
                  <w:lang w:val="en-US"/>
                </w:rPr>
                <w:t>-</w:t>
              </w:r>
            </w:ins>
            <w:ins w:id="1465" w:author="Angga Dwinanto" w:date="2023-05-15T16:52:00Z">
              <w:r>
                <w:rPr>
                  <w:noProof/>
                  <w:sz w:val="22"/>
                  <w:lang w:val="en-US"/>
                </w:rPr>
                <w:t xml:space="preserve"> GH Developer</w:t>
              </w:r>
            </w:ins>
          </w:p>
          <w:p w14:paraId="4DC295AB" w14:textId="2ECBD53B" w:rsidR="00C922AA" w:rsidRDefault="00C922AA">
            <w:pPr>
              <w:pStyle w:val="ListParagraph"/>
              <w:numPr>
                <w:ilvl w:val="0"/>
                <w:numId w:val="0"/>
              </w:numPr>
              <w:rPr>
                <w:ins w:id="1466" w:author="Angga Dwinanto" w:date="2023-05-15T16:59:00Z"/>
                <w:noProof/>
                <w:sz w:val="22"/>
                <w:lang w:val="en-US"/>
              </w:rPr>
            </w:pPr>
            <w:ins w:id="1467" w:author="Angga Dwinanto" w:date="2023-05-15T16:59:00Z">
              <w:r>
                <w:rPr>
                  <w:noProof/>
                  <w:sz w:val="22"/>
                  <w:lang w:val="en-US"/>
                </w:rPr>
                <w:t xml:space="preserve">- </w:t>
              </w:r>
            </w:ins>
            <w:commentRangeStart w:id="1468"/>
            <w:commentRangeStart w:id="1469"/>
            <w:commentRangeStart w:id="1470"/>
            <w:ins w:id="1471" w:author="Angga Dwinanto" w:date="2023-05-15T16:58:00Z">
              <w:r>
                <w:rPr>
                  <w:noProof/>
                  <w:sz w:val="22"/>
                  <w:lang w:val="en-US"/>
                </w:rPr>
                <w:t xml:space="preserve">GH </w:t>
              </w:r>
            </w:ins>
            <w:ins w:id="1472" w:author="Darwin Halomoan Siregar" w:date="2023-06-22T10:44:00Z">
              <w:r w:rsidR="00B77A20">
                <w:rPr>
                  <w:noProof/>
                  <w:sz w:val="22"/>
                  <w:lang w:val="en-US"/>
                </w:rPr>
                <w:t>Project Office</w:t>
              </w:r>
            </w:ins>
            <w:commentRangeEnd w:id="1470"/>
            <w:r w:rsidR="007E05FB">
              <w:rPr>
                <w:rStyle w:val="CommentReference"/>
                <w:lang w:val="en-US"/>
              </w:rPr>
              <w:commentReference w:id="1470"/>
            </w:r>
            <w:ins w:id="1473" w:author="Angga Dwinanto" w:date="2023-05-15T16:57:00Z">
              <w:del w:id="1474" w:author="Darwin Halomoan Siregar" w:date="2023-06-21T19:24:00Z">
                <w:r w:rsidDel="00513BEA">
                  <w:rPr>
                    <w:noProof/>
                    <w:sz w:val="22"/>
                    <w:lang w:val="en-US"/>
                  </w:rPr>
                  <w:delText>Project</w:delText>
                </w:r>
              </w:del>
            </w:ins>
            <w:ins w:id="1475" w:author="Angga Dwinanto" w:date="2023-05-15T16:58:00Z">
              <w:del w:id="1476" w:author="Darwin Halomoan Siregar" w:date="2023-06-21T19:24:00Z">
                <w:r w:rsidDel="00513BEA">
                  <w:rPr>
                    <w:noProof/>
                    <w:sz w:val="22"/>
                    <w:lang w:val="en-US"/>
                  </w:rPr>
                  <w:delText xml:space="preserve"> Office</w:delText>
                </w:r>
              </w:del>
            </w:ins>
            <w:commentRangeEnd w:id="1468"/>
            <w:del w:id="1477" w:author="Darwin Halomoan Siregar" w:date="2023-06-21T19:24:00Z">
              <w:r w:rsidR="00F7322E" w:rsidDel="00513BEA">
                <w:rPr>
                  <w:rStyle w:val="CommentReference"/>
                  <w:lang w:val="en-US"/>
                </w:rPr>
                <w:commentReference w:id="1468"/>
              </w:r>
              <w:commentRangeEnd w:id="1469"/>
              <w:r w:rsidR="00513BEA" w:rsidDel="00513BEA">
                <w:rPr>
                  <w:rStyle w:val="CommentReference"/>
                  <w:lang w:val="en-US"/>
                </w:rPr>
                <w:commentReference w:id="1469"/>
              </w:r>
            </w:del>
          </w:p>
          <w:p w14:paraId="3CF4A65A" w14:textId="77777777" w:rsidR="00C922AA" w:rsidRDefault="00C922AA">
            <w:pPr>
              <w:pStyle w:val="ListParagraph"/>
              <w:numPr>
                <w:ilvl w:val="0"/>
                <w:numId w:val="0"/>
              </w:numPr>
              <w:rPr>
                <w:ins w:id="1478" w:author="Angga Dwinanto" w:date="2023-05-15T16:51:00Z"/>
                <w:noProof/>
                <w:sz w:val="22"/>
                <w:lang w:val="en-US"/>
              </w:rPr>
            </w:pPr>
            <w:ins w:id="1479" w:author="Angga Dwinanto" w:date="2023-05-15T16:59:00Z">
              <w:r>
                <w:rPr>
                  <w:noProof/>
                  <w:sz w:val="22"/>
                  <w:lang w:val="en-US"/>
                </w:rPr>
                <w:t>-</w:t>
              </w:r>
            </w:ins>
            <w:ins w:id="1480" w:author="Angga Dwinanto" w:date="2023-05-15T16:52:00Z">
              <w:r>
                <w:rPr>
                  <w:noProof/>
                  <w:sz w:val="22"/>
                  <w:lang w:val="en-US"/>
                </w:rPr>
                <w:t xml:space="preserve"> D3 Change Management</w:t>
              </w:r>
            </w:ins>
          </w:p>
        </w:tc>
      </w:tr>
    </w:tbl>
    <w:p w14:paraId="2DA2B568" w14:textId="77777777" w:rsidR="00E238DB" w:rsidRPr="004C7321" w:rsidRDefault="00E238DB">
      <w:pPr>
        <w:pStyle w:val="ListParagraph"/>
        <w:numPr>
          <w:ilvl w:val="0"/>
          <w:numId w:val="0"/>
        </w:numPr>
        <w:ind w:left="720"/>
        <w:rPr>
          <w:noProof/>
          <w:sz w:val="22"/>
        </w:rPr>
        <w:pPrChange w:id="1481" w:author="Angga Dwinanto" w:date="2023-05-15T16:45:00Z">
          <w:pPr>
            <w:pStyle w:val="ListParagraph"/>
            <w:numPr>
              <w:numId w:val="108"/>
            </w:numPr>
            <w:ind w:left="720" w:hanging="360"/>
          </w:pPr>
        </w:pPrChange>
      </w:pPr>
    </w:p>
    <w:p w14:paraId="56161139" w14:textId="77777777" w:rsidR="00930DBD" w:rsidRPr="004C7321" w:rsidRDefault="00350E9E" w:rsidP="00F43AAD">
      <w:pPr>
        <w:pStyle w:val="ListParagraph"/>
        <w:numPr>
          <w:ilvl w:val="0"/>
          <w:numId w:val="108"/>
        </w:numPr>
        <w:rPr>
          <w:noProof/>
        </w:rPr>
      </w:pPr>
      <w:r w:rsidRPr="004C7321">
        <w:rPr>
          <w:noProof/>
        </w:rPr>
        <w:t xml:space="preserve">Kelengkapan dokumen </w:t>
      </w:r>
      <w:r w:rsidRPr="004C7321">
        <w:rPr>
          <w:i/>
          <w:noProof/>
        </w:rPr>
        <w:t>signoff</w:t>
      </w:r>
      <w:r w:rsidRPr="004C7321">
        <w:rPr>
          <w:noProof/>
        </w:rPr>
        <w:t xml:space="preserve"> untuk SIT/UAT </w:t>
      </w:r>
      <w:r w:rsidR="008F37F9" w:rsidRPr="004C7321">
        <w:rPr>
          <w:noProof/>
        </w:rPr>
        <w:t xml:space="preserve">yang akan </w:t>
      </w:r>
      <w:r w:rsidR="00964BBB" w:rsidRPr="004C7321">
        <w:rPr>
          <w:noProof/>
        </w:rPr>
        <w:t xml:space="preserve">didaftarkan pada </w:t>
      </w:r>
      <w:r w:rsidR="00F01848">
        <w:rPr>
          <w:noProof/>
        </w:rPr>
        <w:t>CCRT</w:t>
      </w:r>
      <w:r w:rsidR="002A24EC" w:rsidRPr="004C7321">
        <w:rPr>
          <w:noProof/>
        </w:rPr>
        <w:t xml:space="preserve"> minimal</w:t>
      </w:r>
      <w:r w:rsidR="003D6BC7" w:rsidRPr="004C7321">
        <w:rPr>
          <w:noProof/>
        </w:rPr>
        <w:t xml:space="preserve"> sudah </w:t>
      </w:r>
      <w:r w:rsidR="00A85A3E">
        <w:rPr>
          <w:noProof/>
          <w:lang w:val="en-US"/>
        </w:rPr>
        <w:t xml:space="preserve">mendapatkan konfirmasi dari </w:t>
      </w:r>
      <w:r w:rsidR="003D6BC7" w:rsidRPr="004C7321">
        <w:rPr>
          <w:noProof/>
        </w:rPr>
        <w:t>D3</w:t>
      </w:r>
      <w:r w:rsidR="00A85A3E">
        <w:rPr>
          <w:noProof/>
          <w:lang w:val="en-US"/>
        </w:rPr>
        <w:t>-Unit</w:t>
      </w:r>
      <w:r w:rsidR="003D6BC7" w:rsidRPr="004C7321">
        <w:rPr>
          <w:noProof/>
        </w:rPr>
        <w:t xml:space="preserve"> bagian </w:t>
      </w:r>
      <w:r w:rsidR="003D6BC7" w:rsidRPr="004C7321">
        <w:rPr>
          <w:i/>
          <w:noProof/>
        </w:rPr>
        <w:t>testing</w:t>
      </w:r>
      <w:r w:rsidR="003D6BC7" w:rsidRPr="004C7321">
        <w:rPr>
          <w:noProof/>
        </w:rPr>
        <w:t xml:space="preserve"> terkait</w:t>
      </w:r>
      <w:r w:rsidR="00A85A3E">
        <w:rPr>
          <w:noProof/>
          <w:lang w:val="en-US"/>
        </w:rPr>
        <w:t xml:space="preserve"> bahwa testing sudah berhasil dilakukan</w:t>
      </w:r>
      <w:r w:rsidR="00EF3709" w:rsidRPr="004C7321">
        <w:rPr>
          <w:noProof/>
        </w:rPr>
        <w:t>.</w:t>
      </w:r>
      <w:r w:rsidR="00A85A3E">
        <w:rPr>
          <w:noProof/>
          <w:lang w:val="en-US"/>
        </w:rPr>
        <w:t xml:space="preserve"> </w:t>
      </w:r>
      <w:r w:rsidR="00EF3709" w:rsidRPr="004C7321">
        <w:rPr>
          <w:noProof/>
        </w:rPr>
        <w:t>Untuk kemudian dilengkapi sesuai dengan matri</w:t>
      </w:r>
      <w:r w:rsidR="00A932EC" w:rsidRPr="004C7321">
        <w:rPr>
          <w:noProof/>
        </w:rPr>
        <w:t>k</w:t>
      </w:r>
      <w:r w:rsidR="00EF3709" w:rsidRPr="004C7321">
        <w:rPr>
          <w:noProof/>
        </w:rPr>
        <w:t xml:space="preserve"> persetujuan ITPDLC sebelum aktiftas </w:t>
      </w:r>
      <w:r w:rsidR="00EF3709" w:rsidRPr="004C7321">
        <w:rPr>
          <w:i/>
          <w:noProof/>
        </w:rPr>
        <w:t>promote</w:t>
      </w:r>
      <w:r w:rsidR="00EF3709" w:rsidRPr="004C7321">
        <w:rPr>
          <w:noProof/>
        </w:rPr>
        <w:t xml:space="preserve"> dilakukan.</w:t>
      </w:r>
    </w:p>
    <w:p w14:paraId="279FAB9F" w14:textId="77777777" w:rsidR="003D6BC7" w:rsidRPr="004C7321" w:rsidRDefault="00003FD0" w:rsidP="00F43AAD">
      <w:pPr>
        <w:pStyle w:val="ListParagraph"/>
        <w:numPr>
          <w:ilvl w:val="0"/>
          <w:numId w:val="108"/>
        </w:numPr>
        <w:rPr>
          <w:noProof/>
        </w:rPr>
      </w:pPr>
      <w:r w:rsidRPr="004C7321">
        <w:rPr>
          <w:noProof/>
        </w:rPr>
        <w:t>Dokumen yang di</w:t>
      </w:r>
      <w:r w:rsidR="00456F3A" w:rsidRPr="004C7321">
        <w:rPr>
          <w:noProof/>
        </w:rPr>
        <w:t xml:space="preserve"> </w:t>
      </w:r>
      <w:r w:rsidRPr="004C7321">
        <w:rPr>
          <w:i/>
          <w:noProof/>
        </w:rPr>
        <w:t>upload</w:t>
      </w:r>
      <w:r w:rsidRPr="004C7321">
        <w:rPr>
          <w:noProof/>
        </w:rPr>
        <w:t xml:space="preserve"> pada aplikasi </w:t>
      </w:r>
      <w:r w:rsidR="00F573D7" w:rsidRPr="004C7321">
        <w:rPr>
          <w:i/>
          <w:noProof/>
        </w:rPr>
        <w:t>C</w:t>
      </w:r>
      <w:r w:rsidRPr="004C7321">
        <w:rPr>
          <w:i/>
          <w:noProof/>
        </w:rPr>
        <w:t xml:space="preserve">hange </w:t>
      </w:r>
      <w:r w:rsidR="00F573D7" w:rsidRPr="004C7321">
        <w:rPr>
          <w:i/>
          <w:noProof/>
        </w:rPr>
        <w:t>M</w:t>
      </w:r>
      <w:r w:rsidRPr="004C7321">
        <w:rPr>
          <w:i/>
          <w:noProof/>
        </w:rPr>
        <w:t>anagement</w:t>
      </w:r>
      <w:r w:rsidRPr="004C7321">
        <w:rPr>
          <w:noProof/>
        </w:rPr>
        <w:t xml:space="preserve"> tidak berisi data sensitive mengacu kepada kebijakan keamanan informasi dan klasifikasi data.</w:t>
      </w:r>
    </w:p>
    <w:p w14:paraId="3387CC87" w14:textId="77777777" w:rsidR="00CA0245" w:rsidRPr="004C7321" w:rsidRDefault="00CA0245" w:rsidP="00F43AAD">
      <w:pPr>
        <w:pStyle w:val="ListParagraph"/>
        <w:numPr>
          <w:ilvl w:val="0"/>
          <w:numId w:val="108"/>
        </w:numPr>
        <w:rPr>
          <w:noProof/>
          <w:color w:val="000000"/>
          <w:lang w:eastAsia="x-none"/>
        </w:rPr>
      </w:pPr>
      <w:r w:rsidRPr="004C7321">
        <w:rPr>
          <w:noProof/>
        </w:rPr>
        <w:t>RFC</w:t>
      </w:r>
      <w:r w:rsidR="00132838" w:rsidRPr="004C7321">
        <w:rPr>
          <w:noProof/>
        </w:rPr>
        <w:t xml:space="preserve"> </w:t>
      </w:r>
      <w:r w:rsidR="00132838" w:rsidRPr="004C7321">
        <w:rPr>
          <w:i/>
          <w:noProof/>
        </w:rPr>
        <w:t xml:space="preserve">testing only adalah RFC </w:t>
      </w:r>
      <w:r w:rsidRPr="004C7321">
        <w:rPr>
          <w:noProof/>
        </w:rPr>
        <w:t xml:space="preserve">yang tidak diperlukan implementasi, tetapi diperlukan sebagai syarat </w:t>
      </w:r>
      <w:r w:rsidRPr="004C7321">
        <w:rPr>
          <w:i/>
          <w:noProof/>
        </w:rPr>
        <w:t>testing</w:t>
      </w:r>
      <w:r w:rsidR="00811C14">
        <w:rPr>
          <w:noProof/>
        </w:rPr>
        <w:t xml:space="preserve"> regresi (UAT</w:t>
      </w:r>
      <w:r w:rsidRPr="004C7321">
        <w:rPr>
          <w:noProof/>
        </w:rPr>
        <w:t xml:space="preserve">) </w:t>
      </w:r>
      <w:r w:rsidR="00750603" w:rsidRPr="004C7321">
        <w:rPr>
          <w:noProof/>
        </w:rPr>
        <w:t>saja</w:t>
      </w:r>
      <w:r w:rsidR="00132838" w:rsidRPr="004C7321">
        <w:rPr>
          <w:noProof/>
        </w:rPr>
        <w:t xml:space="preserve">, dalam pelaksanaan </w:t>
      </w:r>
      <w:r w:rsidRPr="004C7321">
        <w:rPr>
          <w:noProof/>
        </w:rPr>
        <w:t xml:space="preserve">tidak </w:t>
      </w:r>
      <w:r w:rsidR="00132838" w:rsidRPr="004C7321">
        <w:rPr>
          <w:noProof/>
        </w:rPr>
        <w:t>di</w:t>
      </w:r>
      <w:r w:rsidRPr="004C7321">
        <w:rPr>
          <w:noProof/>
        </w:rPr>
        <w:t>perlu</w:t>
      </w:r>
      <w:r w:rsidR="00132838" w:rsidRPr="004C7321">
        <w:rPr>
          <w:noProof/>
        </w:rPr>
        <w:t>kan</w:t>
      </w:r>
      <w:r w:rsidRPr="004C7321">
        <w:rPr>
          <w:noProof/>
        </w:rPr>
        <w:t xml:space="preserve"> </w:t>
      </w:r>
      <w:r w:rsidR="00F01848">
        <w:rPr>
          <w:noProof/>
        </w:rPr>
        <w:t>CCRT</w:t>
      </w:r>
      <w:r w:rsidRPr="004C7321">
        <w:rPr>
          <w:noProof/>
        </w:rPr>
        <w:t>.</w:t>
      </w:r>
    </w:p>
    <w:p w14:paraId="7BBE21BE" w14:textId="77777777" w:rsidR="00132838" w:rsidRPr="004C7321" w:rsidRDefault="00BB0D7C" w:rsidP="00F43AAD">
      <w:pPr>
        <w:pStyle w:val="ListParagraph"/>
        <w:numPr>
          <w:ilvl w:val="0"/>
          <w:numId w:val="108"/>
        </w:numPr>
        <w:rPr>
          <w:noProof/>
        </w:rPr>
      </w:pPr>
      <w:r w:rsidRPr="004C7321">
        <w:rPr>
          <w:noProof/>
        </w:rPr>
        <w:t xml:space="preserve">Untuk </w:t>
      </w:r>
      <w:r w:rsidR="00132838" w:rsidRPr="004C7321">
        <w:rPr>
          <w:noProof/>
        </w:rPr>
        <w:t>RFC</w:t>
      </w:r>
      <w:r w:rsidRPr="004C7321">
        <w:rPr>
          <w:noProof/>
        </w:rPr>
        <w:t xml:space="preserve"> yang diperlukan testing/UAT wajib melalui proses </w:t>
      </w:r>
      <w:r w:rsidR="00F01848">
        <w:rPr>
          <w:noProof/>
        </w:rPr>
        <w:t>CCRT</w:t>
      </w:r>
      <w:r w:rsidRPr="004C7321">
        <w:rPr>
          <w:noProof/>
        </w:rPr>
        <w:t xml:space="preserve"> walaupun perubahannya hanya parameter saja</w:t>
      </w:r>
      <w:r w:rsidR="00702EC0" w:rsidRPr="004C7321">
        <w:rPr>
          <w:noProof/>
        </w:rPr>
        <w:t>, kecuali yang sudah terdaftar pada tabel standard changes.</w:t>
      </w:r>
    </w:p>
    <w:p w14:paraId="482179E6" w14:textId="77777777" w:rsidR="00D739DB" w:rsidRPr="004C7321" w:rsidRDefault="00D739DB">
      <w:pPr>
        <w:pStyle w:val="Heading2"/>
        <w:rPr>
          <w:noProof/>
          <w:lang w:val="id-ID"/>
        </w:rPr>
      </w:pPr>
      <w:bookmarkStart w:id="1482" w:name="_Toc138170993"/>
      <w:r w:rsidRPr="004C7321">
        <w:rPr>
          <w:noProof/>
          <w:lang w:val="id-ID"/>
        </w:rPr>
        <w:t xml:space="preserve">Ketentuan Pelaksanaan </w:t>
      </w:r>
      <w:r w:rsidR="002B5204" w:rsidRPr="004C7321">
        <w:rPr>
          <w:noProof/>
          <w:lang w:val="id-ID"/>
        </w:rPr>
        <w:t>Change Evaluation</w:t>
      </w:r>
      <w:r w:rsidR="00606A6B" w:rsidRPr="004C7321">
        <w:rPr>
          <w:noProof/>
          <w:lang w:val="id-ID"/>
        </w:rPr>
        <w:t xml:space="preserve"> dan Coordination</w:t>
      </w:r>
      <w:bookmarkEnd w:id="1482"/>
      <w:r w:rsidR="00606A6B" w:rsidRPr="004C7321">
        <w:rPr>
          <w:noProof/>
          <w:lang w:val="id-ID"/>
        </w:rPr>
        <w:t xml:space="preserve"> </w:t>
      </w:r>
    </w:p>
    <w:bookmarkEnd w:id="1391"/>
    <w:p w14:paraId="474E3A68" w14:textId="77777777" w:rsidR="00877A07" w:rsidRPr="004C7321" w:rsidRDefault="001C3375" w:rsidP="00F43AAD">
      <w:pPr>
        <w:pStyle w:val="ListParagraph"/>
        <w:numPr>
          <w:ilvl w:val="0"/>
          <w:numId w:val="9"/>
        </w:numPr>
        <w:ind w:left="720"/>
        <w:rPr>
          <w:noProof/>
        </w:rPr>
      </w:pPr>
      <w:r w:rsidRPr="004C7321">
        <w:rPr>
          <w:noProof/>
        </w:rPr>
        <w:t xml:space="preserve">Melakukan pemeriksaan dokumen yang </w:t>
      </w:r>
      <w:r w:rsidR="00E8304F" w:rsidRPr="004C7321">
        <w:rPr>
          <w:noProof/>
        </w:rPr>
        <w:t xml:space="preserve">ada pada aplikasi </w:t>
      </w:r>
      <w:r w:rsidR="001E71F4">
        <w:rPr>
          <w:noProof/>
          <w:lang w:val="en-US"/>
        </w:rPr>
        <w:t>Service Desk Management Tools</w:t>
      </w:r>
      <w:r w:rsidR="00E8304F" w:rsidRPr="004C7321">
        <w:rPr>
          <w:noProof/>
        </w:rPr>
        <w:t xml:space="preserve">. </w:t>
      </w:r>
    </w:p>
    <w:p w14:paraId="1F23770F" w14:textId="77777777" w:rsidR="00606A6B" w:rsidRPr="004C7321" w:rsidRDefault="00606A6B" w:rsidP="00F43AAD">
      <w:pPr>
        <w:pStyle w:val="ListParagraph"/>
        <w:numPr>
          <w:ilvl w:val="0"/>
          <w:numId w:val="9"/>
        </w:numPr>
        <w:ind w:left="720"/>
        <w:rPr>
          <w:strike/>
          <w:noProof/>
        </w:rPr>
      </w:pPr>
      <w:r w:rsidRPr="004C7321">
        <w:rPr>
          <w:noProof/>
        </w:rPr>
        <w:t xml:space="preserve">RFC yang didaftarkan pada </w:t>
      </w:r>
      <w:r w:rsidR="00F01848">
        <w:rPr>
          <w:noProof/>
        </w:rPr>
        <w:t>CCRT</w:t>
      </w:r>
      <w:r w:rsidRPr="004C7321">
        <w:rPr>
          <w:noProof/>
        </w:rPr>
        <w:t xml:space="preserve"> dokumen</w:t>
      </w:r>
      <w:r w:rsidR="00F573D7" w:rsidRPr="004C7321">
        <w:rPr>
          <w:noProof/>
        </w:rPr>
        <w:t xml:space="preserve"> dan </w:t>
      </w:r>
      <w:r w:rsidR="00F573D7" w:rsidRPr="004C7321">
        <w:rPr>
          <w:i/>
          <w:noProof/>
        </w:rPr>
        <w:t>task activity</w:t>
      </w:r>
      <w:r w:rsidR="00F573D7" w:rsidRPr="004C7321">
        <w:rPr>
          <w:noProof/>
        </w:rPr>
        <w:t xml:space="preserve"> pada aplikasi</w:t>
      </w:r>
      <w:r w:rsidR="001B4087">
        <w:rPr>
          <w:noProof/>
          <w:lang w:val="en-US"/>
        </w:rPr>
        <w:t xml:space="preserve"> Service Desk Management Tools</w:t>
      </w:r>
      <w:r w:rsidRPr="004C7321">
        <w:rPr>
          <w:noProof/>
        </w:rPr>
        <w:t xml:space="preserve"> sudah harus </w:t>
      </w:r>
      <w:r w:rsidR="002977C0" w:rsidRPr="004C7321">
        <w:rPr>
          <w:i/>
          <w:noProof/>
        </w:rPr>
        <w:t>completed</w:t>
      </w:r>
      <w:r w:rsidR="002977C0" w:rsidRPr="004C7321">
        <w:rPr>
          <w:noProof/>
        </w:rPr>
        <w:t xml:space="preserve"> </w:t>
      </w:r>
      <w:r w:rsidR="00014A67" w:rsidRPr="004C7321">
        <w:rPr>
          <w:noProof/>
        </w:rPr>
        <w:t xml:space="preserve">sebelum mengikuti </w:t>
      </w:r>
      <w:r w:rsidR="00014A67" w:rsidRPr="004C7321">
        <w:rPr>
          <w:i/>
          <w:noProof/>
        </w:rPr>
        <w:t>review</w:t>
      </w:r>
      <w:r w:rsidR="00014A67" w:rsidRPr="004C7321">
        <w:rPr>
          <w:noProof/>
        </w:rPr>
        <w:t xml:space="preserve"> RFC di </w:t>
      </w:r>
      <w:r w:rsidR="00F01848">
        <w:rPr>
          <w:noProof/>
        </w:rPr>
        <w:t>CCRT</w:t>
      </w:r>
      <w:r w:rsidR="001B4087">
        <w:rPr>
          <w:noProof/>
          <w:lang w:val="en-US"/>
        </w:rPr>
        <w:t>.</w:t>
      </w:r>
    </w:p>
    <w:p w14:paraId="2E9B34AB" w14:textId="77777777" w:rsidR="001201CB" w:rsidRPr="004C7321" w:rsidRDefault="004B1183" w:rsidP="00F43AAD">
      <w:pPr>
        <w:pStyle w:val="ListParagraph"/>
        <w:numPr>
          <w:ilvl w:val="0"/>
          <w:numId w:val="9"/>
        </w:numPr>
        <w:ind w:left="720"/>
        <w:rPr>
          <w:noProof/>
        </w:rPr>
      </w:pPr>
      <w:r w:rsidRPr="004C7321">
        <w:rPr>
          <w:noProof/>
        </w:rPr>
        <w:t>M</w:t>
      </w:r>
      <w:r w:rsidR="001201CB" w:rsidRPr="004C7321">
        <w:rPr>
          <w:noProof/>
        </w:rPr>
        <w:t xml:space="preserve">engirim undangan </w:t>
      </w:r>
      <w:r w:rsidRPr="004C7321">
        <w:rPr>
          <w:noProof/>
        </w:rPr>
        <w:t xml:space="preserve">pelaksanaan </w:t>
      </w:r>
      <w:r w:rsidR="00D028EB" w:rsidRPr="004C7321">
        <w:rPr>
          <w:noProof/>
        </w:rPr>
        <w:t xml:space="preserve">review RFC kepada </w:t>
      </w:r>
      <w:r w:rsidR="00620DE0" w:rsidRPr="004C7321">
        <w:rPr>
          <w:i/>
          <w:noProof/>
        </w:rPr>
        <w:t>member</w:t>
      </w:r>
      <w:r w:rsidR="00D028EB" w:rsidRPr="004C7321">
        <w:rPr>
          <w:noProof/>
        </w:rPr>
        <w:t xml:space="preserve"> </w:t>
      </w:r>
      <w:r w:rsidR="00F01848">
        <w:rPr>
          <w:noProof/>
        </w:rPr>
        <w:t>CCRT</w:t>
      </w:r>
      <w:r w:rsidR="001201CB" w:rsidRPr="004C7321">
        <w:rPr>
          <w:noProof/>
        </w:rPr>
        <w:t xml:space="preserve"> </w:t>
      </w:r>
      <w:r w:rsidR="00D028EB" w:rsidRPr="004C7321">
        <w:rPr>
          <w:noProof/>
        </w:rPr>
        <w:t xml:space="preserve">dan </w:t>
      </w:r>
      <w:r w:rsidR="001201CB" w:rsidRPr="004C7321">
        <w:rPr>
          <w:noProof/>
        </w:rPr>
        <w:t xml:space="preserve">pihak terkait H-1 </w:t>
      </w:r>
      <w:r w:rsidR="00B9398C" w:rsidRPr="004C7321">
        <w:rPr>
          <w:noProof/>
        </w:rPr>
        <w:t xml:space="preserve">(hari kerja) </w:t>
      </w:r>
      <w:r w:rsidR="001201CB" w:rsidRPr="004C7321">
        <w:rPr>
          <w:noProof/>
        </w:rPr>
        <w:t xml:space="preserve">setelah cut-off pendaftaran </w:t>
      </w:r>
      <w:r w:rsidR="00F01848">
        <w:rPr>
          <w:noProof/>
        </w:rPr>
        <w:t>CCRT</w:t>
      </w:r>
      <w:r w:rsidR="001201CB" w:rsidRPr="004C7321">
        <w:rPr>
          <w:noProof/>
        </w:rPr>
        <w:t xml:space="preserve">. </w:t>
      </w:r>
    </w:p>
    <w:p w14:paraId="13406322" w14:textId="77777777" w:rsidR="003B1F3D" w:rsidRPr="004C7321" w:rsidRDefault="009C4212" w:rsidP="00F43AAD">
      <w:pPr>
        <w:pStyle w:val="ListParagraph"/>
        <w:numPr>
          <w:ilvl w:val="0"/>
          <w:numId w:val="9"/>
        </w:numPr>
        <w:ind w:left="720"/>
        <w:rPr>
          <w:noProof/>
        </w:rPr>
      </w:pPr>
      <w:r w:rsidRPr="004C7321">
        <w:rPr>
          <w:noProof/>
        </w:rPr>
        <w:t xml:space="preserve">Hasil rekapitulasi RFC yang sudah di setujui </w:t>
      </w:r>
      <w:r w:rsidR="00683C78" w:rsidRPr="004C7321">
        <w:rPr>
          <w:i/>
          <w:noProof/>
        </w:rPr>
        <w:t xml:space="preserve">member </w:t>
      </w:r>
      <w:r w:rsidR="00F01848">
        <w:rPr>
          <w:noProof/>
        </w:rPr>
        <w:t>CCRT</w:t>
      </w:r>
      <w:r w:rsidRPr="004C7321">
        <w:rPr>
          <w:noProof/>
        </w:rPr>
        <w:t xml:space="preserve"> akan disampaikan kepeserta </w:t>
      </w:r>
      <w:r w:rsidR="00F01848">
        <w:rPr>
          <w:noProof/>
        </w:rPr>
        <w:t>CCRT</w:t>
      </w:r>
      <w:r w:rsidRPr="004C7321">
        <w:rPr>
          <w:noProof/>
        </w:rPr>
        <w:t xml:space="preserve"> </w:t>
      </w:r>
      <w:r w:rsidR="000B4BE7" w:rsidRPr="004C7321">
        <w:rPr>
          <w:noProof/>
        </w:rPr>
        <w:t xml:space="preserve">pada </w:t>
      </w:r>
      <w:r w:rsidR="00EA0B9B" w:rsidRPr="004C7321">
        <w:rPr>
          <w:noProof/>
        </w:rPr>
        <w:t>H+1</w:t>
      </w:r>
      <w:r w:rsidR="00B9398C" w:rsidRPr="004C7321">
        <w:rPr>
          <w:noProof/>
        </w:rPr>
        <w:t xml:space="preserve"> (hari kerja)</w:t>
      </w:r>
      <w:r w:rsidR="00EA03A5">
        <w:rPr>
          <w:noProof/>
          <w:lang w:val="en-US"/>
        </w:rPr>
        <w:t xml:space="preserve"> oleh tim System Change Management.</w:t>
      </w:r>
    </w:p>
    <w:p w14:paraId="2827CF1E" w14:textId="77777777" w:rsidR="00B0173C" w:rsidRPr="00AD06C0" w:rsidRDefault="00724817" w:rsidP="00F43AAD">
      <w:pPr>
        <w:pStyle w:val="ListParagraph"/>
        <w:numPr>
          <w:ilvl w:val="0"/>
          <w:numId w:val="9"/>
        </w:numPr>
        <w:ind w:left="720"/>
        <w:rPr>
          <w:ins w:id="1483" w:author="Angga Dwinanto" w:date="2023-06-14T11:57:00Z"/>
          <w:noProof/>
          <w:rPrChange w:id="1484" w:author="Angga Dwinanto" w:date="2023-06-14T11:57:00Z">
            <w:rPr>
              <w:ins w:id="1485" w:author="Angga Dwinanto" w:date="2023-06-14T11:57:00Z"/>
              <w:noProof/>
              <w:lang w:val="en-US"/>
            </w:rPr>
          </w:rPrChange>
        </w:rPr>
      </w:pPr>
      <w:r w:rsidRPr="004C7321">
        <w:rPr>
          <w:noProof/>
        </w:rPr>
        <w:t>T</w:t>
      </w:r>
      <w:r w:rsidR="00B0173C" w:rsidRPr="004C7321">
        <w:rPr>
          <w:noProof/>
        </w:rPr>
        <w:t xml:space="preserve">erkait RFC yang akan </w:t>
      </w:r>
      <w:r w:rsidRPr="004C7321">
        <w:rPr>
          <w:noProof/>
        </w:rPr>
        <w:t xml:space="preserve">diajukan ke </w:t>
      </w:r>
      <w:r w:rsidR="00F01848">
        <w:rPr>
          <w:noProof/>
        </w:rPr>
        <w:t>CCRT</w:t>
      </w:r>
      <w:r w:rsidRPr="004C7321">
        <w:rPr>
          <w:noProof/>
        </w:rPr>
        <w:t xml:space="preserve"> yang membutuhkan konsultasi akan dibantu oleh </w:t>
      </w:r>
      <w:r w:rsidR="001B4087">
        <w:rPr>
          <w:noProof/>
          <w:lang w:val="en-US"/>
        </w:rPr>
        <w:t xml:space="preserve">tim System Change Management. </w:t>
      </w:r>
    </w:p>
    <w:p w14:paraId="1A417B7B" w14:textId="77777777" w:rsidR="00AD06C0" w:rsidRPr="004C7321" w:rsidDel="00AD06C0" w:rsidRDefault="00AD06C0">
      <w:pPr>
        <w:pStyle w:val="Heading2"/>
        <w:rPr>
          <w:del w:id="1486" w:author="Angga Dwinanto" w:date="2023-06-14T11:58:00Z"/>
          <w:noProof/>
        </w:rPr>
        <w:pPrChange w:id="1487" w:author="Zhafar Kartika Putra" w:date="2023-06-15T10:35:00Z">
          <w:pPr>
            <w:pStyle w:val="ListParagraph"/>
            <w:numPr>
              <w:numId w:val="9"/>
            </w:numPr>
            <w:ind w:left="720" w:hanging="360"/>
          </w:pPr>
        </w:pPrChange>
      </w:pPr>
      <w:bookmarkStart w:id="1488" w:name="_Toc138170994"/>
      <w:bookmarkEnd w:id="1488"/>
    </w:p>
    <w:p w14:paraId="5D2ADF65" w14:textId="77777777" w:rsidR="00567842" w:rsidRPr="004C7321" w:rsidRDefault="00567842">
      <w:pPr>
        <w:pStyle w:val="Heading2"/>
        <w:rPr>
          <w:noProof/>
          <w:lang w:val="id-ID"/>
        </w:rPr>
      </w:pPr>
      <w:bookmarkStart w:id="1489" w:name="_Toc59446625"/>
      <w:bookmarkStart w:id="1490" w:name="_Toc430359951"/>
      <w:bookmarkStart w:id="1491" w:name="_Toc138170995"/>
      <w:bookmarkEnd w:id="1489"/>
      <w:r w:rsidRPr="004C7321">
        <w:rPr>
          <w:noProof/>
          <w:lang w:val="id-ID"/>
        </w:rPr>
        <w:t xml:space="preserve">Ketentuan Pelaksanaan </w:t>
      </w:r>
      <w:bookmarkEnd w:id="1490"/>
      <w:r w:rsidR="00F01848">
        <w:rPr>
          <w:noProof/>
          <w:lang w:val="id-ID"/>
        </w:rPr>
        <w:t>CCRT</w:t>
      </w:r>
      <w:bookmarkEnd w:id="1491"/>
    </w:p>
    <w:p w14:paraId="50C90AFE" w14:textId="77777777" w:rsidR="006403EB" w:rsidRPr="004C7321" w:rsidRDefault="00C61CB6" w:rsidP="00195255">
      <w:pPr>
        <w:numPr>
          <w:ilvl w:val="0"/>
          <w:numId w:val="20"/>
        </w:numPr>
        <w:tabs>
          <w:tab w:val="left" w:pos="720"/>
        </w:tabs>
        <w:spacing w:before="60" w:after="60" w:line="23" w:lineRule="atLeast"/>
        <w:jc w:val="both"/>
        <w:rPr>
          <w:rFonts w:cs="Arial"/>
          <w:noProof/>
          <w:color w:val="000000"/>
          <w:lang w:val="id-ID" w:eastAsia="x-none"/>
        </w:rPr>
      </w:pPr>
      <w:r w:rsidRPr="004C7321">
        <w:rPr>
          <w:rFonts w:cs="Arial"/>
          <w:noProof/>
          <w:color w:val="000000"/>
          <w:lang w:val="id-ID" w:eastAsia="x-none"/>
        </w:rPr>
        <w:t xml:space="preserve">Setiap pelaksanaan </w:t>
      </w:r>
      <w:r w:rsidR="00F01848">
        <w:rPr>
          <w:rFonts w:cs="Arial"/>
          <w:noProof/>
          <w:color w:val="000000"/>
          <w:lang w:val="id-ID" w:eastAsia="x-none"/>
        </w:rPr>
        <w:t>CCRT</w:t>
      </w:r>
      <w:r w:rsidRPr="004C7321">
        <w:rPr>
          <w:rFonts w:cs="Arial"/>
          <w:noProof/>
          <w:color w:val="000000"/>
          <w:lang w:val="id-ID" w:eastAsia="x-none"/>
        </w:rPr>
        <w:t xml:space="preserve"> wajib memenuhi kuorum sesuai TOR </w:t>
      </w:r>
      <w:r w:rsidR="00F01848">
        <w:rPr>
          <w:rFonts w:cs="Arial"/>
          <w:noProof/>
          <w:color w:val="000000"/>
          <w:lang w:val="id-ID" w:eastAsia="x-none"/>
        </w:rPr>
        <w:t>CCRT</w:t>
      </w:r>
      <w:r w:rsidRPr="004C7321">
        <w:rPr>
          <w:rFonts w:cs="Arial"/>
          <w:noProof/>
          <w:color w:val="000000"/>
          <w:lang w:val="id-ID" w:eastAsia="x-none"/>
        </w:rPr>
        <w:t xml:space="preserve">, apabila ada </w:t>
      </w:r>
      <w:r w:rsidR="00336ECA" w:rsidRPr="004C7321">
        <w:rPr>
          <w:rFonts w:cs="Arial"/>
          <w:noProof/>
          <w:color w:val="000000"/>
          <w:lang w:val="id-ID" w:eastAsia="x-none"/>
        </w:rPr>
        <w:t xml:space="preserve">anggota TOR </w:t>
      </w:r>
      <w:r w:rsidR="00F01848">
        <w:rPr>
          <w:rFonts w:cs="Arial"/>
          <w:noProof/>
          <w:color w:val="000000"/>
          <w:lang w:val="id-ID" w:eastAsia="x-none"/>
        </w:rPr>
        <w:t>CCRT</w:t>
      </w:r>
      <w:r w:rsidR="00336ECA" w:rsidRPr="004C7321">
        <w:rPr>
          <w:rFonts w:cs="Arial"/>
          <w:noProof/>
          <w:color w:val="000000"/>
          <w:lang w:val="id-ID" w:eastAsia="x-none"/>
        </w:rPr>
        <w:t xml:space="preserve"> </w:t>
      </w:r>
      <w:r w:rsidRPr="004C7321">
        <w:rPr>
          <w:rFonts w:cs="Arial"/>
          <w:noProof/>
          <w:color w:val="000000"/>
          <w:lang w:val="id-ID" w:eastAsia="x-none"/>
        </w:rPr>
        <w:t>yang berhalang</w:t>
      </w:r>
      <w:r w:rsidR="00BA5F1B" w:rsidRPr="004C7321">
        <w:rPr>
          <w:rFonts w:cs="Arial"/>
          <w:noProof/>
          <w:color w:val="000000"/>
          <w:lang w:val="id-ID" w:eastAsia="x-none"/>
        </w:rPr>
        <w:t>an</w:t>
      </w:r>
      <w:r w:rsidR="00336ECA" w:rsidRPr="004C7321">
        <w:rPr>
          <w:rFonts w:cs="Arial"/>
          <w:noProof/>
          <w:color w:val="000000"/>
          <w:lang w:val="id-ID" w:eastAsia="x-none"/>
        </w:rPr>
        <w:t>,</w:t>
      </w:r>
      <w:r w:rsidR="00BA5F1B" w:rsidRPr="004C7321">
        <w:rPr>
          <w:rFonts w:cs="Arial"/>
          <w:noProof/>
          <w:color w:val="000000"/>
          <w:lang w:val="id-ID" w:eastAsia="x-none"/>
        </w:rPr>
        <w:t xml:space="preserve"> wajib didelegasikan </w:t>
      </w:r>
      <w:r w:rsidR="00F01848">
        <w:rPr>
          <w:rFonts w:cs="Arial"/>
          <w:noProof/>
          <w:color w:val="000000"/>
          <w:lang w:val="id-ID" w:eastAsia="x-none"/>
        </w:rPr>
        <w:t>CCRT</w:t>
      </w:r>
      <w:r w:rsidR="00BA5F1B" w:rsidRPr="004C7321">
        <w:rPr>
          <w:rFonts w:cs="Arial"/>
          <w:noProof/>
          <w:color w:val="000000"/>
          <w:lang w:val="id-ID" w:eastAsia="x-none"/>
        </w:rPr>
        <w:t xml:space="preserve"> </w:t>
      </w:r>
      <w:r w:rsidR="00BA5F1B" w:rsidRPr="004C7321">
        <w:rPr>
          <w:rFonts w:cs="Arial"/>
          <w:i/>
          <w:noProof/>
          <w:color w:val="000000"/>
          <w:lang w:val="id-ID" w:eastAsia="x-none"/>
        </w:rPr>
        <w:t>member</w:t>
      </w:r>
      <w:r w:rsidR="00BA5F1B" w:rsidRPr="004C7321">
        <w:rPr>
          <w:rFonts w:cs="Arial"/>
          <w:noProof/>
          <w:color w:val="000000"/>
          <w:lang w:val="id-ID" w:eastAsia="x-none"/>
        </w:rPr>
        <w:t xml:space="preserve"> dalam Group dan </w:t>
      </w:r>
      <w:r w:rsidR="00BA5F1B" w:rsidRPr="004C7321">
        <w:rPr>
          <w:rFonts w:cs="Arial"/>
          <w:i/>
          <w:noProof/>
          <w:color w:val="000000"/>
          <w:lang w:val="id-ID" w:eastAsia="x-none"/>
        </w:rPr>
        <w:t>level</w:t>
      </w:r>
      <w:r w:rsidR="00BA5F1B" w:rsidRPr="004C7321">
        <w:rPr>
          <w:rFonts w:cs="Arial"/>
          <w:noProof/>
          <w:color w:val="000000"/>
          <w:lang w:val="id-ID" w:eastAsia="x-none"/>
        </w:rPr>
        <w:t xml:space="preserve"> yang sama</w:t>
      </w:r>
      <w:r w:rsidR="00336ECA" w:rsidRPr="004C7321">
        <w:rPr>
          <w:rFonts w:cs="Arial"/>
          <w:noProof/>
          <w:color w:val="000000"/>
          <w:lang w:val="id-ID" w:eastAsia="x-none"/>
        </w:rPr>
        <w:t>.</w:t>
      </w:r>
    </w:p>
    <w:p w14:paraId="4BB7A24A" w14:textId="77777777" w:rsidR="004D118C" w:rsidRPr="004C7321" w:rsidRDefault="004D118C" w:rsidP="00195255">
      <w:pPr>
        <w:numPr>
          <w:ilvl w:val="0"/>
          <w:numId w:val="20"/>
        </w:numPr>
        <w:tabs>
          <w:tab w:val="left" w:pos="720"/>
        </w:tabs>
        <w:spacing w:before="60" w:after="60" w:line="23" w:lineRule="atLeast"/>
        <w:jc w:val="both"/>
        <w:rPr>
          <w:rFonts w:cs="Arial"/>
          <w:noProof/>
          <w:color w:val="000000"/>
          <w:lang w:val="id-ID" w:eastAsia="x-none"/>
        </w:rPr>
      </w:pPr>
      <w:r w:rsidRPr="004C7321">
        <w:rPr>
          <w:rFonts w:cs="Arial"/>
          <w:noProof/>
          <w:color w:val="000000"/>
          <w:lang w:val="id-ID" w:eastAsia="x-none"/>
        </w:rPr>
        <w:t xml:space="preserve">RFC yang sudah disetujui </w:t>
      </w:r>
      <w:r w:rsidR="00C61CB6" w:rsidRPr="004C7321">
        <w:rPr>
          <w:rFonts w:cs="Arial"/>
          <w:noProof/>
          <w:color w:val="000000"/>
          <w:lang w:val="id-ID" w:eastAsia="x-none"/>
        </w:rPr>
        <w:t xml:space="preserve">pada </w:t>
      </w:r>
      <w:r w:rsidR="00F01848">
        <w:rPr>
          <w:rFonts w:cs="Arial"/>
          <w:noProof/>
          <w:color w:val="000000"/>
          <w:lang w:val="id-ID" w:eastAsia="x-none"/>
        </w:rPr>
        <w:t>CCRT</w:t>
      </w:r>
      <w:r w:rsidRPr="004C7321">
        <w:rPr>
          <w:rFonts w:cs="Arial"/>
          <w:noProof/>
          <w:color w:val="000000"/>
          <w:lang w:val="id-ID" w:eastAsia="x-none"/>
        </w:rPr>
        <w:t xml:space="preserve"> </w:t>
      </w:r>
      <w:r w:rsidR="00CF18AF" w:rsidRPr="004C7321">
        <w:rPr>
          <w:rFonts w:cs="Arial"/>
          <w:noProof/>
          <w:color w:val="000000"/>
          <w:lang w:val="id-ID" w:eastAsia="x-none"/>
        </w:rPr>
        <w:t xml:space="preserve">untuk diimplementasi </w:t>
      </w:r>
      <w:r w:rsidRPr="004C7321">
        <w:rPr>
          <w:rFonts w:cs="Arial"/>
          <w:noProof/>
          <w:color w:val="000000"/>
          <w:lang w:val="id-ID" w:eastAsia="x-none"/>
        </w:rPr>
        <w:t xml:space="preserve">berlaku 1 </w:t>
      </w:r>
      <w:r w:rsidR="00C61CB6" w:rsidRPr="004C7321">
        <w:rPr>
          <w:rFonts w:cs="Arial"/>
          <w:noProof/>
          <w:color w:val="000000"/>
          <w:lang w:val="id-ID" w:eastAsia="x-none"/>
        </w:rPr>
        <w:t>bulan,</w:t>
      </w:r>
      <w:r w:rsidRPr="004C7321">
        <w:rPr>
          <w:rFonts w:cs="Arial"/>
          <w:noProof/>
          <w:color w:val="000000"/>
          <w:lang w:val="id-ID" w:eastAsia="x-none"/>
        </w:rPr>
        <w:t xml:space="preserve"> jika tidak </w:t>
      </w:r>
      <w:r w:rsidR="00CF18AF" w:rsidRPr="004C7321">
        <w:rPr>
          <w:rFonts w:cs="Arial"/>
          <w:noProof/>
          <w:color w:val="000000"/>
          <w:lang w:val="id-ID" w:eastAsia="x-none"/>
        </w:rPr>
        <w:t>diimplementasikan wajib</w:t>
      </w:r>
      <w:r w:rsidRPr="004C7321">
        <w:rPr>
          <w:rFonts w:cs="Arial"/>
          <w:noProof/>
          <w:color w:val="000000"/>
          <w:lang w:val="id-ID" w:eastAsia="x-none"/>
        </w:rPr>
        <w:t xml:space="preserve"> </w:t>
      </w:r>
      <w:r w:rsidR="00CF18AF" w:rsidRPr="004C7321">
        <w:rPr>
          <w:rFonts w:cs="Arial"/>
          <w:noProof/>
          <w:color w:val="000000"/>
          <w:lang w:val="id-ID" w:eastAsia="x-none"/>
        </w:rPr>
        <w:t xml:space="preserve">mengikuti </w:t>
      </w:r>
      <w:r w:rsidRPr="004C7321">
        <w:rPr>
          <w:rFonts w:cs="Arial"/>
          <w:i/>
          <w:noProof/>
          <w:color w:val="000000"/>
          <w:lang w:val="id-ID" w:eastAsia="x-none"/>
        </w:rPr>
        <w:t>review</w:t>
      </w:r>
      <w:r w:rsidRPr="004C7321">
        <w:rPr>
          <w:rFonts w:cs="Arial"/>
          <w:noProof/>
          <w:color w:val="000000"/>
          <w:lang w:val="id-ID" w:eastAsia="x-none"/>
        </w:rPr>
        <w:t xml:space="preserve"> ulan</w:t>
      </w:r>
      <w:r w:rsidR="00CF18AF" w:rsidRPr="004C7321">
        <w:rPr>
          <w:rFonts w:cs="Arial"/>
          <w:noProof/>
          <w:color w:val="000000"/>
          <w:lang w:val="id-ID" w:eastAsia="x-none"/>
        </w:rPr>
        <w:t>g</w:t>
      </w:r>
      <w:r w:rsidRPr="004C7321">
        <w:rPr>
          <w:rFonts w:cs="Arial"/>
          <w:noProof/>
          <w:color w:val="000000"/>
          <w:lang w:val="id-ID" w:eastAsia="x-none"/>
        </w:rPr>
        <w:t>.</w:t>
      </w:r>
    </w:p>
    <w:p w14:paraId="5ED9DFED" w14:textId="77777777" w:rsidR="00CF2902" w:rsidRPr="004C7321" w:rsidRDefault="00CF2902" w:rsidP="00195255">
      <w:pPr>
        <w:numPr>
          <w:ilvl w:val="0"/>
          <w:numId w:val="20"/>
        </w:numPr>
        <w:tabs>
          <w:tab w:val="left" w:pos="720"/>
        </w:tabs>
        <w:spacing w:before="60" w:after="60" w:line="23" w:lineRule="atLeast"/>
        <w:jc w:val="both"/>
        <w:rPr>
          <w:rFonts w:cs="Arial"/>
          <w:noProof/>
          <w:color w:val="000000"/>
          <w:szCs w:val="24"/>
          <w:lang w:val="id-ID" w:eastAsia="x-none"/>
        </w:rPr>
      </w:pPr>
      <w:r w:rsidRPr="004C7321">
        <w:rPr>
          <w:rFonts w:cs="Arial"/>
          <w:noProof/>
          <w:color w:val="000000"/>
          <w:szCs w:val="24"/>
          <w:lang w:val="id-ID" w:eastAsia="x-none"/>
        </w:rPr>
        <w:t xml:space="preserve">Pelaksanaan RFC </w:t>
      </w:r>
      <w:r w:rsidR="00CF18AF" w:rsidRPr="004C7321">
        <w:rPr>
          <w:rFonts w:cs="Arial"/>
          <w:noProof/>
          <w:color w:val="000000"/>
          <w:szCs w:val="24"/>
          <w:lang w:val="id-ID" w:eastAsia="x-none"/>
        </w:rPr>
        <w:t xml:space="preserve">yang </w:t>
      </w:r>
      <w:r w:rsidR="00CA0245" w:rsidRPr="004C7321">
        <w:rPr>
          <w:rFonts w:cs="Arial"/>
          <w:noProof/>
          <w:color w:val="000000"/>
          <w:szCs w:val="24"/>
          <w:lang w:val="id-ID" w:eastAsia="x-none"/>
        </w:rPr>
        <w:t xml:space="preserve">dilakukan implementasinya diluar jadwal </w:t>
      </w:r>
      <w:r w:rsidR="00CA0245" w:rsidRPr="004C7321">
        <w:rPr>
          <w:rFonts w:cs="Arial"/>
          <w:i/>
          <w:noProof/>
          <w:color w:val="000000"/>
          <w:szCs w:val="24"/>
          <w:lang w:val="id-ID" w:eastAsia="x-none"/>
        </w:rPr>
        <w:t>promote</w:t>
      </w:r>
      <w:r w:rsidR="00CA0245" w:rsidRPr="004C7321">
        <w:rPr>
          <w:rFonts w:cs="Arial"/>
          <w:noProof/>
          <w:color w:val="000000"/>
          <w:szCs w:val="24"/>
          <w:lang w:val="id-ID" w:eastAsia="x-none"/>
        </w:rPr>
        <w:t xml:space="preserve"> harus sudah disetujui oleh </w:t>
      </w:r>
      <w:r w:rsidR="00592D9B" w:rsidRPr="004C7321">
        <w:rPr>
          <w:rFonts w:cs="Arial"/>
          <w:i/>
          <w:noProof/>
          <w:color w:val="000000"/>
          <w:szCs w:val="24"/>
          <w:lang w:val="id-ID" w:eastAsia="x-none"/>
        </w:rPr>
        <w:t xml:space="preserve">member </w:t>
      </w:r>
      <w:r w:rsidR="00F01848">
        <w:rPr>
          <w:rFonts w:cs="Arial"/>
          <w:i/>
          <w:noProof/>
          <w:color w:val="000000"/>
          <w:szCs w:val="24"/>
          <w:lang w:val="id-ID" w:eastAsia="x-none"/>
        </w:rPr>
        <w:t>CCRT</w:t>
      </w:r>
      <w:r w:rsidR="00592D9B" w:rsidRPr="004C7321">
        <w:rPr>
          <w:rFonts w:cs="Arial"/>
          <w:i/>
          <w:noProof/>
          <w:color w:val="000000"/>
          <w:szCs w:val="24"/>
          <w:lang w:val="id-ID" w:eastAsia="x-none"/>
        </w:rPr>
        <w:t>.</w:t>
      </w:r>
    </w:p>
    <w:p w14:paraId="67706847" w14:textId="0B7403A8" w:rsidR="00F01848" w:rsidRPr="001F7AC1" w:rsidRDefault="00B579CF" w:rsidP="008C69AD">
      <w:pPr>
        <w:numPr>
          <w:ilvl w:val="0"/>
          <w:numId w:val="20"/>
        </w:numPr>
        <w:tabs>
          <w:tab w:val="left" w:pos="720"/>
        </w:tabs>
        <w:spacing w:before="60" w:after="60" w:line="23" w:lineRule="atLeast"/>
        <w:jc w:val="both"/>
        <w:rPr>
          <w:rFonts w:cs="Arial"/>
          <w:noProof/>
          <w:color w:val="000000"/>
          <w:szCs w:val="24"/>
          <w:lang w:val="id-ID" w:eastAsia="x-none"/>
        </w:rPr>
      </w:pPr>
      <w:r w:rsidRPr="004C7321">
        <w:rPr>
          <w:rFonts w:cs="Arial"/>
          <w:noProof/>
          <w:color w:val="000000"/>
          <w:szCs w:val="24"/>
          <w:lang w:val="id-ID" w:eastAsia="x-none"/>
        </w:rPr>
        <w:t xml:space="preserve">Pemenuhan </w:t>
      </w:r>
      <w:r w:rsidRPr="004C7321">
        <w:rPr>
          <w:rFonts w:cs="Arial"/>
          <w:i/>
          <w:noProof/>
          <w:color w:val="000000"/>
          <w:szCs w:val="24"/>
          <w:lang w:val="id-ID" w:eastAsia="x-none"/>
        </w:rPr>
        <w:t>security</w:t>
      </w:r>
      <w:r w:rsidRPr="004C7321">
        <w:rPr>
          <w:rFonts w:cs="Arial"/>
          <w:noProof/>
          <w:color w:val="000000"/>
          <w:szCs w:val="24"/>
          <w:lang w:val="id-ID" w:eastAsia="x-none"/>
        </w:rPr>
        <w:t xml:space="preserve"> </w:t>
      </w:r>
      <w:r w:rsidRPr="004C7321">
        <w:rPr>
          <w:rFonts w:cs="Arial"/>
          <w:i/>
          <w:noProof/>
          <w:color w:val="000000"/>
          <w:szCs w:val="24"/>
          <w:lang w:val="id-ID" w:eastAsia="x-none"/>
        </w:rPr>
        <w:t>requirement</w:t>
      </w:r>
      <w:r w:rsidRPr="004C7321">
        <w:rPr>
          <w:rFonts w:cs="Arial"/>
          <w:noProof/>
          <w:color w:val="000000"/>
          <w:szCs w:val="24"/>
          <w:lang w:val="id-ID" w:eastAsia="x-none"/>
        </w:rPr>
        <w:t xml:space="preserve"> (ACM/ACR, ASR, Penetration Test</w:t>
      </w:r>
      <w:r w:rsidR="00EA03A5">
        <w:rPr>
          <w:rFonts w:cs="Arial"/>
          <w:noProof/>
          <w:color w:val="000000"/>
          <w:szCs w:val="24"/>
          <w:lang w:eastAsia="x-none"/>
        </w:rPr>
        <w:t>, dll</w:t>
      </w:r>
      <w:r w:rsidRPr="004C7321">
        <w:rPr>
          <w:rFonts w:cs="Arial"/>
          <w:noProof/>
          <w:color w:val="000000"/>
          <w:szCs w:val="24"/>
          <w:lang w:val="id-ID" w:eastAsia="x-none"/>
        </w:rPr>
        <w:t>)</w:t>
      </w:r>
      <w:r w:rsidR="00BE669D" w:rsidRPr="004C7321">
        <w:rPr>
          <w:rFonts w:cs="Arial"/>
          <w:noProof/>
          <w:color w:val="000000"/>
          <w:szCs w:val="24"/>
          <w:lang w:val="id-ID" w:eastAsia="x-none"/>
        </w:rPr>
        <w:t xml:space="preserve">, </w:t>
      </w:r>
      <w:r w:rsidR="00EA03A5">
        <w:rPr>
          <w:rFonts w:cs="Arial"/>
          <w:noProof/>
          <w:color w:val="000000"/>
          <w:szCs w:val="24"/>
          <w:lang w:eastAsia="x-none"/>
        </w:rPr>
        <w:t xml:space="preserve">dilakukan </w:t>
      </w:r>
      <w:r w:rsidR="00BE669D" w:rsidRPr="004C7321">
        <w:rPr>
          <w:rFonts w:cs="Arial"/>
          <w:noProof/>
          <w:color w:val="000000"/>
          <w:szCs w:val="24"/>
          <w:lang w:val="id-ID" w:eastAsia="x-none"/>
        </w:rPr>
        <w:t xml:space="preserve">sesuai </w:t>
      </w:r>
      <w:r w:rsidR="00EA03A5">
        <w:rPr>
          <w:rFonts w:cs="Arial"/>
          <w:noProof/>
          <w:color w:val="000000"/>
          <w:szCs w:val="24"/>
          <w:lang w:eastAsia="x-none"/>
        </w:rPr>
        <w:t xml:space="preserve">dengan </w:t>
      </w:r>
      <w:r w:rsidR="00BE669D" w:rsidRPr="004C7321">
        <w:rPr>
          <w:rFonts w:cs="Arial"/>
          <w:noProof/>
          <w:color w:val="000000"/>
          <w:szCs w:val="24"/>
          <w:lang w:val="id-ID" w:eastAsia="x-none"/>
        </w:rPr>
        <w:t xml:space="preserve">rekomendasi dari team </w:t>
      </w:r>
      <w:del w:id="1492" w:author="Darwin Halomoan Siregar" w:date="2023-06-21T19:30:00Z">
        <w:r w:rsidR="00BE669D" w:rsidRPr="004C7321" w:rsidDel="00513BEA">
          <w:rPr>
            <w:rFonts w:cs="Arial"/>
            <w:noProof/>
            <w:color w:val="000000"/>
            <w:szCs w:val="24"/>
            <w:lang w:val="id-ID" w:eastAsia="x-none"/>
          </w:rPr>
          <w:delText>IT Security</w:delText>
        </w:r>
      </w:del>
      <w:ins w:id="1493" w:author="Darwin Halomoan Siregar" w:date="2023-06-21T19:30:00Z">
        <w:r w:rsidR="00513BEA">
          <w:rPr>
            <w:rFonts w:cs="Arial"/>
            <w:noProof/>
            <w:color w:val="000000"/>
            <w:szCs w:val="24"/>
            <w:lang w:val="id-ID" w:eastAsia="x-none"/>
          </w:rPr>
          <w:t>Cyber Security</w:t>
        </w:r>
      </w:ins>
      <w:r w:rsidR="00BE669D" w:rsidRPr="004C7321">
        <w:rPr>
          <w:rFonts w:cs="Arial"/>
          <w:noProof/>
          <w:color w:val="000000"/>
          <w:szCs w:val="24"/>
          <w:lang w:val="id-ID" w:eastAsia="x-none"/>
        </w:rPr>
        <w:t xml:space="preserve"> </w:t>
      </w:r>
      <w:ins w:id="1494" w:author="Darwin Halomoan Siregar" w:date="2023-06-21T19:34:00Z">
        <w:r w:rsidR="008C69AD" w:rsidRPr="008C69AD">
          <w:rPr>
            <w:rFonts w:cs="Arial"/>
            <w:noProof/>
            <w:color w:val="000000"/>
            <w:szCs w:val="24"/>
            <w:lang w:val="id-ID" w:eastAsia="x-none"/>
          </w:rPr>
          <w:t>Advisory, Strategic, Assurance &amp; Governance</w:t>
        </w:r>
        <w:r w:rsidR="008C69AD" w:rsidRPr="008C69AD" w:rsidDel="008C69AD">
          <w:rPr>
            <w:rFonts w:cs="Arial"/>
            <w:noProof/>
            <w:color w:val="000000"/>
            <w:szCs w:val="24"/>
            <w:lang w:val="id-ID" w:eastAsia="x-none"/>
          </w:rPr>
          <w:t xml:space="preserve"> </w:t>
        </w:r>
      </w:ins>
      <w:del w:id="1495" w:author="Darwin Halomoan Siregar" w:date="2023-06-21T19:34:00Z">
        <w:r w:rsidR="00BE669D" w:rsidRPr="004C7321" w:rsidDel="008C69AD">
          <w:rPr>
            <w:rFonts w:cs="Arial"/>
            <w:noProof/>
            <w:color w:val="000000"/>
            <w:szCs w:val="24"/>
            <w:lang w:val="id-ID" w:eastAsia="x-none"/>
          </w:rPr>
          <w:delText>Solutioning</w:delText>
        </w:r>
      </w:del>
      <w:del w:id="1496" w:author="Darwin Halomoan Siregar" w:date="2023-06-21T19:35:00Z">
        <w:r w:rsidR="00BE669D" w:rsidRPr="004C7321" w:rsidDel="008C69AD">
          <w:rPr>
            <w:rFonts w:cs="Arial"/>
            <w:noProof/>
            <w:color w:val="000000"/>
            <w:szCs w:val="24"/>
            <w:lang w:val="id-ID" w:eastAsia="x-none"/>
          </w:rPr>
          <w:delText xml:space="preserve"> </w:delText>
        </w:r>
      </w:del>
      <w:r w:rsidR="00BE669D" w:rsidRPr="004C7321">
        <w:rPr>
          <w:rFonts w:cs="Arial"/>
          <w:noProof/>
          <w:color w:val="000000"/>
          <w:szCs w:val="24"/>
          <w:lang w:val="id-ID" w:eastAsia="x-none"/>
        </w:rPr>
        <w:t xml:space="preserve">pada saat </w:t>
      </w:r>
      <w:r w:rsidR="00F01848">
        <w:rPr>
          <w:rFonts w:cs="Arial"/>
          <w:noProof/>
          <w:color w:val="000000"/>
          <w:szCs w:val="24"/>
          <w:lang w:val="id-ID" w:eastAsia="x-none"/>
        </w:rPr>
        <w:t>CCRT</w:t>
      </w:r>
      <w:r w:rsidR="00BE669D" w:rsidRPr="004C7321">
        <w:rPr>
          <w:rFonts w:cs="Arial"/>
          <w:noProof/>
          <w:color w:val="000000"/>
          <w:szCs w:val="24"/>
          <w:lang w:val="id-ID" w:eastAsia="x-none"/>
        </w:rPr>
        <w:t>.</w:t>
      </w:r>
    </w:p>
    <w:p w14:paraId="5E5D5C2F" w14:textId="77777777" w:rsidR="00AF07D4" w:rsidRDefault="00EA03A5" w:rsidP="00EA03A5">
      <w:pPr>
        <w:numPr>
          <w:ilvl w:val="0"/>
          <w:numId w:val="20"/>
        </w:numPr>
        <w:tabs>
          <w:tab w:val="left" w:pos="720"/>
        </w:tabs>
        <w:spacing w:before="60" w:after="60" w:line="23" w:lineRule="atLeast"/>
        <w:jc w:val="both"/>
        <w:rPr>
          <w:rFonts w:cs="Arial"/>
          <w:noProof/>
          <w:color w:val="000000"/>
          <w:szCs w:val="24"/>
          <w:lang w:val="id-ID" w:eastAsia="x-none"/>
        </w:rPr>
      </w:pPr>
      <w:r w:rsidRPr="00EA03A5">
        <w:rPr>
          <w:rFonts w:cs="Arial"/>
          <w:noProof/>
          <w:color w:val="000000"/>
          <w:szCs w:val="24"/>
          <w:lang w:val="id-ID" w:eastAsia="x-none"/>
        </w:rPr>
        <w:t xml:space="preserve">Penentuan waktu pelaksanaan implementasi sesuai persetujuan </w:t>
      </w:r>
      <w:r w:rsidR="00A31C62">
        <w:rPr>
          <w:rFonts w:cs="Arial"/>
          <w:noProof/>
          <w:color w:val="000000"/>
          <w:szCs w:val="24"/>
          <w:lang w:eastAsia="x-none"/>
        </w:rPr>
        <w:t xml:space="preserve">dari </w:t>
      </w:r>
      <w:r w:rsidRPr="00EA03A5">
        <w:rPr>
          <w:rFonts w:cs="Arial"/>
          <w:noProof/>
          <w:color w:val="000000"/>
          <w:szCs w:val="24"/>
          <w:lang w:val="id-ID" w:eastAsia="x-none"/>
        </w:rPr>
        <w:t xml:space="preserve">member </w:t>
      </w:r>
      <w:r w:rsidR="00F01848">
        <w:rPr>
          <w:rFonts w:cs="Arial"/>
          <w:noProof/>
          <w:color w:val="000000"/>
          <w:szCs w:val="24"/>
          <w:lang w:val="id-ID" w:eastAsia="x-none"/>
        </w:rPr>
        <w:t>CCRT</w:t>
      </w:r>
      <w:r w:rsidR="00A31C62">
        <w:rPr>
          <w:rFonts w:cs="Arial"/>
          <w:noProof/>
          <w:color w:val="000000"/>
          <w:szCs w:val="24"/>
          <w:lang w:eastAsia="x-none"/>
        </w:rPr>
        <w:t xml:space="preserve"> pada saat </w:t>
      </w:r>
      <w:r w:rsidR="00F01848">
        <w:rPr>
          <w:rFonts w:cs="Arial"/>
          <w:noProof/>
          <w:color w:val="000000"/>
          <w:szCs w:val="24"/>
          <w:lang w:eastAsia="x-none"/>
        </w:rPr>
        <w:t>CCRT</w:t>
      </w:r>
      <w:r w:rsidRPr="00EA03A5">
        <w:rPr>
          <w:rFonts w:cs="Arial"/>
          <w:noProof/>
          <w:color w:val="000000"/>
          <w:szCs w:val="24"/>
          <w:lang w:val="id-ID" w:eastAsia="x-none"/>
        </w:rPr>
        <w:t>.</w:t>
      </w:r>
    </w:p>
    <w:p w14:paraId="3EA66299" w14:textId="4D96D529" w:rsidR="00907825" w:rsidRPr="002F0FF1" w:rsidRDefault="00907825" w:rsidP="00907825">
      <w:pPr>
        <w:pStyle w:val="ListParagraph"/>
        <w:numPr>
          <w:ilvl w:val="0"/>
          <w:numId w:val="20"/>
        </w:numPr>
        <w:rPr>
          <w:noProof/>
        </w:rPr>
      </w:pPr>
      <w:r>
        <w:rPr>
          <w:noProof/>
          <w:lang w:val="en-US"/>
        </w:rPr>
        <w:t>Seluruh RFC yang akan di</w:t>
      </w:r>
      <w:del w:id="1497" w:author="Darwin Halomoan Siregar" w:date="2023-06-22T16:50:00Z">
        <w:r w:rsidDel="0071409D">
          <w:rPr>
            <w:noProof/>
            <w:lang w:val="en-US"/>
          </w:rPr>
          <w:delText xml:space="preserve"> </w:delText>
        </w:r>
      </w:del>
      <w:r>
        <w:rPr>
          <w:noProof/>
          <w:lang w:val="en-US"/>
        </w:rPr>
        <w:t>implementasi</w:t>
      </w:r>
      <w:ins w:id="1498" w:author="Darwin Halomoan Siregar" w:date="2023-06-22T16:50:00Z">
        <w:r w:rsidR="0071409D">
          <w:rPr>
            <w:noProof/>
            <w:lang w:val="en-US"/>
          </w:rPr>
          <w:t xml:space="preserve"> dan</w:t>
        </w:r>
      </w:ins>
      <w:r>
        <w:rPr>
          <w:noProof/>
          <w:lang w:val="en-US"/>
        </w:rPr>
        <w:t xml:space="preserve"> di</w:t>
      </w:r>
      <w:del w:id="1499" w:author="Darwin Halomoan Siregar" w:date="2023-06-22T16:50:00Z">
        <w:r w:rsidDel="0071409D">
          <w:rPr>
            <w:noProof/>
            <w:lang w:val="en-US"/>
          </w:rPr>
          <w:delText xml:space="preserve"> </w:delText>
        </w:r>
      </w:del>
      <w:r>
        <w:rPr>
          <w:noProof/>
          <w:lang w:val="en-US"/>
        </w:rPr>
        <w:t>ajukan melalui email permohonan persetujuan promote yang berisi :</w:t>
      </w:r>
    </w:p>
    <w:p w14:paraId="10215429" w14:textId="77777777" w:rsidR="00907825" w:rsidRDefault="00907825" w:rsidP="00907825">
      <w:pPr>
        <w:pStyle w:val="ListParagraph"/>
        <w:numPr>
          <w:ilvl w:val="0"/>
          <w:numId w:val="0"/>
        </w:numPr>
        <w:ind w:left="720"/>
        <w:rPr>
          <w:noProof/>
          <w:lang w:val="en-US"/>
        </w:rPr>
      </w:pPr>
      <w:r>
        <w:rPr>
          <w:noProof/>
          <w:lang w:val="en-US"/>
        </w:rPr>
        <w:t>a. Detail jumlah RFC yang akan di implementasi setelah CCRT</w:t>
      </w:r>
    </w:p>
    <w:p w14:paraId="69A674CB" w14:textId="77777777" w:rsidR="00907825" w:rsidRDefault="00907825" w:rsidP="00907825">
      <w:pPr>
        <w:pStyle w:val="ListParagraph"/>
        <w:numPr>
          <w:ilvl w:val="0"/>
          <w:numId w:val="0"/>
        </w:numPr>
        <w:ind w:left="720"/>
        <w:rPr>
          <w:noProof/>
          <w:lang w:val="en-US"/>
        </w:rPr>
      </w:pPr>
      <w:r>
        <w:rPr>
          <w:noProof/>
          <w:lang w:val="en-US"/>
        </w:rPr>
        <w:t xml:space="preserve">b. </w:t>
      </w:r>
      <w:r w:rsidR="00B9168C">
        <w:rPr>
          <w:noProof/>
          <w:lang w:val="en-US"/>
        </w:rPr>
        <w:t>Daftar</w:t>
      </w:r>
      <w:r>
        <w:rPr>
          <w:noProof/>
          <w:lang w:val="en-US"/>
        </w:rPr>
        <w:t xml:space="preserve"> RFC yang segera di promote setelah disetujui oleh CCRT</w:t>
      </w:r>
    </w:p>
    <w:p w14:paraId="31DB9006" w14:textId="77777777" w:rsidR="00907825" w:rsidRDefault="00907825" w:rsidP="00907825">
      <w:pPr>
        <w:pStyle w:val="ListParagraph"/>
        <w:numPr>
          <w:ilvl w:val="0"/>
          <w:numId w:val="0"/>
        </w:numPr>
        <w:ind w:left="720"/>
        <w:rPr>
          <w:noProof/>
          <w:lang w:val="en-US"/>
        </w:rPr>
      </w:pPr>
      <w:r>
        <w:rPr>
          <w:noProof/>
          <w:lang w:val="en-US"/>
        </w:rPr>
        <w:t xml:space="preserve">c. </w:t>
      </w:r>
      <w:r w:rsidR="00B9168C">
        <w:rPr>
          <w:noProof/>
          <w:lang w:val="en-US"/>
        </w:rPr>
        <w:t>Daftar</w:t>
      </w:r>
      <w:r>
        <w:rPr>
          <w:noProof/>
          <w:lang w:val="en-US"/>
        </w:rPr>
        <w:t xml:space="preserve"> RFC standard change </w:t>
      </w:r>
    </w:p>
    <w:p w14:paraId="4F310ED2" w14:textId="77777777" w:rsidR="00907825" w:rsidRDefault="00907825" w:rsidP="00907825">
      <w:pPr>
        <w:pStyle w:val="ListParagraph"/>
        <w:numPr>
          <w:ilvl w:val="0"/>
          <w:numId w:val="0"/>
        </w:numPr>
        <w:ind w:left="720"/>
        <w:rPr>
          <w:noProof/>
          <w:lang w:val="en-US"/>
        </w:rPr>
      </w:pPr>
      <w:r>
        <w:rPr>
          <w:noProof/>
          <w:lang w:val="en-US"/>
        </w:rPr>
        <w:t xml:space="preserve">d. </w:t>
      </w:r>
      <w:r w:rsidR="00B9168C">
        <w:rPr>
          <w:noProof/>
          <w:lang w:val="en-US"/>
        </w:rPr>
        <w:t>Daftar</w:t>
      </w:r>
      <w:r>
        <w:rPr>
          <w:noProof/>
          <w:lang w:val="en-US"/>
        </w:rPr>
        <w:t xml:space="preserve"> RFC yang perlu downtime</w:t>
      </w:r>
    </w:p>
    <w:p w14:paraId="2812638F" w14:textId="77777777" w:rsidR="00907825" w:rsidRPr="004C7321" w:rsidRDefault="00907825" w:rsidP="00907825">
      <w:pPr>
        <w:pStyle w:val="ListParagraph"/>
        <w:numPr>
          <w:ilvl w:val="0"/>
          <w:numId w:val="0"/>
        </w:numPr>
        <w:ind w:left="720"/>
        <w:rPr>
          <w:noProof/>
        </w:rPr>
      </w:pPr>
      <w:r>
        <w:rPr>
          <w:noProof/>
          <w:lang w:val="en-US"/>
        </w:rPr>
        <w:t xml:space="preserve">e. </w:t>
      </w:r>
      <w:r w:rsidR="00B9168C">
        <w:rPr>
          <w:noProof/>
          <w:lang w:val="en-US"/>
        </w:rPr>
        <w:t>Daftar</w:t>
      </w:r>
      <w:r>
        <w:rPr>
          <w:noProof/>
          <w:lang w:val="en-US"/>
        </w:rPr>
        <w:t xml:space="preserve"> RFC yang sudah di setujui oleh CCRT dengan catatan</w:t>
      </w:r>
    </w:p>
    <w:p w14:paraId="6482338C" w14:textId="77777777" w:rsidR="00AF07D4" w:rsidRDefault="00AF07D4" w:rsidP="00F43AAD">
      <w:pPr>
        <w:pStyle w:val="ListParagraph"/>
        <w:numPr>
          <w:ilvl w:val="0"/>
          <w:numId w:val="20"/>
        </w:numPr>
        <w:rPr>
          <w:ins w:id="1500" w:author="Angga Dwinanto" w:date="2023-06-14T11:58:00Z"/>
          <w:noProof/>
        </w:rPr>
      </w:pPr>
      <w:r w:rsidRPr="004C7321">
        <w:rPr>
          <w:noProof/>
        </w:rPr>
        <w:t xml:space="preserve">Setiap </w:t>
      </w:r>
      <w:r w:rsidR="00FC724D" w:rsidRPr="004C7321">
        <w:rPr>
          <w:noProof/>
        </w:rPr>
        <w:t xml:space="preserve">RFC yang ada perbaikan dokumen setelah </w:t>
      </w:r>
      <w:r w:rsidR="00F01848">
        <w:rPr>
          <w:noProof/>
        </w:rPr>
        <w:t>CCRT</w:t>
      </w:r>
      <w:r w:rsidR="00FC724D" w:rsidRPr="004C7321">
        <w:rPr>
          <w:noProof/>
        </w:rPr>
        <w:t xml:space="preserve"> wajib di</w:t>
      </w:r>
      <w:r w:rsidR="00297747" w:rsidRPr="004C7321">
        <w:rPr>
          <w:noProof/>
        </w:rPr>
        <w:t xml:space="preserve">ketahui oleh </w:t>
      </w:r>
      <w:r w:rsidR="00297747" w:rsidRPr="004C7321">
        <w:rPr>
          <w:i/>
          <w:noProof/>
        </w:rPr>
        <w:t xml:space="preserve">supervisor </w:t>
      </w:r>
      <w:r w:rsidR="00297747" w:rsidRPr="004C7321">
        <w:rPr>
          <w:noProof/>
        </w:rPr>
        <w:t xml:space="preserve">dari </w:t>
      </w:r>
      <w:r w:rsidR="00297747" w:rsidRPr="004C7321">
        <w:rPr>
          <w:i/>
          <w:noProof/>
        </w:rPr>
        <w:t>change requestor</w:t>
      </w:r>
      <w:r w:rsidR="00297747" w:rsidRPr="004C7321">
        <w:rPr>
          <w:noProof/>
        </w:rPr>
        <w:t xml:space="preserve"> </w:t>
      </w:r>
      <w:r w:rsidR="00A96E59" w:rsidRPr="004C7321">
        <w:rPr>
          <w:noProof/>
        </w:rPr>
        <w:t>terkait</w:t>
      </w:r>
      <w:del w:id="1501" w:author="Angga Dwinanto" w:date="2023-06-14T12:01:00Z">
        <w:r w:rsidR="00A96E59" w:rsidRPr="004C7321" w:rsidDel="00AD06C0">
          <w:rPr>
            <w:noProof/>
          </w:rPr>
          <w:delText>.</w:delText>
        </w:r>
      </w:del>
    </w:p>
    <w:p w14:paraId="72007073" w14:textId="62D48C00" w:rsidR="00AD06C0" w:rsidRPr="00383AEB" w:rsidRDefault="00AD06C0" w:rsidP="00AD06C0">
      <w:pPr>
        <w:pStyle w:val="ListParagraph"/>
        <w:numPr>
          <w:ilvl w:val="0"/>
          <w:numId w:val="20"/>
        </w:numPr>
        <w:rPr>
          <w:ins w:id="1502" w:author="Angga Dwinanto" w:date="2023-06-14T16:26:00Z"/>
          <w:noProof/>
          <w:rPrChange w:id="1503" w:author="Angga Dwinanto" w:date="2023-06-14T16:26:00Z">
            <w:rPr>
              <w:ins w:id="1504" w:author="Angga Dwinanto" w:date="2023-06-14T16:26:00Z"/>
              <w:noProof/>
              <w:lang w:val="en-US"/>
            </w:rPr>
          </w:rPrChange>
        </w:rPr>
      </w:pPr>
      <w:ins w:id="1505" w:author="Angga Dwinanto" w:date="2023-06-14T11:59:00Z">
        <w:r w:rsidRPr="00AD06C0">
          <w:rPr>
            <w:i/>
            <w:noProof/>
            <w:rPrChange w:id="1506" w:author="Angga Dwinanto" w:date="2023-06-14T11:59:00Z">
              <w:rPr>
                <w:noProof/>
              </w:rPr>
            </w:rPrChange>
          </w:rPr>
          <w:t>Change requestor</w:t>
        </w:r>
        <w:r w:rsidRPr="00AD06C0">
          <w:rPr>
            <w:noProof/>
          </w:rPr>
          <w:t xml:space="preserve"> </w:t>
        </w:r>
      </w:ins>
      <w:ins w:id="1507" w:author="Darwin Halomoan Siregar" w:date="2023-06-22T16:53:00Z">
        <w:r w:rsidR="001F63D7">
          <w:rPr>
            <w:noProof/>
            <w:lang w:val="en-US"/>
          </w:rPr>
          <w:t>m</w:t>
        </w:r>
      </w:ins>
      <w:ins w:id="1508" w:author="Angga Dwinanto" w:date="2023-06-14T11:59:00Z">
        <w:del w:id="1509" w:author="Darwin Halomoan Siregar" w:date="2023-06-22T16:53:00Z">
          <w:r w:rsidRPr="00AD06C0" w:rsidDel="001F63D7">
            <w:rPr>
              <w:noProof/>
            </w:rPr>
            <w:delText>M</w:delText>
          </w:r>
        </w:del>
        <w:r w:rsidRPr="00AD06C0">
          <w:rPr>
            <w:noProof/>
          </w:rPr>
          <w:t xml:space="preserve">enyimpan Source Code/Object </w:t>
        </w:r>
      </w:ins>
      <w:ins w:id="1510" w:author="Darwin Halomoan Siregar" w:date="2023-06-22T16:53:00Z">
        <w:r w:rsidR="001F63D7">
          <w:rPr>
            <w:noProof/>
            <w:lang w:val="en-US"/>
          </w:rPr>
          <w:t>pada</w:t>
        </w:r>
      </w:ins>
      <w:ins w:id="1511" w:author="Angga Dwinanto" w:date="2023-06-14T11:59:00Z">
        <w:del w:id="1512" w:author="Darwin Halomoan Siregar" w:date="2023-06-22T16:53:00Z">
          <w:r w:rsidRPr="00AD06C0" w:rsidDel="001F63D7">
            <w:rPr>
              <w:noProof/>
            </w:rPr>
            <w:delText>di</w:delText>
          </w:r>
        </w:del>
        <w:r w:rsidRPr="00AD06C0">
          <w:rPr>
            <w:noProof/>
          </w:rPr>
          <w:t xml:space="preserve"> </w:t>
        </w:r>
      </w:ins>
      <w:ins w:id="1513" w:author="Angga Dwinanto" w:date="2023-06-14T16:50:00Z">
        <w:r w:rsidR="007B014B">
          <w:rPr>
            <w:noProof/>
            <w:sz w:val="22"/>
            <w:lang w:val="en-US"/>
          </w:rPr>
          <w:t>Source Code management tools</w:t>
        </w:r>
      </w:ins>
      <w:ins w:id="1514" w:author="Darwin Halomoan Siregar" w:date="2023-06-22T16:55:00Z">
        <w:r w:rsidR="001F63D7">
          <w:rPr>
            <w:noProof/>
            <w:sz w:val="22"/>
            <w:lang w:val="en-US"/>
          </w:rPr>
          <w:t xml:space="preserve"> atau tempat</w:t>
        </w:r>
      </w:ins>
      <w:ins w:id="1515" w:author="Angga Dwinanto" w:date="2023-06-14T11:59:00Z">
        <w:r w:rsidRPr="00AD06C0">
          <w:rPr>
            <w:noProof/>
          </w:rPr>
          <w:t xml:space="preserve"> yang sudah ditentukan sesuai MoM CCRT</w:t>
        </w:r>
        <w:r>
          <w:rPr>
            <w:noProof/>
            <w:lang w:val="en-US"/>
          </w:rPr>
          <w:t>.</w:t>
        </w:r>
      </w:ins>
    </w:p>
    <w:p w14:paraId="15E6EFE1" w14:textId="1C6EA5F8" w:rsidR="00AD06C0" w:rsidRPr="00AD06C0" w:rsidRDefault="00AD06C0" w:rsidP="00AD06C0">
      <w:pPr>
        <w:pStyle w:val="ListParagraph"/>
        <w:numPr>
          <w:ilvl w:val="0"/>
          <w:numId w:val="20"/>
        </w:numPr>
        <w:rPr>
          <w:ins w:id="1516" w:author="Angga Dwinanto" w:date="2023-06-14T11:59:00Z"/>
          <w:noProof/>
        </w:rPr>
      </w:pPr>
      <w:ins w:id="1517" w:author="Angga Dwinanto" w:date="2023-06-14T12:00:00Z">
        <w:r>
          <w:rPr>
            <w:noProof/>
            <w:lang w:val="en-US"/>
          </w:rPr>
          <w:t xml:space="preserve">IT SCM </w:t>
        </w:r>
        <w:del w:id="1518" w:author="Darwin Halomoan Siregar" w:date="2023-06-22T16:56:00Z">
          <w:r w:rsidDel="001F63D7">
            <w:rPr>
              <w:noProof/>
              <w:lang w:val="en-US"/>
            </w:rPr>
            <w:delText>M</w:delText>
          </w:r>
        </w:del>
      </w:ins>
      <w:ins w:id="1519" w:author="Darwin Halomoan Siregar" w:date="2023-06-22T16:56:00Z">
        <w:r w:rsidR="001F63D7">
          <w:rPr>
            <w:noProof/>
            <w:lang w:val="en-US"/>
          </w:rPr>
          <w:t>m</w:t>
        </w:r>
      </w:ins>
      <w:ins w:id="1520" w:author="Angga Dwinanto" w:date="2023-06-14T12:00:00Z">
        <w:r>
          <w:rPr>
            <w:noProof/>
            <w:lang w:val="en-US"/>
          </w:rPr>
          <w:t xml:space="preserve">emeriksa Source Code/object </w:t>
        </w:r>
      </w:ins>
      <w:ins w:id="1521" w:author="Darwin Halomoan Siregar" w:date="2023-06-22T16:56:00Z">
        <w:r w:rsidR="001F63D7">
          <w:rPr>
            <w:noProof/>
            <w:lang w:val="en-US"/>
          </w:rPr>
          <w:t xml:space="preserve">yang disimpan oleh change requestor </w:t>
        </w:r>
      </w:ins>
      <w:ins w:id="1522" w:author="Angga Dwinanto" w:date="2023-06-14T12:00:00Z">
        <w:del w:id="1523" w:author="Darwin Halomoan Siregar" w:date="2023-06-22T16:56:00Z">
          <w:r w:rsidDel="001F63D7">
            <w:rPr>
              <w:noProof/>
              <w:lang w:val="en-US"/>
            </w:rPr>
            <w:delText>di</w:delText>
          </w:r>
        </w:del>
      </w:ins>
      <w:ins w:id="1524" w:author="Darwin Halomoan Siregar" w:date="2023-06-22T16:56:00Z">
        <w:r w:rsidR="001F63D7">
          <w:rPr>
            <w:noProof/>
            <w:lang w:val="en-US"/>
          </w:rPr>
          <w:t>pada</w:t>
        </w:r>
      </w:ins>
      <w:ins w:id="1525" w:author="Angga Dwinanto" w:date="2023-06-14T12:00:00Z">
        <w:r>
          <w:rPr>
            <w:noProof/>
            <w:lang w:val="en-US"/>
          </w:rPr>
          <w:t xml:space="preserve"> tempat yang sudah di tentukan di MoM CCRT</w:t>
        </w:r>
      </w:ins>
    </w:p>
    <w:p w14:paraId="578D4734" w14:textId="77777777" w:rsidR="00AD06C0" w:rsidDel="00AD06C0" w:rsidRDefault="00AD06C0">
      <w:pPr>
        <w:pStyle w:val="Heading2"/>
        <w:rPr>
          <w:del w:id="1526" w:author="Angga Dwinanto" w:date="2023-06-14T11:59:00Z"/>
          <w:noProof/>
        </w:rPr>
        <w:pPrChange w:id="1527" w:author="Zhafar Kartika Putra" w:date="2023-06-15T10:35:00Z">
          <w:pPr>
            <w:pStyle w:val="ListParagraph"/>
            <w:numPr>
              <w:numId w:val="20"/>
            </w:numPr>
            <w:ind w:left="720" w:hanging="360"/>
          </w:pPr>
        </w:pPrChange>
      </w:pPr>
      <w:bookmarkStart w:id="1528" w:name="_Toc138170996"/>
      <w:bookmarkEnd w:id="1528"/>
    </w:p>
    <w:p w14:paraId="61F18622" w14:textId="77777777" w:rsidR="00567842" w:rsidRPr="004C7321" w:rsidRDefault="00567842">
      <w:pPr>
        <w:pStyle w:val="Heading2"/>
        <w:rPr>
          <w:noProof/>
          <w:lang w:val="id-ID"/>
        </w:rPr>
      </w:pPr>
      <w:bookmarkStart w:id="1529" w:name="_Toc430359952"/>
      <w:bookmarkStart w:id="1530" w:name="_Toc138170997"/>
      <w:r w:rsidRPr="004C7321">
        <w:rPr>
          <w:noProof/>
          <w:lang w:val="id-ID"/>
        </w:rPr>
        <w:t xml:space="preserve">Ketentuan Pelaksanaan </w:t>
      </w:r>
      <w:bookmarkEnd w:id="1529"/>
      <w:r w:rsidR="002B5204" w:rsidRPr="004C7321">
        <w:rPr>
          <w:i/>
          <w:noProof/>
          <w:lang w:val="id-ID"/>
        </w:rPr>
        <w:t>Change Implementation</w:t>
      </w:r>
      <w:bookmarkEnd w:id="1530"/>
      <w:r w:rsidR="00884E0D" w:rsidRPr="004C7321">
        <w:rPr>
          <w:i/>
          <w:noProof/>
          <w:lang w:val="id-ID"/>
        </w:rPr>
        <w:t xml:space="preserve"> </w:t>
      </w:r>
    </w:p>
    <w:p w14:paraId="09B3A3F1" w14:textId="07997EF3" w:rsidR="00567842" w:rsidRDefault="00567842" w:rsidP="00195255">
      <w:pPr>
        <w:numPr>
          <w:ilvl w:val="0"/>
          <w:numId w:val="30"/>
        </w:numPr>
        <w:spacing w:before="60" w:after="60"/>
        <w:jc w:val="both"/>
        <w:rPr>
          <w:ins w:id="1531" w:author="Darwin Halomoan Siregar" w:date="2023-06-21T18:41:00Z"/>
          <w:rFonts w:cs="Arial"/>
          <w:noProof/>
          <w:color w:val="000000"/>
          <w:szCs w:val="24"/>
          <w:lang w:val="id-ID" w:eastAsia="x-none"/>
        </w:rPr>
      </w:pPr>
      <w:r w:rsidRPr="004C7321">
        <w:rPr>
          <w:rFonts w:cs="Arial"/>
          <w:noProof/>
          <w:color w:val="000000"/>
          <w:szCs w:val="24"/>
          <w:lang w:val="id-ID" w:eastAsia="x-none"/>
        </w:rPr>
        <w:t xml:space="preserve">Setiap pelaksanaan yang sudah selesai diimplementasi wajib dilampirkan bukti implementasi bisa berupa </w:t>
      </w:r>
      <w:r w:rsidRPr="004C7321">
        <w:rPr>
          <w:rFonts w:cs="Arial"/>
          <w:i/>
          <w:noProof/>
          <w:color w:val="000000"/>
          <w:szCs w:val="24"/>
          <w:lang w:val="id-ID" w:eastAsia="x-none"/>
        </w:rPr>
        <w:t>screen capture</w:t>
      </w:r>
      <w:r w:rsidRPr="004C7321">
        <w:rPr>
          <w:rFonts w:cs="Arial"/>
          <w:noProof/>
          <w:color w:val="000000"/>
          <w:szCs w:val="24"/>
          <w:lang w:val="id-ID" w:eastAsia="x-none"/>
        </w:rPr>
        <w:t>, log, atau lainnya.</w:t>
      </w:r>
    </w:p>
    <w:p w14:paraId="26A7F225" w14:textId="4EBED5F7" w:rsidR="00954EEB" w:rsidRPr="004C7321" w:rsidRDefault="00954EEB" w:rsidP="00954EEB">
      <w:pPr>
        <w:numPr>
          <w:ilvl w:val="0"/>
          <w:numId w:val="30"/>
        </w:numPr>
        <w:spacing w:before="60" w:after="60"/>
        <w:jc w:val="both"/>
        <w:rPr>
          <w:rFonts w:cs="Arial"/>
          <w:noProof/>
          <w:color w:val="000000"/>
          <w:szCs w:val="24"/>
          <w:lang w:val="id-ID" w:eastAsia="x-none"/>
        </w:rPr>
      </w:pPr>
      <w:ins w:id="1532" w:author="Darwin Halomoan Siregar" w:date="2023-06-21T18:41:00Z">
        <w:r>
          <w:rPr>
            <w:rFonts w:cs="Arial"/>
            <w:noProof/>
            <w:color w:val="000000"/>
            <w:szCs w:val="24"/>
            <w:lang w:val="id-ID" w:eastAsia="x-none"/>
          </w:rPr>
          <w:t>A</w:t>
        </w:r>
        <w:r w:rsidRPr="00954EEB">
          <w:rPr>
            <w:rFonts w:cs="Arial"/>
            <w:noProof/>
            <w:color w:val="000000"/>
            <w:szCs w:val="24"/>
            <w:lang w:val="id-ID" w:eastAsia="x-none"/>
          </w:rPr>
          <w:t xml:space="preserve">ktifitas promote yang </w:t>
        </w:r>
      </w:ins>
      <w:ins w:id="1533" w:author="Darwin Halomoan Siregar" w:date="2023-06-22T17:01:00Z">
        <w:r w:rsidR="001F63D7">
          <w:rPr>
            <w:rFonts w:cs="Arial"/>
            <w:noProof/>
            <w:color w:val="000000"/>
            <w:szCs w:val="24"/>
            <w:lang w:eastAsia="x-none"/>
          </w:rPr>
          <w:t xml:space="preserve">terkait/ </w:t>
        </w:r>
      </w:ins>
      <w:ins w:id="1534" w:author="Darwin Halomoan Siregar" w:date="2023-06-21T18:41:00Z">
        <w:r w:rsidRPr="00954EEB">
          <w:rPr>
            <w:rFonts w:cs="Arial"/>
            <w:noProof/>
            <w:color w:val="000000"/>
            <w:szCs w:val="24"/>
            <w:lang w:val="id-ID" w:eastAsia="x-none"/>
          </w:rPr>
          <w:t xml:space="preserve">related dengan promote aplikasi yang lain </w:t>
        </w:r>
      </w:ins>
      <w:ins w:id="1535" w:author="Darwin Halomoan Siregar" w:date="2023-06-22T17:01:00Z">
        <w:r w:rsidR="001F63D7">
          <w:rPr>
            <w:rFonts w:cs="Arial"/>
            <w:noProof/>
            <w:color w:val="000000"/>
            <w:szCs w:val="24"/>
            <w:lang w:eastAsia="x-none"/>
          </w:rPr>
          <w:t xml:space="preserve">agar </w:t>
        </w:r>
      </w:ins>
      <w:ins w:id="1536" w:author="Darwin Halomoan Siregar" w:date="2023-06-21T18:41:00Z">
        <w:r w:rsidRPr="00954EEB">
          <w:rPr>
            <w:rFonts w:cs="Arial"/>
            <w:noProof/>
            <w:color w:val="000000"/>
            <w:szCs w:val="24"/>
            <w:lang w:val="id-ID" w:eastAsia="x-none"/>
          </w:rPr>
          <w:t>dilakukan pada hari yang sama</w:t>
        </w:r>
      </w:ins>
      <w:ins w:id="1537" w:author="Darwin Halomoan Siregar" w:date="2023-06-22T17:01:00Z">
        <w:r w:rsidR="001F63D7">
          <w:rPr>
            <w:rFonts w:cs="Arial"/>
            <w:noProof/>
            <w:color w:val="000000"/>
            <w:szCs w:val="24"/>
            <w:lang w:eastAsia="x-none"/>
          </w:rPr>
          <w:t>.</w:t>
        </w:r>
      </w:ins>
      <w:ins w:id="1538" w:author="Darwin Halomoan Siregar" w:date="2023-06-21T18:41:00Z">
        <w:r w:rsidRPr="00954EEB">
          <w:rPr>
            <w:rFonts w:cs="Arial"/>
            <w:noProof/>
            <w:color w:val="000000"/>
            <w:szCs w:val="24"/>
            <w:lang w:val="id-ID" w:eastAsia="x-none"/>
          </w:rPr>
          <w:t xml:space="preserve"> Apabila tidak dilakukan di hari sama, maka diperlukan Approval minimal D3 </w:t>
        </w:r>
      </w:ins>
      <w:ins w:id="1539" w:author="Darwin Halomoan Siregar" w:date="2023-06-22T17:02:00Z">
        <w:r w:rsidR="001F63D7">
          <w:rPr>
            <w:rFonts w:cs="Arial"/>
            <w:noProof/>
            <w:color w:val="000000"/>
            <w:szCs w:val="24"/>
            <w:lang w:eastAsia="x-none"/>
          </w:rPr>
          <w:t xml:space="preserve">Change </w:t>
        </w:r>
      </w:ins>
      <w:ins w:id="1540" w:author="Darwin Halomoan Siregar" w:date="2023-06-21T18:41:00Z">
        <w:r w:rsidRPr="00954EEB">
          <w:rPr>
            <w:rFonts w:cs="Arial"/>
            <w:noProof/>
            <w:color w:val="000000"/>
            <w:szCs w:val="24"/>
            <w:lang w:val="id-ID" w:eastAsia="x-none"/>
          </w:rPr>
          <w:t>Requestor.</w:t>
        </w:r>
      </w:ins>
    </w:p>
    <w:p w14:paraId="4BA50302" w14:textId="77777777" w:rsidR="00981A9E" w:rsidRPr="004C7321" w:rsidDel="00283935" w:rsidRDefault="00DF5936">
      <w:pPr>
        <w:numPr>
          <w:ilvl w:val="0"/>
          <w:numId w:val="30"/>
        </w:numPr>
        <w:spacing w:before="60" w:after="60"/>
        <w:jc w:val="both"/>
        <w:rPr>
          <w:del w:id="1541" w:author="Angga Dwinanto" w:date="2023-06-14T17:10:00Z"/>
          <w:rFonts w:cs="Arial"/>
          <w:noProof/>
          <w:color w:val="000000"/>
          <w:szCs w:val="24"/>
          <w:lang w:val="id-ID" w:eastAsia="x-none"/>
        </w:rPr>
      </w:pPr>
      <w:r w:rsidRPr="00283935">
        <w:rPr>
          <w:rFonts w:cs="Arial"/>
          <w:noProof/>
          <w:color w:val="000000"/>
          <w:szCs w:val="24"/>
          <w:lang w:val="id-ID" w:eastAsia="x-none"/>
        </w:rPr>
        <w:t xml:space="preserve">Perubahan di lingkungan </w:t>
      </w:r>
      <w:r w:rsidR="00274C65" w:rsidRPr="00283935">
        <w:rPr>
          <w:rFonts w:cs="Arial"/>
          <w:noProof/>
          <w:color w:val="000000"/>
          <w:szCs w:val="24"/>
          <w:lang w:val="id-ID" w:eastAsia="x-none"/>
        </w:rPr>
        <w:t>Production</w:t>
      </w:r>
      <w:r w:rsidR="00F1014A" w:rsidRPr="00283935">
        <w:rPr>
          <w:rFonts w:cs="Arial"/>
          <w:noProof/>
          <w:color w:val="000000"/>
          <w:szCs w:val="24"/>
          <w:lang w:val="id-ID" w:eastAsia="x-none"/>
        </w:rPr>
        <w:t xml:space="preserve"> </w:t>
      </w:r>
      <w:r w:rsidR="00A32246" w:rsidRPr="00283935">
        <w:rPr>
          <w:rFonts w:cs="Arial"/>
          <w:noProof/>
          <w:color w:val="000000"/>
          <w:szCs w:val="24"/>
          <w:lang w:val="id-ID" w:eastAsia="x-none"/>
        </w:rPr>
        <w:t>wajib mele</w:t>
      </w:r>
      <w:r w:rsidR="00F1014A" w:rsidRPr="00283935">
        <w:rPr>
          <w:rFonts w:cs="Arial"/>
          <w:noProof/>
          <w:color w:val="000000"/>
          <w:szCs w:val="24"/>
          <w:lang w:val="id-ID" w:eastAsia="x-none"/>
        </w:rPr>
        <w:t>n</w:t>
      </w:r>
      <w:r w:rsidR="00A32246" w:rsidRPr="00283935">
        <w:rPr>
          <w:rFonts w:cs="Arial"/>
          <w:noProof/>
          <w:color w:val="000000"/>
          <w:szCs w:val="24"/>
          <w:lang w:val="id-ID" w:eastAsia="x-none"/>
        </w:rPr>
        <w:t>gkapi approval matri</w:t>
      </w:r>
      <w:r w:rsidR="00061E2F" w:rsidRPr="00283935">
        <w:rPr>
          <w:rFonts w:cs="Arial"/>
          <w:noProof/>
          <w:color w:val="000000"/>
          <w:szCs w:val="24"/>
          <w:lang w:val="id-ID" w:eastAsia="x-none"/>
        </w:rPr>
        <w:t>k</w:t>
      </w:r>
      <w:r w:rsidR="00A32246" w:rsidRPr="00283935">
        <w:rPr>
          <w:rFonts w:cs="Arial"/>
          <w:noProof/>
          <w:color w:val="000000"/>
          <w:szCs w:val="24"/>
          <w:lang w:val="id-ID" w:eastAsia="x-none"/>
        </w:rPr>
        <w:t xml:space="preserve"> sebelum </w:t>
      </w:r>
      <w:r w:rsidR="00F1014A" w:rsidRPr="00283935">
        <w:rPr>
          <w:rFonts w:cs="Arial"/>
          <w:noProof/>
          <w:color w:val="000000"/>
          <w:szCs w:val="24"/>
          <w:lang w:val="id-ID" w:eastAsia="x-none"/>
        </w:rPr>
        <w:t xml:space="preserve">dilakukan </w:t>
      </w:r>
      <w:r w:rsidR="00A32246" w:rsidRPr="00283935">
        <w:rPr>
          <w:rFonts w:cs="Arial"/>
          <w:noProof/>
          <w:color w:val="000000"/>
          <w:szCs w:val="24"/>
          <w:lang w:val="id-ID" w:eastAsia="x-none"/>
        </w:rPr>
        <w:t>implementasi</w:t>
      </w:r>
      <w:r w:rsidR="00981A9E" w:rsidRPr="00283935">
        <w:rPr>
          <w:rFonts w:cs="Arial"/>
          <w:noProof/>
          <w:color w:val="000000"/>
          <w:szCs w:val="24"/>
          <w:lang w:val="id-ID" w:eastAsia="x-none"/>
        </w:rPr>
        <w:t xml:space="preserve"> </w:t>
      </w:r>
      <w:r w:rsidR="00EC714C" w:rsidRPr="00283935">
        <w:rPr>
          <w:rFonts w:cs="Arial"/>
          <w:noProof/>
          <w:color w:val="000000"/>
          <w:szCs w:val="24"/>
          <w:lang w:eastAsia="x-none"/>
        </w:rPr>
        <w:t>yang mengacu pada tabel Promote Approval Matrik.</w:t>
      </w:r>
    </w:p>
    <w:p w14:paraId="14712EE2" w14:textId="77777777" w:rsidR="00D04734" w:rsidRPr="00283935" w:rsidRDefault="00D04734">
      <w:pPr>
        <w:numPr>
          <w:ilvl w:val="0"/>
          <w:numId w:val="30"/>
        </w:numPr>
        <w:spacing w:before="60" w:after="60"/>
        <w:jc w:val="both"/>
        <w:rPr>
          <w:rFonts w:cs="Arial"/>
          <w:noProof/>
          <w:color w:val="000000"/>
          <w:szCs w:val="24"/>
          <w:lang w:val="id-ID" w:eastAsia="x-none"/>
        </w:rPr>
      </w:pPr>
      <w:del w:id="1542" w:author="Angga Dwinanto" w:date="2023-06-14T16:46:00Z">
        <w:r w:rsidRPr="00283935" w:rsidDel="00A07899">
          <w:rPr>
            <w:rFonts w:cs="Arial"/>
            <w:noProof/>
            <w:color w:val="000000"/>
            <w:szCs w:val="24"/>
            <w:lang w:val="id-ID" w:eastAsia="x-none"/>
          </w:rPr>
          <w:delText xml:space="preserve">Setiap pelaksanaan implementasi RFC </w:delText>
        </w:r>
        <w:r w:rsidR="005A3843" w:rsidRPr="00283935" w:rsidDel="00A07899">
          <w:rPr>
            <w:rFonts w:cs="Arial"/>
            <w:noProof/>
            <w:color w:val="000000"/>
            <w:szCs w:val="24"/>
            <w:lang w:val="id-ID" w:eastAsia="x-none"/>
          </w:rPr>
          <w:delText>a</w:delText>
        </w:r>
        <w:r w:rsidR="00F14AAB" w:rsidRPr="00283935" w:rsidDel="00A07899">
          <w:rPr>
            <w:rFonts w:cs="Arial"/>
            <w:noProof/>
            <w:color w:val="000000"/>
            <w:szCs w:val="24"/>
            <w:lang w:val="id-ID" w:eastAsia="x-none"/>
          </w:rPr>
          <w:delText xml:space="preserve">plikasi </w:delText>
        </w:r>
        <w:r w:rsidRPr="00283935" w:rsidDel="00A07899">
          <w:rPr>
            <w:rFonts w:cs="Arial"/>
            <w:noProof/>
            <w:color w:val="000000"/>
            <w:szCs w:val="24"/>
            <w:lang w:val="id-ID" w:eastAsia="x-none"/>
          </w:rPr>
          <w:delText xml:space="preserve">yang tidak dilakukan oleh </w:delText>
        </w:r>
        <w:r w:rsidR="009B6232" w:rsidRPr="00283935" w:rsidDel="00A07899">
          <w:rPr>
            <w:rFonts w:cs="Arial"/>
            <w:i/>
            <w:noProof/>
            <w:color w:val="000000"/>
            <w:szCs w:val="24"/>
            <w:lang w:val="id-ID" w:eastAsia="x-none"/>
          </w:rPr>
          <w:delText xml:space="preserve">System </w:delText>
        </w:r>
        <w:r w:rsidR="00287C93" w:rsidRPr="00283935" w:rsidDel="00A07899">
          <w:rPr>
            <w:rFonts w:cs="Arial"/>
            <w:i/>
            <w:noProof/>
            <w:color w:val="000000"/>
            <w:szCs w:val="24"/>
            <w:lang w:val="id-ID" w:eastAsia="x-none"/>
          </w:rPr>
          <w:delText>C</w:delText>
        </w:r>
        <w:r w:rsidR="009B6232" w:rsidRPr="00283935" w:rsidDel="00A07899">
          <w:rPr>
            <w:rFonts w:cs="Arial"/>
            <w:i/>
            <w:noProof/>
            <w:color w:val="000000"/>
            <w:szCs w:val="24"/>
            <w:lang w:val="id-ID" w:eastAsia="x-none"/>
          </w:rPr>
          <w:delText xml:space="preserve">hanges </w:delText>
        </w:r>
        <w:r w:rsidR="00287C93" w:rsidRPr="00283935" w:rsidDel="00A07899">
          <w:rPr>
            <w:rFonts w:cs="Arial"/>
            <w:i/>
            <w:noProof/>
            <w:color w:val="000000"/>
            <w:szCs w:val="24"/>
            <w:lang w:val="id-ID" w:eastAsia="x-none"/>
          </w:rPr>
          <w:delText>M</w:delText>
        </w:r>
        <w:r w:rsidR="009B6232" w:rsidRPr="00283935" w:rsidDel="00A07899">
          <w:rPr>
            <w:rFonts w:cs="Arial"/>
            <w:i/>
            <w:noProof/>
            <w:color w:val="000000"/>
            <w:szCs w:val="24"/>
            <w:lang w:val="id-ID" w:eastAsia="x-none"/>
          </w:rPr>
          <w:delText>anagement</w:delText>
        </w:r>
        <w:r w:rsidRPr="00283935" w:rsidDel="00A07899">
          <w:rPr>
            <w:rFonts w:cs="Arial"/>
            <w:noProof/>
            <w:color w:val="000000"/>
            <w:szCs w:val="24"/>
            <w:lang w:val="id-ID" w:eastAsia="x-none"/>
          </w:rPr>
          <w:delText xml:space="preserve"> tetapi oleh </w:delText>
        </w:r>
        <w:r w:rsidR="007903FA" w:rsidRPr="00283935" w:rsidDel="00A07899">
          <w:rPr>
            <w:rFonts w:cs="Arial"/>
            <w:noProof/>
            <w:color w:val="000000"/>
            <w:szCs w:val="24"/>
            <w:lang w:val="id-ID" w:eastAsia="x-none"/>
          </w:rPr>
          <w:delText>tim project/developer/</w:delText>
        </w:r>
        <w:r w:rsidRPr="00283935" w:rsidDel="00A07899">
          <w:rPr>
            <w:rFonts w:cs="Arial"/>
            <w:noProof/>
            <w:color w:val="000000"/>
            <w:szCs w:val="24"/>
            <w:lang w:val="id-ID" w:eastAsia="x-none"/>
          </w:rPr>
          <w:delText>user</w:delText>
        </w:r>
        <w:r w:rsidR="00455BE9" w:rsidRPr="00283935" w:rsidDel="00A07899">
          <w:rPr>
            <w:rFonts w:cs="Arial"/>
            <w:noProof/>
            <w:color w:val="000000"/>
            <w:szCs w:val="24"/>
            <w:lang w:val="id-ID" w:eastAsia="x-none"/>
          </w:rPr>
          <w:delText xml:space="preserve"> </w:delText>
        </w:r>
        <w:r w:rsidRPr="00283935" w:rsidDel="00A07899">
          <w:rPr>
            <w:rFonts w:cs="Arial"/>
            <w:noProof/>
            <w:color w:val="000000"/>
            <w:szCs w:val="24"/>
            <w:lang w:val="id-ID" w:eastAsia="x-none"/>
          </w:rPr>
          <w:delText>bisnis terkait wajib di buatkan Berita Acara</w:delText>
        </w:r>
      </w:del>
      <w:del w:id="1543" w:author="Angga Dwinanto" w:date="2023-06-14T12:05:00Z">
        <w:r w:rsidRPr="00283935" w:rsidDel="009F32EA">
          <w:rPr>
            <w:rFonts w:cs="Arial"/>
            <w:noProof/>
            <w:color w:val="000000"/>
            <w:szCs w:val="24"/>
            <w:lang w:val="id-ID" w:eastAsia="x-none"/>
          </w:rPr>
          <w:delText>.</w:delText>
        </w:r>
      </w:del>
    </w:p>
    <w:p w14:paraId="55204EB2" w14:textId="77777777" w:rsidR="002F1195" w:rsidRPr="004C7321" w:rsidRDefault="002F1195" w:rsidP="00195255">
      <w:pPr>
        <w:numPr>
          <w:ilvl w:val="0"/>
          <w:numId w:val="30"/>
        </w:numPr>
        <w:spacing w:before="60" w:after="60"/>
        <w:jc w:val="both"/>
        <w:rPr>
          <w:rFonts w:cs="Arial"/>
          <w:noProof/>
          <w:color w:val="000000"/>
          <w:szCs w:val="24"/>
          <w:lang w:val="id-ID" w:eastAsia="x-none"/>
        </w:rPr>
      </w:pPr>
      <w:r w:rsidRPr="004C7321">
        <w:rPr>
          <w:rFonts w:cs="Arial"/>
          <w:noProof/>
          <w:color w:val="000000"/>
          <w:szCs w:val="24"/>
          <w:lang w:val="id-ID" w:eastAsia="x-none"/>
        </w:rPr>
        <w:t xml:space="preserve">Pelaksanaan </w:t>
      </w:r>
      <w:r w:rsidR="00770542" w:rsidRPr="004C7321">
        <w:rPr>
          <w:rFonts w:cs="Arial"/>
          <w:noProof/>
          <w:color w:val="000000"/>
          <w:szCs w:val="24"/>
          <w:lang w:val="id-ID" w:eastAsia="x-none"/>
        </w:rPr>
        <w:t>i</w:t>
      </w:r>
      <w:r w:rsidRPr="004C7321">
        <w:rPr>
          <w:rFonts w:cs="Arial"/>
          <w:noProof/>
          <w:color w:val="000000"/>
          <w:szCs w:val="24"/>
          <w:lang w:val="id-ID" w:eastAsia="x-none"/>
        </w:rPr>
        <w:t>mplementa</w:t>
      </w:r>
      <w:r w:rsidR="009C45AB" w:rsidRPr="004C7321">
        <w:rPr>
          <w:rFonts w:cs="Arial"/>
          <w:noProof/>
          <w:color w:val="000000"/>
          <w:szCs w:val="24"/>
          <w:lang w:val="id-ID" w:eastAsia="x-none"/>
        </w:rPr>
        <w:t xml:space="preserve">si RFC </w:t>
      </w:r>
      <w:r w:rsidR="009F76D5" w:rsidRPr="004C7321">
        <w:rPr>
          <w:rFonts w:cs="Arial"/>
          <w:noProof/>
          <w:color w:val="000000"/>
          <w:szCs w:val="24"/>
          <w:lang w:val="id-ID" w:eastAsia="x-none"/>
        </w:rPr>
        <w:t>a</w:t>
      </w:r>
      <w:r w:rsidR="009C45AB" w:rsidRPr="004C7321">
        <w:rPr>
          <w:rFonts w:cs="Arial"/>
          <w:noProof/>
          <w:color w:val="000000"/>
          <w:szCs w:val="24"/>
          <w:lang w:val="id-ID" w:eastAsia="x-none"/>
        </w:rPr>
        <w:t xml:space="preserve">plikasi dilakukan oleh </w:t>
      </w:r>
      <w:r w:rsidR="009B6232" w:rsidRPr="004C7321">
        <w:rPr>
          <w:rFonts w:cs="Arial"/>
          <w:i/>
          <w:noProof/>
          <w:color w:val="000000"/>
          <w:szCs w:val="24"/>
          <w:lang w:val="id-ID" w:eastAsia="x-none"/>
        </w:rPr>
        <w:t xml:space="preserve">System </w:t>
      </w:r>
      <w:r w:rsidR="00345492" w:rsidRPr="004C7321">
        <w:rPr>
          <w:rFonts w:cs="Arial"/>
          <w:i/>
          <w:noProof/>
          <w:color w:val="000000"/>
          <w:szCs w:val="24"/>
          <w:lang w:val="id-ID" w:eastAsia="x-none"/>
        </w:rPr>
        <w:t>C</w:t>
      </w:r>
      <w:r w:rsidR="009B6232" w:rsidRPr="004C7321">
        <w:rPr>
          <w:rFonts w:cs="Arial"/>
          <w:i/>
          <w:noProof/>
          <w:color w:val="000000"/>
          <w:szCs w:val="24"/>
          <w:lang w:val="id-ID" w:eastAsia="x-none"/>
        </w:rPr>
        <w:t xml:space="preserve">hanges </w:t>
      </w:r>
      <w:r w:rsidR="00345492" w:rsidRPr="004C7321">
        <w:rPr>
          <w:rFonts w:cs="Arial"/>
          <w:i/>
          <w:noProof/>
          <w:color w:val="000000"/>
          <w:szCs w:val="24"/>
          <w:lang w:val="id-ID" w:eastAsia="x-none"/>
        </w:rPr>
        <w:t>M</w:t>
      </w:r>
      <w:r w:rsidR="009B6232" w:rsidRPr="004C7321">
        <w:rPr>
          <w:rFonts w:cs="Arial"/>
          <w:i/>
          <w:noProof/>
          <w:color w:val="000000"/>
          <w:szCs w:val="24"/>
          <w:lang w:val="id-ID" w:eastAsia="x-none"/>
        </w:rPr>
        <w:t>anagement</w:t>
      </w:r>
      <w:r w:rsidRPr="004C7321">
        <w:rPr>
          <w:rFonts w:cs="Arial"/>
          <w:noProof/>
          <w:color w:val="000000"/>
          <w:szCs w:val="24"/>
          <w:lang w:val="id-ID" w:eastAsia="x-none"/>
        </w:rPr>
        <w:t xml:space="preserve"> di damping</w:t>
      </w:r>
      <w:r w:rsidR="00456F3A" w:rsidRPr="004C7321">
        <w:rPr>
          <w:rFonts w:cs="Arial"/>
          <w:noProof/>
          <w:color w:val="000000"/>
          <w:szCs w:val="24"/>
          <w:lang w:val="id-ID" w:eastAsia="x-none"/>
        </w:rPr>
        <w:t>i</w:t>
      </w:r>
      <w:r w:rsidRPr="004C7321">
        <w:rPr>
          <w:rFonts w:cs="Arial"/>
          <w:noProof/>
          <w:color w:val="000000"/>
          <w:szCs w:val="24"/>
          <w:lang w:val="id-ID" w:eastAsia="x-none"/>
        </w:rPr>
        <w:t xml:space="preserve"> oleh tim </w:t>
      </w:r>
      <w:r w:rsidR="00022764" w:rsidRPr="004C7321">
        <w:rPr>
          <w:rFonts w:cs="Arial"/>
          <w:noProof/>
          <w:color w:val="000000"/>
          <w:szCs w:val="24"/>
          <w:lang w:val="id-ID" w:eastAsia="x-none"/>
        </w:rPr>
        <w:t>Aplikasi</w:t>
      </w:r>
      <w:r w:rsidR="00770542" w:rsidRPr="004C7321">
        <w:rPr>
          <w:rFonts w:cs="Arial"/>
          <w:noProof/>
          <w:color w:val="000000"/>
          <w:szCs w:val="24"/>
          <w:lang w:val="id-ID" w:eastAsia="x-none"/>
        </w:rPr>
        <w:t xml:space="preserve"> </w:t>
      </w:r>
      <w:r w:rsidRPr="004C7321">
        <w:rPr>
          <w:rFonts w:cs="Arial"/>
          <w:noProof/>
          <w:color w:val="000000"/>
          <w:szCs w:val="24"/>
          <w:lang w:val="id-ID" w:eastAsia="x-none"/>
        </w:rPr>
        <w:t>terkait.</w:t>
      </w:r>
    </w:p>
    <w:p w14:paraId="5377DE27" w14:textId="77777777" w:rsidR="00F14AAB" w:rsidRPr="004C7321" w:rsidRDefault="002F1195" w:rsidP="00195255">
      <w:pPr>
        <w:numPr>
          <w:ilvl w:val="0"/>
          <w:numId w:val="30"/>
        </w:numPr>
        <w:spacing w:before="60" w:after="60"/>
        <w:jc w:val="both"/>
        <w:rPr>
          <w:rFonts w:cs="Arial"/>
          <w:noProof/>
          <w:color w:val="000000"/>
          <w:szCs w:val="24"/>
          <w:lang w:val="id-ID" w:eastAsia="x-none"/>
        </w:rPr>
      </w:pPr>
      <w:r w:rsidRPr="004C7321">
        <w:rPr>
          <w:rFonts w:cs="Arial"/>
          <w:noProof/>
          <w:color w:val="000000"/>
          <w:szCs w:val="24"/>
          <w:lang w:val="id-ID" w:eastAsia="x-none"/>
        </w:rPr>
        <w:t>P</w:t>
      </w:r>
      <w:r w:rsidR="00F14AAB" w:rsidRPr="004C7321">
        <w:rPr>
          <w:rFonts w:cs="Arial"/>
          <w:noProof/>
          <w:color w:val="000000"/>
          <w:szCs w:val="24"/>
          <w:lang w:val="id-ID" w:eastAsia="x-none"/>
        </w:rPr>
        <w:t xml:space="preserve">elaksanaan </w:t>
      </w:r>
      <w:r w:rsidR="00770542" w:rsidRPr="004C7321">
        <w:rPr>
          <w:rFonts w:cs="Arial"/>
          <w:noProof/>
          <w:color w:val="000000"/>
          <w:szCs w:val="24"/>
          <w:lang w:val="id-ID" w:eastAsia="x-none"/>
        </w:rPr>
        <w:t>i</w:t>
      </w:r>
      <w:r w:rsidR="00F14AAB" w:rsidRPr="004C7321">
        <w:rPr>
          <w:rFonts w:cs="Arial"/>
          <w:noProof/>
          <w:color w:val="000000"/>
          <w:szCs w:val="24"/>
          <w:lang w:val="id-ID" w:eastAsia="x-none"/>
        </w:rPr>
        <w:t xml:space="preserve">mplementasi RFC Infrastruktur dilakukan oleh </w:t>
      </w:r>
      <w:r w:rsidRPr="004C7321">
        <w:rPr>
          <w:rFonts w:cs="Arial"/>
          <w:noProof/>
          <w:color w:val="000000"/>
          <w:szCs w:val="24"/>
          <w:lang w:val="id-ID" w:eastAsia="x-none"/>
        </w:rPr>
        <w:t xml:space="preserve">tim </w:t>
      </w:r>
      <w:r w:rsidR="00022764" w:rsidRPr="004C7321">
        <w:rPr>
          <w:rFonts w:cs="Arial"/>
          <w:noProof/>
          <w:color w:val="000000"/>
          <w:szCs w:val="24"/>
          <w:lang w:val="id-ID" w:eastAsia="x-none"/>
        </w:rPr>
        <w:t>Infrastruktur</w:t>
      </w:r>
      <w:r w:rsidR="00022764" w:rsidRPr="004C7321">
        <w:rPr>
          <w:rFonts w:cs="Arial"/>
          <w:i/>
          <w:noProof/>
          <w:color w:val="000000"/>
          <w:szCs w:val="24"/>
          <w:lang w:val="id-ID" w:eastAsia="x-none"/>
        </w:rPr>
        <w:t xml:space="preserve"> </w:t>
      </w:r>
      <w:r w:rsidRPr="004C7321">
        <w:rPr>
          <w:rFonts w:cs="Arial"/>
          <w:noProof/>
          <w:color w:val="000000"/>
          <w:szCs w:val="24"/>
          <w:lang w:val="id-ID" w:eastAsia="x-none"/>
        </w:rPr>
        <w:t xml:space="preserve"> terkait</w:t>
      </w:r>
      <w:r w:rsidR="00F14AAB" w:rsidRPr="004C7321">
        <w:rPr>
          <w:rFonts w:cs="Arial"/>
          <w:noProof/>
          <w:color w:val="000000"/>
          <w:szCs w:val="24"/>
          <w:lang w:val="id-ID" w:eastAsia="x-none"/>
        </w:rPr>
        <w:t xml:space="preserve"> </w:t>
      </w:r>
      <w:r w:rsidR="0046315E" w:rsidRPr="004C7321">
        <w:rPr>
          <w:rFonts w:cs="Arial"/>
          <w:noProof/>
          <w:color w:val="000000"/>
          <w:szCs w:val="24"/>
          <w:lang w:val="id-ID" w:eastAsia="x-none"/>
        </w:rPr>
        <w:t xml:space="preserve">atau </w:t>
      </w:r>
      <w:r w:rsidR="009B6232" w:rsidRPr="004C7321">
        <w:rPr>
          <w:rFonts w:cs="Arial"/>
          <w:i/>
          <w:noProof/>
          <w:color w:val="000000"/>
          <w:szCs w:val="24"/>
          <w:lang w:val="id-ID" w:eastAsia="x-none"/>
        </w:rPr>
        <w:t xml:space="preserve">System </w:t>
      </w:r>
      <w:r w:rsidR="009F76D5" w:rsidRPr="004C7321">
        <w:rPr>
          <w:rFonts w:cs="Arial"/>
          <w:i/>
          <w:noProof/>
          <w:color w:val="000000"/>
          <w:szCs w:val="24"/>
          <w:lang w:val="id-ID" w:eastAsia="x-none"/>
        </w:rPr>
        <w:t>C</w:t>
      </w:r>
      <w:r w:rsidR="009B6232" w:rsidRPr="004C7321">
        <w:rPr>
          <w:rFonts w:cs="Arial"/>
          <w:i/>
          <w:noProof/>
          <w:color w:val="000000"/>
          <w:szCs w:val="24"/>
          <w:lang w:val="id-ID" w:eastAsia="x-none"/>
        </w:rPr>
        <w:t xml:space="preserve">hanges </w:t>
      </w:r>
      <w:r w:rsidR="009F76D5" w:rsidRPr="004C7321">
        <w:rPr>
          <w:rFonts w:cs="Arial"/>
          <w:i/>
          <w:noProof/>
          <w:color w:val="000000"/>
          <w:szCs w:val="24"/>
          <w:lang w:val="id-ID" w:eastAsia="x-none"/>
        </w:rPr>
        <w:t>M</w:t>
      </w:r>
      <w:r w:rsidR="009B6232" w:rsidRPr="004C7321">
        <w:rPr>
          <w:rFonts w:cs="Arial"/>
          <w:i/>
          <w:noProof/>
          <w:color w:val="000000"/>
          <w:szCs w:val="24"/>
          <w:lang w:val="id-ID" w:eastAsia="x-none"/>
        </w:rPr>
        <w:t>anagement</w:t>
      </w:r>
      <w:r w:rsidR="009F76D5" w:rsidRPr="004C7321">
        <w:rPr>
          <w:rFonts w:cs="Arial"/>
          <w:noProof/>
          <w:color w:val="000000"/>
          <w:szCs w:val="24"/>
          <w:lang w:val="id-ID" w:eastAsia="x-none"/>
        </w:rPr>
        <w:t>.</w:t>
      </w:r>
    </w:p>
    <w:p w14:paraId="38924FB1" w14:textId="77777777" w:rsidR="0025437D" w:rsidRPr="004C7321" w:rsidRDefault="002110F5" w:rsidP="00195255">
      <w:pPr>
        <w:numPr>
          <w:ilvl w:val="0"/>
          <w:numId w:val="30"/>
        </w:numPr>
        <w:spacing w:before="60" w:after="60"/>
        <w:jc w:val="both"/>
        <w:rPr>
          <w:rFonts w:cs="Arial"/>
          <w:noProof/>
          <w:color w:val="000000"/>
          <w:szCs w:val="24"/>
          <w:lang w:val="id-ID" w:eastAsia="x-none"/>
        </w:rPr>
      </w:pPr>
      <w:r w:rsidRPr="004C7321">
        <w:rPr>
          <w:rFonts w:cs="Arial"/>
          <w:i/>
          <w:noProof/>
          <w:color w:val="000000"/>
          <w:szCs w:val="24"/>
          <w:lang w:val="id-ID" w:eastAsia="x-none"/>
        </w:rPr>
        <w:lastRenderedPageBreak/>
        <w:t>F</w:t>
      </w:r>
      <w:r w:rsidR="0025437D" w:rsidRPr="004C7321">
        <w:rPr>
          <w:rFonts w:cs="Arial"/>
          <w:i/>
          <w:noProof/>
          <w:color w:val="000000"/>
          <w:szCs w:val="24"/>
          <w:lang w:val="id-ID" w:eastAsia="x-none"/>
        </w:rPr>
        <w:t>reeze</w:t>
      </w:r>
      <w:r w:rsidR="0025437D" w:rsidRPr="004C7321">
        <w:rPr>
          <w:rFonts w:cs="Arial"/>
          <w:noProof/>
          <w:color w:val="000000"/>
          <w:szCs w:val="24"/>
          <w:lang w:val="id-ID" w:eastAsia="x-none"/>
        </w:rPr>
        <w:t xml:space="preserve"> </w:t>
      </w:r>
      <w:r w:rsidR="0025437D" w:rsidRPr="004C7321">
        <w:rPr>
          <w:rFonts w:cs="Arial"/>
          <w:i/>
          <w:noProof/>
          <w:color w:val="000000"/>
          <w:szCs w:val="24"/>
          <w:lang w:val="id-ID" w:eastAsia="x-none"/>
        </w:rPr>
        <w:t>period</w:t>
      </w:r>
      <w:r w:rsidR="0025437D" w:rsidRPr="004C7321">
        <w:rPr>
          <w:rFonts w:cs="Arial"/>
          <w:noProof/>
          <w:color w:val="000000"/>
          <w:szCs w:val="24"/>
          <w:lang w:val="id-ID" w:eastAsia="x-none"/>
        </w:rPr>
        <w:t xml:space="preserve"> berlaku untuk </w:t>
      </w:r>
      <w:r w:rsidR="0025437D" w:rsidRPr="004C7321">
        <w:rPr>
          <w:rFonts w:cs="Arial"/>
          <w:i/>
          <w:noProof/>
          <w:color w:val="000000"/>
          <w:szCs w:val="24"/>
          <w:lang w:val="id-ID" w:eastAsia="x-none"/>
        </w:rPr>
        <w:t>E</w:t>
      </w:r>
      <w:r w:rsidR="00D71AA1" w:rsidRPr="004C7321">
        <w:rPr>
          <w:rFonts w:cs="Arial"/>
          <w:i/>
          <w:noProof/>
          <w:color w:val="000000"/>
          <w:szCs w:val="24"/>
          <w:lang w:val="id-ID" w:eastAsia="x-none"/>
        </w:rPr>
        <w:t>nd of Month</w:t>
      </w:r>
      <w:r w:rsidR="00D71AA1" w:rsidRPr="004C7321">
        <w:rPr>
          <w:rFonts w:cs="Arial"/>
          <w:noProof/>
          <w:color w:val="000000"/>
          <w:szCs w:val="24"/>
          <w:lang w:val="id-ID" w:eastAsia="x-none"/>
        </w:rPr>
        <w:t xml:space="preserve"> ( EOM ) </w:t>
      </w:r>
      <w:r w:rsidR="0025437D" w:rsidRPr="004C7321">
        <w:rPr>
          <w:rFonts w:cs="Arial"/>
          <w:noProof/>
          <w:color w:val="000000"/>
          <w:szCs w:val="24"/>
          <w:lang w:val="id-ID" w:eastAsia="x-none"/>
        </w:rPr>
        <w:t>H-2 s/d H+</w:t>
      </w:r>
      <w:r w:rsidR="0043578D" w:rsidRPr="004C7321">
        <w:rPr>
          <w:rFonts w:cs="Arial"/>
          <w:noProof/>
          <w:color w:val="000000"/>
          <w:szCs w:val="24"/>
          <w:lang w:val="id-ID" w:eastAsia="x-none"/>
        </w:rPr>
        <w:t>1</w:t>
      </w:r>
      <w:r w:rsidR="00F57781" w:rsidRPr="004C7321">
        <w:rPr>
          <w:rFonts w:cs="Arial"/>
          <w:noProof/>
          <w:color w:val="000000"/>
          <w:szCs w:val="24"/>
          <w:lang w:val="id-ID" w:eastAsia="x-none"/>
        </w:rPr>
        <w:t xml:space="preserve"> </w:t>
      </w:r>
      <w:r w:rsidR="003717C4" w:rsidRPr="004C7321">
        <w:rPr>
          <w:rFonts w:cs="Arial"/>
          <w:noProof/>
          <w:color w:val="000000"/>
          <w:szCs w:val="24"/>
          <w:lang w:val="id-ID" w:eastAsia="x-none"/>
        </w:rPr>
        <w:t>dan</w:t>
      </w:r>
      <w:r w:rsidR="00F57781" w:rsidRPr="004C7321">
        <w:rPr>
          <w:rFonts w:cs="Arial"/>
          <w:noProof/>
          <w:color w:val="000000"/>
          <w:szCs w:val="24"/>
          <w:lang w:val="id-ID" w:eastAsia="x-none"/>
        </w:rPr>
        <w:t xml:space="preserve"> </w:t>
      </w:r>
      <w:r w:rsidR="0025437D" w:rsidRPr="004C7321">
        <w:rPr>
          <w:rFonts w:cs="Arial"/>
          <w:i/>
          <w:noProof/>
          <w:color w:val="000000"/>
          <w:szCs w:val="24"/>
          <w:lang w:val="id-ID" w:eastAsia="x-none"/>
        </w:rPr>
        <w:t>E</w:t>
      </w:r>
      <w:r w:rsidR="00D71AA1" w:rsidRPr="004C7321">
        <w:rPr>
          <w:rFonts w:cs="Arial"/>
          <w:i/>
          <w:noProof/>
          <w:color w:val="000000"/>
          <w:szCs w:val="24"/>
          <w:lang w:val="id-ID" w:eastAsia="x-none"/>
        </w:rPr>
        <w:t>nd of Year</w:t>
      </w:r>
      <w:r w:rsidR="00D71AA1" w:rsidRPr="004C7321">
        <w:rPr>
          <w:rFonts w:cs="Arial"/>
          <w:noProof/>
          <w:color w:val="000000"/>
          <w:szCs w:val="24"/>
          <w:lang w:val="id-ID" w:eastAsia="x-none"/>
        </w:rPr>
        <w:t xml:space="preserve"> ( EOY ) </w:t>
      </w:r>
      <w:r w:rsidR="0025437D" w:rsidRPr="004C7321">
        <w:rPr>
          <w:rFonts w:cs="Arial"/>
          <w:noProof/>
          <w:color w:val="000000"/>
          <w:szCs w:val="24"/>
          <w:lang w:val="id-ID" w:eastAsia="x-none"/>
        </w:rPr>
        <w:t>H-</w:t>
      </w:r>
      <w:r w:rsidR="00432A2F" w:rsidRPr="004C7321">
        <w:rPr>
          <w:rFonts w:cs="Arial"/>
          <w:noProof/>
          <w:color w:val="000000"/>
          <w:szCs w:val="24"/>
          <w:lang w:val="id-ID" w:eastAsia="x-none"/>
        </w:rPr>
        <w:t>14</w:t>
      </w:r>
      <w:r w:rsidR="0025437D" w:rsidRPr="004C7321">
        <w:rPr>
          <w:rFonts w:cs="Arial"/>
          <w:noProof/>
          <w:color w:val="000000"/>
          <w:szCs w:val="24"/>
          <w:lang w:val="id-ID" w:eastAsia="x-none"/>
        </w:rPr>
        <w:t xml:space="preserve"> s/d H+</w:t>
      </w:r>
      <w:r w:rsidR="00F57781" w:rsidRPr="004C7321">
        <w:rPr>
          <w:rFonts w:cs="Arial"/>
          <w:noProof/>
          <w:color w:val="000000"/>
          <w:szCs w:val="24"/>
          <w:lang w:val="id-ID" w:eastAsia="x-none"/>
        </w:rPr>
        <w:t>7</w:t>
      </w:r>
      <w:r w:rsidR="007F79AD">
        <w:rPr>
          <w:rFonts w:cs="Arial"/>
          <w:noProof/>
          <w:color w:val="000000"/>
          <w:szCs w:val="24"/>
          <w:lang w:eastAsia="x-none"/>
        </w:rPr>
        <w:t>,</w:t>
      </w:r>
      <w:r w:rsidR="00880C9C" w:rsidRPr="004C7321">
        <w:rPr>
          <w:rFonts w:cs="Arial"/>
          <w:noProof/>
          <w:color w:val="000000"/>
          <w:szCs w:val="24"/>
          <w:lang w:val="id-ID" w:eastAsia="x-none"/>
        </w:rPr>
        <w:t xml:space="preserve"> mengacu pada tanggal kalender</w:t>
      </w:r>
      <w:r w:rsidR="007F79AD">
        <w:rPr>
          <w:rFonts w:cs="Arial"/>
          <w:noProof/>
          <w:color w:val="000000"/>
          <w:szCs w:val="24"/>
          <w:lang w:eastAsia="x-none"/>
        </w:rPr>
        <w:t xml:space="preserve"> (kecuali ada memo pengecualian</w:t>
      </w:r>
      <w:r w:rsidR="00F94B11">
        <w:rPr>
          <w:rFonts w:cs="Arial"/>
          <w:noProof/>
          <w:color w:val="000000"/>
          <w:szCs w:val="24"/>
          <w:lang w:eastAsia="x-none"/>
        </w:rPr>
        <w:t xml:space="preserve"> dengan approval DCOM Head</w:t>
      </w:r>
      <w:r w:rsidR="007F79AD">
        <w:rPr>
          <w:rFonts w:cs="Arial"/>
          <w:noProof/>
          <w:color w:val="000000"/>
          <w:szCs w:val="24"/>
          <w:lang w:eastAsia="x-none"/>
        </w:rPr>
        <w:t>).</w:t>
      </w:r>
    </w:p>
    <w:p w14:paraId="600804C0" w14:textId="77777777" w:rsidR="00A23C40" w:rsidRDefault="006C5773" w:rsidP="00195255">
      <w:pPr>
        <w:numPr>
          <w:ilvl w:val="0"/>
          <w:numId w:val="30"/>
        </w:numPr>
        <w:spacing w:before="60" w:after="60"/>
        <w:jc w:val="both"/>
        <w:rPr>
          <w:rFonts w:cs="Arial"/>
          <w:noProof/>
          <w:color w:val="000000"/>
          <w:szCs w:val="24"/>
          <w:lang w:val="id-ID" w:eastAsia="x-none"/>
        </w:rPr>
      </w:pPr>
      <w:r w:rsidRPr="004C7321">
        <w:rPr>
          <w:rFonts w:cs="Arial"/>
          <w:noProof/>
          <w:color w:val="000000"/>
          <w:szCs w:val="24"/>
          <w:lang w:val="id-ID" w:eastAsia="x-none"/>
        </w:rPr>
        <w:t>Pelaksana</w:t>
      </w:r>
      <w:r w:rsidR="004C2E02" w:rsidRPr="004C7321">
        <w:rPr>
          <w:rFonts w:cs="Arial"/>
          <w:noProof/>
          <w:color w:val="000000"/>
          <w:szCs w:val="24"/>
          <w:lang w:val="id-ID" w:eastAsia="x-none"/>
        </w:rPr>
        <w:t xml:space="preserve">an </w:t>
      </w:r>
      <w:r w:rsidR="004B4A2A">
        <w:rPr>
          <w:rFonts w:cs="Arial"/>
          <w:noProof/>
          <w:color w:val="000000"/>
          <w:szCs w:val="24"/>
          <w:lang w:eastAsia="x-none"/>
        </w:rPr>
        <w:t>Changes</w:t>
      </w:r>
      <w:r w:rsidR="004C2E02" w:rsidRPr="004C7321">
        <w:rPr>
          <w:rFonts w:cs="Arial"/>
          <w:noProof/>
          <w:color w:val="000000"/>
          <w:szCs w:val="24"/>
          <w:lang w:val="id-ID" w:eastAsia="x-none"/>
        </w:rPr>
        <w:t xml:space="preserve"> di </w:t>
      </w:r>
      <w:r w:rsidR="004C2E02" w:rsidRPr="004C7321">
        <w:rPr>
          <w:rFonts w:cs="Arial"/>
          <w:i/>
          <w:noProof/>
          <w:color w:val="000000"/>
          <w:szCs w:val="24"/>
          <w:lang w:val="id-ID" w:eastAsia="x-none"/>
        </w:rPr>
        <w:t>area</w:t>
      </w:r>
      <w:r w:rsidR="004C2E02" w:rsidRPr="004C7321">
        <w:rPr>
          <w:rFonts w:cs="Arial"/>
          <w:noProof/>
          <w:color w:val="000000"/>
          <w:szCs w:val="24"/>
          <w:lang w:val="id-ID" w:eastAsia="x-none"/>
        </w:rPr>
        <w:t xml:space="preserve"> </w:t>
      </w:r>
      <w:r w:rsidR="000C6620" w:rsidRPr="004C7321">
        <w:rPr>
          <w:rFonts w:cs="Arial"/>
          <w:i/>
          <w:noProof/>
          <w:color w:val="000000"/>
          <w:szCs w:val="24"/>
          <w:lang w:val="id-ID" w:eastAsia="x-none"/>
        </w:rPr>
        <w:t>C</w:t>
      </w:r>
      <w:r w:rsidR="004C2E02" w:rsidRPr="004C7321">
        <w:rPr>
          <w:rFonts w:cs="Arial"/>
          <w:i/>
          <w:noProof/>
          <w:color w:val="000000"/>
          <w:szCs w:val="24"/>
          <w:lang w:val="id-ID" w:eastAsia="x-none"/>
        </w:rPr>
        <w:t>loud</w:t>
      </w:r>
      <w:r w:rsidR="00F1712F" w:rsidRPr="004C7321">
        <w:rPr>
          <w:rFonts w:cs="Arial"/>
          <w:i/>
          <w:noProof/>
          <w:color w:val="000000"/>
          <w:szCs w:val="24"/>
          <w:lang w:val="id-ID" w:eastAsia="x-none"/>
        </w:rPr>
        <w:t xml:space="preserve"> – IaaS &amp; PaaS</w:t>
      </w:r>
      <w:r w:rsidR="004C2E02" w:rsidRPr="004C7321">
        <w:rPr>
          <w:rFonts w:cs="Arial"/>
          <w:noProof/>
          <w:color w:val="000000"/>
          <w:szCs w:val="24"/>
          <w:lang w:val="id-ID" w:eastAsia="x-none"/>
        </w:rPr>
        <w:t xml:space="preserve"> </w:t>
      </w:r>
      <w:r w:rsidR="0049784F" w:rsidRPr="004C7321">
        <w:rPr>
          <w:rFonts w:cs="Arial"/>
          <w:noProof/>
          <w:color w:val="000000"/>
          <w:szCs w:val="24"/>
          <w:lang w:val="id-ID" w:eastAsia="x-none"/>
        </w:rPr>
        <w:t xml:space="preserve">untuk aplikasi yang hanya dimiliki </w:t>
      </w:r>
      <w:r w:rsidR="007F79AD">
        <w:rPr>
          <w:rFonts w:cs="Arial"/>
          <w:noProof/>
          <w:color w:val="000000"/>
          <w:szCs w:val="24"/>
          <w:lang w:eastAsia="x-none"/>
        </w:rPr>
        <w:t>CIMB</w:t>
      </w:r>
      <w:r w:rsidR="009B2D64">
        <w:rPr>
          <w:rFonts w:cs="Arial"/>
          <w:noProof/>
          <w:color w:val="000000"/>
          <w:szCs w:val="24"/>
          <w:lang w:eastAsia="x-none"/>
        </w:rPr>
        <w:t xml:space="preserve"> </w:t>
      </w:r>
      <w:r w:rsidR="007F79AD">
        <w:rPr>
          <w:rFonts w:cs="Arial"/>
          <w:noProof/>
          <w:color w:val="000000"/>
          <w:szCs w:val="24"/>
          <w:lang w:eastAsia="x-none"/>
        </w:rPr>
        <w:t>NIAGA</w:t>
      </w:r>
      <w:r w:rsidR="007F79AD" w:rsidRPr="004C7321">
        <w:rPr>
          <w:rFonts w:cs="Arial"/>
          <w:noProof/>
          <w:color w:val="000000"/>
          <w:szCs w:val="24"/>
          <w:lang w:val="id-ID" w:eastAsia="x-none"/>
        </w:rPr>
        <w:t xml:space="preserve"> </w:t>
      </w:r>
      <w:r w:rsidR="00A23C40" w:rsidRPr="004C7321">
        <w:rPr>
          <w:rFonts w:cs="Arial"/>
          <w:noProof/>
          <w:color w:val="000000"/>
          <w:szCs w:val="24"/>
          <w:lang w:val="id-ID" w:eastAsia="x-none"/>
        </w:rPr>
        <w:t xml:space="preserve">sesuai table berikut ini: </w:t>
      </w:r>
    </w:p>
    <w:p w14:paraId="2EAB3695" w14:textId="77777777" w:rsidR="00974133" w:rsidRPr="004C7321" w:rsidRDefault="00974133" w:rsidP="007D00A8">
      <w:pPr>
        <w:spacing w:before="60" w:after="60"/>
        <w:ind w:left="907"/>
        <w:jc w:val="both"/>
        <w:rPr>
          <w:rFonts w:cs="Arial"/>
          <w:noProof/>
          <w:color w:val="000000"/>
          <w:sz w:val="22"/>
          <w:lang w:val="id-ID" w:eastAsia="x-none"/>
        </w:rPr>
      </w:pPr>
    </w:p>
    <w:tbl>
      <w:tblPr>
        <w:tblStyle w:val="TableGrid"/>
        <w:tblW w:w="5000" w:type="pct"/>
        <w:tblLayout w:type="fixed"/>
        <w:tblLook w:val="04A0" w:firstRow="1" w:lastRow="0" w:firstColumn="1" w:lastColumn="0" w:noHBand="0" w:noVBand="1"/>
      </w:tblPr>
      <w:tblGrid>
        <w:gridCol w:w="1405"/>
        <w:gridCol w:w="1270"/>
        <w:gridCol w:w="1270"/>
        <w:gridCol w:w="1270"/>
        <w:gridCol w:w="1270"/>
        <w:gridCol w:w="1270"/>
        <w:gridCol w:w="1264"/>
      </w:tblGrid>
      <w:tr w:rsidR="00974133" w:rsidRPr="004C7321" w14:paraId="6E4E201B" w14:textId="77777777" w:rsidTr="007D00A8">
        <w:tc>
          <w:tcPr>
            <w:tcW w:w="779" w:type="pct"/>
            <w:vMerge w:val="restart"/>
            <w:shd w:val="clear" w:color="auto" w:fill="A6A6A6" w:themeFill="background1" w:themeFillShade="A6"/>
            <w:vAlign w:val="center"/>
          </w:tcPr>
          <w:p w14:paraId="7959BD21" w14:textId="77777777" w:rsidR="00974133" w:rsidRPr="004C7321" w:rsidRDefault="00974133" w:rsidP="007D00A8">
            <w:pPr>
              <w:spacing w:before="60" w:after="60"/>
              <w:jc w:val="center"/>
              <w:rPr>
                <w:rFonts w:cs="Arial"/>
                <w:b/>
                <w:i/>
                <w:noProof/>
                <w:color w:val="000000"/>
                <w:sz w:val="16"/>
                <w:szCs w:val="16"/>
                <w:lang w:val="id-ID" w:eastAsia="x-none"/>
              </w:rPr>
            </w:pPr>
            <w:r w:rsidRPr="004C7321">
              <w:rPr>
                <w:rFonts w:cs="Arial"/>
                <w:b/>
                <w:i/>
                <w:noProof/>
                <w:color w:val="000000"/>
                <w:sz w:val="16"/>
                <w:szCs w:val="16"/>
                <w:lang w:val="id-ID" w:eastAsia="x-none"/>
              </w:rPr>
              <w:t>Package</w:t>
            </w:r>
          </w:p>
        </w:tc>
        <w:tc>
          <w:tcPr>
            <w:tcW w:w="1408" w:type="pct"/>
            <w:gridSpan w:val="2"/>
            <w:shd w:val="clear" w:color="auto" w:fill="A6A6A6" w:themeFill="background1" w:themeFillShade="A6"/>
            <w:vAlign w:val="center"/>
          </w:tcPr>
          <w:p w14:paraId="02B99460" w14:textId="77777777" w:rsidR="00974133" w:rsidRPr="004C7321" w:rsidRDefault="00974133" w:rsidP="007D00A8">
            <w:pPr>
              <w:spacing w:before="60" w:after="60"/>
              <w:jc w:val="center"/>
              <w:rPr>
                <w:rFonts w:cs="Arial"/>
                <w:b/>
                <w:i/>
                <w:noProof/>
                <w:color w:val="000000"/>
                <w:sz w:val="16"/>
                <w:szCs w:val="16"/>
                <w:lang w:val="id-ID" w:eastAsia="x-none"/>
              </w:rPr>
            </w:pPr>
            <w:r w:rsidRPr="004C7321">
              <w:rPr>
                <w:rFonts w:cs="Arial"/>
                <w:b/>
                <w:i/>
                <w:noProof/>
                <w:color w:val="000000"/>
                <w:sz w:val="16"/>
                <w:szCs w:val="16"/>
                <w:lang w:val="id-ID" w:eastAsia="x-none"/>
              </w:rPr>
              <w:t>Infrastructure (as a Services)</w:t>
            </w:r>
          </w:p>
        </w:tc>
        <w:tc>
          <w:tcPr>
            <w:tcW w:w="1408" w:type="pct"/>
            <w:gridSpan w:val="2"/>
            <w:shd w:val="clear" w:color="auto" w:fill="A6A6A6" w:themeFill="background1" w:themeFillShade="A6"/>
            <w:vAlign w:val="center"/>
          </w:tcPr>
          <w:p w14:paraId="247DE43E" w14:textId="77777777" w:rsidR="00974133" w:rsidRPr="004C7321" w:rsidRDefault="00974133" w:rsidP="007D00A8">
            <w:pPr>
              <w:spacing w:before="60" w:after="60"/>
              <w:jc w:val="center"/>
              <w:rPr>
                <w:rFonts w:cs="Arial"/>
                <w:b/>
                <w:i/>
                <w:noProof/>
                <w:color w:val="000000"/>
                <w:sz w:val="16"/>
                <w:szCs w:val="16"/>
                <w:lang w:val="id-ID" w:eastAsia="x-none"/>
              </w:rPr>
            </w:pPr>
            <w:r w:rsidRPr="004C7321">
              <w:rPr>
                <w:rFonts w:cs="Arial"/>
                <w:b/>
                <w:i/>
                <w:noProof/>
                <w:color w:val="000000"/>
                <w:sz w:val="16"/>
                <w:szCs w:val="16"/>
                <w:lang w:val="id-ID" w:eastAsia="x-none"/>
              </w:rPr>
              <w:t>Platform (as a Services)</w:t>
            </w:r>
          </w:p>
        </w:tc>
        <w:tc>
          <w:tcPr>
            <w:tcW w:w="1405" w:type="pct"/>
            <w:gridSpan w:val="2"/>
            <w:shd w:val="clear" w:color="auto" w:fill="A6A6A6" w:themeFill="background1" w:themeFillShade="A6"/>
            <w:vAlign w:val="center"/>
          </w:tcPr>
          <w:p w14:paraId="0CA9EF4D" w14:textId="77777777" w:rsidR="00974133" w:rsidRPr="004C7321" w:rsidRDefault="00974133" w:rsidP="007D00A8">
            <w:pPr>
              <w:spacing w:before="60" w:after="60"/>
              <w:jc w:val="center"/>
              <w:rPr>
                <w:rFonts w:cs="Arial"/>
                <w:b/>
                <w:i/>
                <w:noProof/>
                <w:color w:val="000000"/>
                <w:sz w:val="16"/>
                <w:szCs w:val="16"/>
                <w:lang w:val="id-ID" w:eastAsia="x-none"/>
              </w:rPr>
            </w:pPr>
            <w:r w:rsidRPr="004C7321">
              <w:rPr>
                <w:rFonts w:cs="Arial"/>
                <w:b/>
                <w:i/>
                <w:noProof/>
                <w:color w:val="000000"/>
                <w:sz w:val="16"/>
                <w:szCs w:val="16"/>
                <w:lang w:val="id-ID" w:eastAsia="x-none"/>
              </w:rPr>
              <w:t>Software (as a Services)</w:t>
            </w:r>
            <w:r w:rsidR="0004786E" w:rsidRPr="004C7321">
              <w:rPr>
                <w:rFonts w:cs="Arial"/>
                <w:b/>
                <w:i/>
                <w:noProof/>
                <w:color w:val="000000"/>
                <w:sz w:val="16"/>
                <w:szCs w:val="16"/>
                <w:lang w:val="id-ID" w:eastAsia="x-none"/>
              </w:rPr>
              <w:t xml:space="preserve"> *</w:t>
            </w:r>
          </w:p>
        </w:tc>
      </w:tr>
      <w:tr w:rsidR="00974133" w:rsidRPr="004C7321" w14:paraId="2EEB80A7" w14:textId="77777777" w:rsidTr="007D00A8">
        <w:tc>
          <w:tcPr>
            <w:tcW w:w="779" w:type="pct"/>
            <w:vMerge/>
            <w:shd w:val="clear" w:color="auto" w:fill="A6A6A6" w:themeFill="background1" w:themeFillShade="A6"/>
            <w:vAlign w:val="center"/>
          </w:tcPr>
          <w:p w14:paraId="4632A26C" w14:textId="77777777" w:rsidR="00974133" w:rsidRPr="004C7321" w:rsidRDefault="00974133" w:rsidP="007D00A8">
            <w:pPr>
              <w:spacing w:before="60" w:after="60"/>
              <w:jc w:val="center"/>
              <w:rPr>
                <w:rFonts w:cs="Arial"/>
                <w:b/>
                <w:i/>
                <w:noProof/>
                <w:color w:val="000000"/>
                <w:sz w:val="16"/>
                <w:szCs w:val="16"/>
                <w:lang w:val="id-ID" w:eastAsia="x-none"/>
              </w:rPr>
            </w:pPr>
          </w:p>
        </w:tc>
        <w:tc>
          <w:tcPr>
            <w:tcW w:w="704" w:type="pct"/>
            <w:shd w:val="clear" w:color="auto" w:fill="A6A6A6" w:themeFill="background1" w:themeFillShade="A6"/>
            <w:vAlign w:val="center"/>
          </w:tcPr>
          <w:p w14:paraId="1F8DD165" w14:textId="77777777" w:rsidR="00974133" w:rsidRPr="004C7321" w:rsidRDefault="00974133" w:rsidP="007D00A8">
            <w:pPr>
              <w:spacing w:before="60" w:after="60"/>
              <w:jc w:val="center"/>
              <w:rPr>
                <w:rFonts w:cs="Arial"/>
                <w:b/>
                <w:noProof/>
                <w:color w:val="000000"/>
                <w:sz w:val="16"/>
                <w:szCs w:val="16"/>
                <w:lang w:val="id-ID" w:eastAsia="x-none"/>
              </w:rPr>
            </w:pPr>
            <w:r w:rsidRPr="004C7321">
              <w:rPr>
                <w:rFonts w:cs="Arial"/>
                <w:b/>
                <w:noProof/>
                <w:color w:val="000000"/>
                <w:sz w:val="16"/>
                <w:szCs w:val="16"/>
                <w:lang w:val="id-ID" w:eastAsia="x-none"/>
              </w:rPr>
              <w:t>TIM SCM &amp; Aplikasi/Infrastruktur</w:t>
            </w:r>
          </w:p>
        </w:tc>
        <w:tc>
          <w:tcPr>
            <w:tcW w:w="704" w:type="pct"/>
            <w:shd w:val="clear" w:color="auto" w:fill="A6A6A6" w:themeFill="background1" w:themeFillShade="A6"/>
            <w:vAlign w:val="center"/>
          </w:tcPr>
          <w:p w14:paraId="1EA6C019" w14:textId="77777777" w:rsidR="00974133" w:rsidRPr="004C7321" w:rsidRDefault="00974133" w:rsidP="007D00A8">
            <w:pPr>
              <w:spacing w:before="60" w:after="60"/>
              <w:jc w:val="center"/>
              <w:rPr>
                <w:rFonts w:cs="Arial"/>
                <w:b/>
                <w:i/>
                <w:noProof/>
                <w:color w:val="000000"/>
                <w:sz w:val="16"/>
                <w:szCs w:val="16"/>
                <w:lang w:val="id-ID" w:eastAsia="x-none"/>
              </w:rPr>
            </w:pPr>
            <w:r w:rsidRPr="004C7321">
              <w:rPr>
                <w:rFonts w:cs="Arial"/>
                <w:b/>
                <w:i/>
                <w:noProof/>
                <w:color w:val="000000"/>
                <w:sz w:val="16"/>
                <w:szCs w:val="16"/>
                <w:lang w:val="id-ID" w:eastAsia="x-none"/>
              </w:rPr>
              <w:t>Vendor</w:t>
            </w:r>
          </w:p>
        </w:tc>
        <w:tc>
          <w:tcPr>
            <w:tcW w:w="704" w:type="pct"/>
            <w:shd w:val="clear" w:color="auto" w:fill="A6A6A6" w:themeFill="background1" w:themeFillShade="A6"/>
            <w:vAlign w:val="center"/>
          </w:tcPr>
          <w:p w14:paraId="7E243F98" w14:textId="77777777" w:rsidR="00974133" w:rsidRPr="004C7321" w:rsidRDefault="00974133" w:rsidP="007D00A8">
            <w:pPr>
              <w:spacing w:before="60" w:after="60"/>
              <w:jc w:val="center"/>
              <w:rPr>
                <w:rFonts w:cs="Arial"/>
                <w:b/>
                <w:noProof/>
                <w:color w:val="000000"/>
                <w:sz w:val="16"/>
                <w:szCs w:val="16"/>
                <w:lang w:val="id-ID" w:eastAsia="x-none"/>
              </w:rPr>
            </w:pPr>
            <w:r w:rsidRPr="004C7321">
              <w:rPr>
                <w:rFonts w:cs="Arial"/>
                <w:b/>
                <w:noProof/>
                <w:color w:val="000000"/>
                <w:sz w:val="16"/>
                <w:szCs w:val="16"/>
                <w:lang w:val="id-ID" w:eastAsia="x-none"/>
              </w:rPr>
              <w:t>TIM SCM &amp; Aplikasi/Infrastruktur</w:t>
            </w:r>
          </w:p>
        </w:tc>
        <w:tc>
          <w:tcPr>
            <w:tcW w:w="704" w:type="pct"/>
            <w:shd w:val="clear" w:color="auto" w:fill="A6A6A6" w:themeFill="background1" w:themeFillShade="A6"/>
            <w:vAlign w:val="center"/>
          </w:tcPr>
          <w:p w14:paraId="4FA8931E" w14:textId="77777777" w:rsidR="00974133" w:rsidRPr="004C7321" w:rsidRDefault="00974133" w:rsidP="007D00A8">
            <w:pPr>
              <w:spacing w:before="60" w:after="60"/>
              <w:jc w:val="center"/>
              <w:rPr>
                <w:rFonts w:cs="Arial"/>
                <w:b/>
                <w:i/>
                <w:noProof/>
                <w:color w:val="000000"/>
                <w:sz w:val="16"/>
                <w:szCs w:val="16"/>
                <w:lang w:val="id-ID" w:eastAsia="x-none"/>
              </w:rPr>
            </w:pPr>
            <w:r w:rsidRPr="004C7321">
              <w:rPr>
                <w:rFonts w:cs="Arial"/>
                <w:b/>
                <w:i/>
                <w:noProof/>
                <w:color w:val="000000"/>
                <w:sz w:val="16"/>
                <w:szCs w:val="16"/>
                <w:lang w:val="id-ID" w:eastAsia="x-none"/>
              </w:rPr>
              <w:t>Vendor</w:t>
            </w:r>
          </w:p>
        </w:tc>
        <w:tc>
          <w:tcPr>
            <w:tcW w:w="704" w:type="pct"/>
            <w:shd w:val="clear" w:color="auto" w:fill="A6A6A6" w:themeFill="background1" w:themeFillShade="A6"/>
            <w:vAlign w:val="center"/>
          </w:tcPr>
          <w:p w14:paraId="1120CB21" w14:textId="77777777" w:rsidR="00974133" w:rsidRPr="004C7321" w:rsidRDefault="00974133" w:rsidP="007D00A8">
            <w:pPr>
              <w:spacing w:before="60" w:after="60"/>
              <w:jc w:val="center"/>
              <w:rPr>
                <w:rFonts w:cs="Arial"/>
                <w:b/>
                <w:noProof/>
                <w:color w:val="000000"/>
                <w:sz w:val="16"/>
                <w:szCs w:val="16"/>
                <w:lang w:val="id-ID" w:eastAsia="x-none"/>
              </w:rPr>
            </w:pPr>
            <w:r w:rsidRPr="004C7321">
              <w:rPr>
                <w:rFonts w:cs="Arial"/>
                <w:b/>
                <w:noProof/>
                <w:color w:val="000000"/>
                <w:sz w:val="16"/>
                <w:szCs w:val="16"/>
                <w:lang w:val="id-ID" w:eastAsia="x-none"/>
              </w:rPr>
              <w:t>TIM SCM &amp; Aplikasi/Infrastruktur</w:t>
            </w:r>
          </w:p>
        </w:tc>
        <w:tc>
          <w:tcPr>
            <w:tcW w:w="701" w:type="pct"/>
            <w:shd w:val="clear" w:color="auto" w:fill="A6A6A6" w:themeFill="background1" w:themeFillShade="A6"/>
            <w:vAlign w:val="center"/>
          </w:tcPr>
          <w:p w14:paraId="321D73AD" w14:textId="77777777" w:rsidR="00974133" w:rsidRPr="004C7321" w:rsidRDefault="00974133" w:rsidP="007D00A8">
            <w:pPr>
              <w:spacing w:before="60" w:after="60"/>
              <w:jc w:val="center"/>
              <w:rPr>
                <w:rFonts w:cs="Arial"/>
                <w:b/>
                <w:i/>
                <w:noProof/>
                <w:color w:val="000000"/>
                <w:sz w:val="16"/>
                <w:szCs w:val="16"/>
                <w:lang w:val="id-ID" w:eastAsia="x-none"/>
              </w:rPr>
            </w:pPr>
            <w:r w:rsidRPr="004C7321">
              <w:rPr>
                <w:rFonts w:cs="Arial"/>
                <w:b/>
                <w:i/>
                <w:noProof/>
                <w:color w:val="000000"/>
                <w:sz w:val="16"/>
                <w:szCs w:val="16"/>
                <w:lang w:val="id-ID" w:eastAsia="x-none"/>
              </w:rPr>
              <w:t>Vendor</w:t>
            </w:r>
          </w:p>
        </w:tc>
      </w:tr>
      <w:tr w:rsidR="00974133" w:rsidRPr="004C7321" w14:paraId="32C72F4A" w14:textId="77777777" w:rsidTr="007D00A8">
        <w:tc>
          <w:tcPr>
            <w:tcW w:w="779" w:type="pct"/>
            <w:vAlign w:val="center"/>
          </w:tcPr>
          <w:p w14:paraId="1BB3411D"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Application</w:t>
            </w:r>
          </w:p>
        </w:tc>
        <w:tc>
          <w:tcPr>
            <w:tcW w:w="704" w:type="pct"/>
            <w:vAlign w:val="center"/>
          </w:tcPr>
          <w:p w14:paraId="46D5C316"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11A9FCC2"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4152692E"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1199E739"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5848438E"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67549439"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158A5550" w14:textId="77777777" w:rsidTr="007D00A8">
        <w:tc>
          <w:tcPr>
            <w:tcW w:w="779" w:type="pct"/>
            <w:vAlign w:val="center"/>
          </w:tcPr>
          <w:p w14:paraId="1E6E08E5"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Data</w:t>
            </w:r>
          </w:p>
        </w:tc>
        <w:tc>
          <w:tcPr>
            <w:tcW w:w="704" w:type="pct"/>
            <w:vAlign w:val="center"/>
          </w:tcPr>
          <w:p w14:paraId="7E57F8F4"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0FF69896"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0248745C"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30A493F0"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34CC1F9A"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15E53762"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37EFC8A8" w14:textId="77777777" w:rsidTr="007D00A8">
        <w:tc>
          <w:tcPr>
            <w:tcW w:w="779" w:type="pct"/>
            <w:vAlign w:val="center"/>
          </w:tcPr>
          <w:p w14:paraId="76F7A611"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RunTime</w:t>
            </w:r>
          </w:p>
        </w:tc>
        <w:tc>
          <w:tcPr>
            <w:tcW w:w="704" w:type="pct"/>
            <w:vAlign w:val="center"/>
          </w:tcPr>
          <w:p w14:paraId="15AAC95F"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53FC0A44"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0722BADB"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5A672977"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42AEA621"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4128090B"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1CD1E6B4" w14:textId="77777777" w:rsidTr="007D00A8">
        <w:tc>
          <w:tcPr>
            <w:tcW w:w="779" w:type="pct"/>
            <w:vAlign w:val="center"/>
          </w:tcPr>
          <w:p w14:paraId="04F1B0D3"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Middleware</w:t>
            </w:r>
          </w:p>
        </w:tc>
        <w:tc>
          <w:tcPr>
            <w:tcW w:w="704" w:type="pct"/>
            <w:vAlign w:val="center"/>
          </w:tcPr>
          <w:p w14:paraId="47192F52"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2C393E1F"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2B11033B"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46B5AB5A"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427B6906"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1378D00B"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65F6E4E4" w14:textId="77777777" w:rsidTr="007D00A8">
        <w:tc>
          <w:tcPr>
            <w:tcW w:w="779" w:type="pct"/>
            <w:vAlign w:val="center"/>
          </w:tcPr>
          <w:p w14:paraId="3B8C3D6A"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OS</w:t>
            </w:r>
          </w:p>
        </w:tc>
        <w:tc>
          <w:tcPr>
            <w:tcW w:w="704" w:type="pct"/>
            <w:vAlign w:val="center"/>
          </w:tcPr>
          <w:p w14:paraId="0E1CE3ED"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0560BB77"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6B0478D4"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259C4A7D"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77E25F6B"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42738D0C"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387C37EA" w14:textId="77777777" w:rsidTr="007D00A8">
        <w:tc>
          <w:tcPr>
            <w:tcW w:w="779" w:type="pct"/>
            <w:vAlign w:val="center"/>
          </w:tcPr>
          <w:p w14:paraId="4BB7EF5F"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Virtualization</w:t>
            </w:r>
          </w:p>
        </w:tc>
        <w:tc>
          <w:tcPr>
            <w:tcW w:w="704" w:type="pct"/>
            <w:vAlign w:val="center"/>
          </w:tcPr>
          <w:p w14:paraId="6A66E29B"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08103F03"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724DFC60"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34D7E81C"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59F0501D"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733E4F7C"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3B5E31AC" w14:textId="77777777" w:rsidTr="007D00A8">
        <w:tc>
          <w:tcPr>
            <w:tcW w:w="779" w:type="pct"/>
            <w:vAlign w:val="center"/>
          </w:tcPr>
          <w:p w14:paraId="1079ED31"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Servers</w:t>
            </w:r>
          </w:p>
        </w:tc>
        <w:tc>
          <w:tcPr>
            <w:tcW w:w="704" w:type="pct"/>
            <w:vAlign w:val="center"/>
          </w:tcPr>
          <w:p w14:paraId="308D3AD5"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3516C28A"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4531F4B6"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2885B605"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2CA4B7BB"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46295993"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58131027" w14:textId="77777777" w:rsidTr="007D00A8">
        <w:tc>
          <w:tcPr>
            <w:tcW w:w="779" w:type="pct"/>
            <w:vAlign w:val="center"/>
          </w:tcPr>
          <w:p w14:paraId="27A46216"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Storage</w:t>
            </w:r>
          </w:p>
        </w:tc>
        <w:tc>
          <w:tcPr>
            <w:tcW w:w="704" w:type="pct"/>
            <w:vAlign w:val="center"/>
          </w:tcPr>
          <w:p w14:paraId="6853AE39"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6D4F9E71"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227E37CF"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5F2FC342"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4662AA9F"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523861F7"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r w:rsidR="00974133" w:rsidRPr="004C7321" w14:paraId="38300A91" w14:textId="77777777" w:rsidTr="007D00A8">
        <w:tc>
          <w:tcPr>
            <w:tcW w:w="779" w:type="pct"/>
            <w:vAlign w:val="center"/>
          </w:tcPr>
          <w:p w14:paraId="6E5F96AF" w14:textId="77777777" w:rsidR="00974133" w:rsidRPr="004C7321" w:rsidRDefault="00974133" w:rsidP="007D00A8">
            <w:pPr>
              <w:spacing w:before="60" w:after="60"/>
              <w:jc w:val="center"/>
              <w:rPr>
                <w:rFonts w:cs="Arial"/>
                <w:i/>
                <w:noProof/>
                <w:color w:val="000000"/>
                <w:sz w:val="16"/>
                <w:szCs w:val="16"/>
                <w:lang w:val="id-ID" w:eastAsia="x-none"/>
              </w:rPr>
            </w:pPr>
            <w:r w:rsidRPr="004C7321">
              <w:rPr>
                <w:rFonts w:cs="Arial"/>
                <w:i/>
                <w:noProof/>
                <w:color w:val="000000"/>
                <w:sz w:val="16"/>
                <w:szCs w:val="16"/>
                <w:lang w:val="id-ID" w:eastAsia="x-none"/>
              </w:rPr>
              <w:t>Networking</w:t>
            </w:r>
          </w:p>
        </w:tc>
        <w:tc>
          <w:tcPr>
            <w:tcW w:w="704" w:type="pct"/>
            <w:vAlign w:val="center"/>
          </w:tcPr>
          <w:p w14:paraId="6424B4B4"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6F35446A"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698E8D58" w14:textId="77777777" w:rsidR="00974133" w:rsidRPr="004C7321" w:rsidRDefault="00974133" w:rsidP="007D00A8">
            <w:pPr>
              <w:spacing w:before="60" w:after="60"/>
              <w:jc w:val="center"/>
              <w:rPr>
                <w:rFonts w:cs="Arial"/>
                <w:noProof/>
                <w:color w:val="000000"/>
                <w:sz w:val="16"/>
                <w:szCs w:val="16"/>
                <w:lang w:val="id-ID" w:eastAsia="x-none"/>
              </w:rPr>
            </w:pPr>
          </w:p>
        </w:tc>
        <w:tc>
          <w:tcPr>
            <w:tcW w:w="704" w:type="pct"/>
            <w:vAlign w:val="center"/>
          </w:tcPr>
          <w:p w14:paraId="1CD1461B"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c>
          <w:tcPr>
            <w:tcW w:w="704" w:type="pct"/>
            <w:vAlign w:val="center"/>
          </w:tcPr>
          <w:p w14:paraId="237B4B2F" w14:textId="77777777" w:rsidR="00974133" w:rsidRPr="004C7321" w:rsidRDefault="00974133" w:rsidP="007D00A8">
            <w:pPr>
              <w:spacing w:before="60" w:after="60"/>
              <w:jc w:val="center"/>
              <w:rPr>
                <w:rFonts w:cs="Arial"/>
                <w:noProof/>
                <w:color w:val="000000"/>
                <w:sz w:val="16"/>
                <w:szCs w:val="16"/>
                <w:lang w:val="id-ID" w:eastAsia="x-none"/>
              </w:rPr>
            </w:pPr>
          </w:p>
        </w:tc>
        <w:tc>
          <w:tcPr>
            <w:tcW w:w="701" w:type="pct"/>
            <w:vAlign w:val="center"/>
          </w:tcPr>
          <w:p w14:paraId="4C000797" w14:textId="77777777" w:rsidR="00974133" w:rsidRPr="004C7321" w:rsidRDefault="00974133" w:rsidP="007D00A8">
            <w:pPr>
              <w:spacing w:before="60" w:after="60"/>
              <w:jc w:val="center"/>
              <w:rPr>
                <w:rFonts w:cs="Arial"/>
                <w:noProof/>
                <w:color w:val="000000"/>
                <w:sz w:val="16"/>
                <w:szCs w:val="16"/>
                <w:lang w:val="id-ID" w:eastAsia="x-none"/>
              </w:rPr>
            </w:pPr>
            <w:r w:rsidRPr="004C7321">
              <w:rPr>
                <w:rFonts w:cs="Arial"/>
                <w:noProof/>
                <w:color w:val="000000"/>
                <w:sz w:val="16"/>
                <w:szCs w:val="16"/>
                <w:lang w:val="id-ID" w:eastAsia="x-none"/>
              </w:rPr>
              <w:t>V</w:t>
            </w:r>
          </w:p>
        </w:tc>
      </w:tr>
    </w:tbl>
    <w:p w14:paraId="261226EE" w14:textId="77777777" w:rsidR="0004786E" w:rsidRPr="00F43AAD" w:rsidRDefault="0004786E" w:rsidP="00F43AAD">
      <w:pPr>
        <w:ind w:left="603"/>
        <w:rPr>
          <w:rFonts w:cs="Arial"/>
          <w:noProof/>
        </w:rPr>
      </w:pPr>
      <w:r w:rsidRPr="004C7321">
        <w:rPr>
          <w:noProof/>
        </w:rPr>
        <w:t>*SaaS ( Exclusion</w:t>
      </w:r>
      <w:r w:rsidRPr="00F43AAD">
        <w:rPr>
          <w:rFonts w:cs="Arial"/>
          <w:noProof/>
        </w:rPr>
        <w:t xml:space="preserve"> )</w:t>
      </w:r>
      <w:r w:rsidR="004B4A2A">
        <w:rPr>
          <w:rFonts w:cs="Arial"/>
          <w:noProof/>
        </w:rPr>
        <w:t xml:space="preserve"> - mengacu ke Perjanjian Kerjasama</w:t>
      </w:r>
    </w:p>
    <w:p w14:paraId="216C5287" w14:textId="77777777" w:rsidR="008236EA" w:rsidRPr="00F26038" w:rsidRDefault="00F4200B" w:rsidP="001F7AC1">
      <w:pPr>
        <w:numPr>
          <w:ilvl w:val="0"/>
          <w:numId w:val="30"/>
        </w:numPr>
        <w:spacing w:before="60" w:after="60"/>
        <w:jc w:val="both"/>
        <w:rPr>
          <w:ins w:id="1544" w:author="Angga Dwinanto" w:date="2023-05-15T17:07:00Z"/>
          <w:rFonts w:cs="Arial"/>
          <w:noProof/>
          <w:color w:val="000000"/>
          <w:szCs w:val="24"/>
          <w:lang w:val="id-ID" w:eastAsia="x-none"/>
          <w:rPrChange w:id="1545" w:author="Angga Dwinanto" w:date="2023-05-15T17:07:00Z">
            <w:rPr>
              <w:ins w:id="1546" w:author="Angga Dwinanto" w:date="2023-05-15T17:07:00Z"/>
              <w:rFonts w:cs="Arial"/>
              <w:noProof/>
              <w:color w:val="000000"/>
              <w:szCs w:val="24"/>
              <w:lang w:eastAsia="x-none"/>
            </w:rPr>
          </w:rPrChange>
        </w:rPr>
      </w:pPr>
      <w:r w:rsidRPr="00F43AAD">
        <w:rPr>
          <w:rFonts w:cs="Arial"/>
          <w:noProof/>
          <w:color w:val="000000"/>
          <w:szCs w:val="24"/>
          <w:lang w:val="id-ID" w:eastAsia="x-none"/>
        </w:rPr>
        <w:t>Untuk kondisi jika terdapat deviasi pada saat promote / implementasi dilakukan dan/atau terdapat fallback setelah implementasi maka Change Requestor wajib melengkapi persetujuan berdasarkan Promote Approval Matrik (Lampiran 6.3</w:t>
      </w:r>
      <w:r w:rsidR="008236EA">
        <w:rPr>
          <w:rFonts w:cs="Arial"/>
          <w:noProof/>
          <w:color w:val="000000"/>
          <w:szCs w:val="24"/>
          <w:lang w:eastAsia="x-none"/>
        </w:rPr>
        <w:t>)</w:t>
      </w:r>
    </w:p>
    <w:p w14:paraId="53A6C541" w14:textId="5DCAA162" w:rsidR="00F26038" w:rsidRPr="001F7AC1" w:rsidRDefault="00F26038" w:rsidP="001F7AC1">
      <w:pPr>
        <w:numPr>
          <w:ilvl w:val="0"/>
          <w:numId w:val="30"/>
        </w:numPr>
        <w:spacing w:before="60" w:after="60"/>
        <w:jc w:val="both"/>
        <w:rPr>
          <w:rFonts w:cs="Arial"/>
          <w:noProof/>
          <w:color w:val="000000"/>
          <w:szCs w:val="24"/>
          <w:lang w:val="id-ID" w:eastAsia="x-none"/>
        </w:rPr>
      </w:pPr>
      <w:ins w:id="1547" w:author="Angga Dwinanto" w:date="2023-05-15T17:07:00Z">
        <w:r>
          <w:rPr>
            <w:rFonts w:cs="Arial"/>
            <w:noProof/>
            <w:color w:val="000000"/>
            <w:szCs w:val="24"/>
            <w:lang w:eastAsia="x-none"/>
          </w:rPr>
          <w:t>Periode Deviasi setelah Promote ber</w:t>
        </w:r>
      </w:ins>
      <w:ins w:id="1548" w:author="Angga Dwinanto" w:date="2023-05-15T17:08:00Z">
        <w:r>
          <w:rPr>
            <w:rFonts w:cs="Arial"/>
            <w:noProof/>
            <w:color w:val="000000"/>
            <w:szCs w:val="24"/>
            <w:lang w:eastAsia="x-none"/>
          </w:rPr>
          <w:t>laku sampai</w:t>
        </w:r>
      </w:ins>
      <w:ins w:id="1549" w:author="Darwin Halomoan Siregar" w:date="2023-06-22T17:06:00Z">
        <w:r w:rsidR="004B70B0">
          <w:rPr>
            <w:rFonts w:cs="Arial"/>
            <w:noProof/>
            <w:color w:val="000000"/>
            <w:szCs w:val="24"/>
            <w:lang w:eastAsia="x-none"/>
          </w:rPr>
          <w:t xml:space="preserve"> dengan</w:t>
        </w:r>
      </w:ins>
      <w:ins w:id="1550" w:author="Angga Dwinanto" w:date="2023-05-15T17:08:00Z">
        <w:r>
          <w:rPr>
            <w:rFonts w:cs="Arial"/>
            <w:noProof/>
            <w:color w:val="000000"/>
            <w:szCs w:val="24"/>
            <w:lang w:eastAsia="x-none"/>
          </w:rPr>
          <w:t xml:space="preserve"> H+7</w:t>
        </w:r>
      </w:ins>
      <w:ins w:id="1551" w:author="Darwin Halomoan Siregar" w:date="2023-06-22T17:05:00Z">
        <w:r w:rsidR="004B70B0">
          <w:rPr>
            <w:rFonts w:cs="Arial"/>
            <w:noProof/>
            <w:color w:val="000000"/>
            <w:szCs w:val="24"/>
            <w:lang w:eastAsia="x-none"/>
          </w:rPr>
          <w:t xml:space="preserve"> setelah </w:t>
        </w:r>
      </w:ins>
      <w:ins w:id="1552" w:author="Darwin Halomoan Siregar" w:date="2023-06-22T17:06:00Z">
        <w:r w:rsidR="004B70B0">
          <w:rPr>
            <w:rFonts w:cs="Arial"/>
            <w:noProof/>
            <w:color w:val="000000"/>
            <w:szCs w:val="24"/>
            <w:lang w:eastAsia="x-none"/>
          </w:rPr>
          <w:t>implementasi</w:t>
        </w:r>
      </w:ins>
      <w:ins w:id="1553" w:author="Darwin Halomoan Siregar" w:date="2023-06-22T17:05:00Z">
        <w:r w:rsidR="004B70B0">
          <w:rPr>
            <w:rFonts w:cs="Arial"/>
            <w:noProof/>
            <w:color w:val="000000"/>
            <w:szCs w:val="24"/>
            <w:lang w:eastAsia="x-none"/>
          </w:rPr>
          <w:t xml:space="preserve"> dilakukan</w:t>
        </w:r>
      </w:ins>
    </w:p>
    <w:p w14:paraId="3FEA4201" w14:textId="77777777" w:rsidR="00130304" w:rsidRPr="001F7AC1" w:rsidRDefault="00130304" w:rsidP="001F7AC1">
      <w:pPr>
        <w:numPr>
          <w:ilvl w:val="0"/>
          <w:numId w:val="30"/>
        </w:numPr>
        <w:spacing w:before="60" w:after="60"/>
        <w:jc w:val="both"/>
        <w:rPr>
          <w:rFonts w:cs="Arial"/>
          <w:noProof/>
          <w:color w:val="000000"/>
          <w:sz w:val="22"/>
          <w:lang w:val="id-ID" w:eastAsia="x-none"/>
        </w:rPr>
      </w:pPr>
      <w:r w:rsidRPr="001F7AC1">
        <w:rPr>
          <w:rFonts w:cs="Arial"/>
          <w:noProof/>
          <w:color w:val="000000"/>
          <w:szCs w:val="24"/>
          <w:lang w:eastAsia="x-none"/>
        </w:rPr>
        <w:t>Deviasi pada saat promote/implementasi meliputi</w:t>
      </w:r>
      <w:r w:rsidRPr="001F7AC1">
        <w:rPr>
          <w:rFonts w:cs="Arial"/>
          <w:noProof/>
          <w:color w:val="000000"/>
          <w:sz w:val="22"/>
          <w:lang w:eastAsia="x-none"/>
        </w:rPr>
        <w:t>:</w:t>
      </w:r>
    </w:p>
    <w:p w14:paraId="18F2EFB7" w14:textId="77777777" w:rsidR="00A12820" w:rsidRPr="004C7321" w:rsidRDefault="00A12820" w:rsidP="00F43AAD">
      <w:pPr>
        <w:pStyle w:val="ListParagraph"/>
        <w:numPr>
          <w:ilvl w:val="0"/>
          <w:numId w:val="74"/>
        </w:numPr>
        <w:rPr>
          <w:noProof/>
        </w:rPr>
      </w:pPr>
      <w:r w:rsidRPr="004C7321">
        <w:rPr>
          <w:noProof/>
        </w:rPr>
        <w:t xml:space="preserve">Perubahan </w:t>
      </w:r>
      <w:r w:rsidRPr="004C7321">
        <w:rPr>
          <w:i/>
          <w:noProof/>
        </w:rPr>
        <w:t>script</w:t>
      </w:r>
      <w:r w:rsidRPr="004C7321">
        <w:rPr>
          <w:noProof/>
        </w:rPr>
        <w:t xml:space="preserve"> </w:t>
      </w:r>
      <w:r w:rsidR="00086D68" w:rsidRPr="004C7321">
        <w:rPr>
          <w:noProof/>
        </w:rPr>
        <w:t>dan/</w:t>
      </w:r>
      <w:r w:rsidRPr="004C7321">
        <w:rPr>
          <w:noProof/>
        </w:rPr>
        <w:t xml:space="preserve">atau </w:t>
      </w:r>
      <w:r w:rsidRPr="004C7321">
        <w:rPr>
          <w:i/>
          <w:noProof/>
        </w:rPr>
        <w:t>object</w:t>
      </w:r>
      <w:r w:rsidRPr="004C7321">
        <w:rPr>
          <w:noProof/>
        </w:rPr>
        <w:t>.</w:t>
      </w:r>
      <w:r w:rsidR="00C822A5" w:rsidRPr="004C7321">
        <w:rPr>
          <w:noProof/>
        </w:rPr>
        <w:t>*</w:t>
      </w:r>
      <w:r w:rsidRPr="004C7321">
        <w:rPr>
          <w:noProof/>
        </w:rPr>
        <w:t xml:space="preserve"> </w:t>
      </w:r>
    </w:p>
    <w:p w14:paraId="3AE300AB" w14:textId="77777777" w:rsidR="00A12820" w:rsidRPr="004C7321" w:rsidRDefault="00A12820" w:rsidP="00F43AAD">
      <w:pPr>
        <w:pStyle w:val="ListParagraph"/>
        <w:numPr>
          <w:ilvl w:val="0"/>
          <w:numId w:val="74"/>
        </w:numPr>
        <w:rPr>
          <w:noProof/>
        </w:rPr>
      </w:pPr>
      <w:r w:rsidRPr="004C7321">
        <w:rPr>
          <w:noProof/>
        </w:rPr>
        <w:t xml:space="preserve">Perubahan </w:t>
      </w:r>
      <w:r w:rsidR="00A52EAE">
        <w:rPr>
          <w:noProof/>
          <w:lang w:val="en-US"/>
        </w:rPr>
        <w:t>checklist “I</w:t>
      </w:r>
      <w:r w:rsidRPr="004C7321">
        <w:rPr>
          <w:noProof/>
        </w:rPr>
        <w:t>mplementation and fallback procedure (IFP)</w:t>
      </w:r>
      <w:r w:rsidR="00A52EAE">
        <w:rPr>
          <w:noProof/>
          <w:lang w:val="en-US"/>
        </w:rPr>
        <w:t>” dan “Implemetation and Activity plan (IAP)”</w:t>
      </w:r>
      <w:r w:rsidR="00BA41E4" w:rsidRPr="004C7321">
        <w:rPr>
          <w:noProof/>
        </w:rPr>
        <w:t>.</w:t>
      </w:r>
    </w:p>
    <w:p w14:paraId="319D7B03" w14:textId="77777777" w:rsidR="00464452" w:rsidRPr="004C7321" w:rsidRDefault="00A52EAE" w:rsidP="00F43AAD">
      <w:pPr>
        <w:pStyle w:val="ListParagraph"/>
        <w:numPr>
          <w:ilvl w:val="0"/>
          <w:numId w:val="74"/>
        </w:numPr>
        <w:rPr>
          <w:noProof/>
        </w:rPr>
      </w:pPr>
      <w:r w:rsidRPr="00F43AAD">
        <w:rPr>
          <w:noProof/>
          <w:lang w:val="en-US"/>
        </w:rPr>
        <w:t>Pelaksanaan</w:t>
      </w:r>
      <w:r>
        <w:rPr>
          <w:i/>
          <w:noProof/>
          <w:lang w:val="en-US"/>
        </w:rPr>
        <w:t xml:space="preserve"> </w:t>
      </w:r>
      <w:r w:rsidR="008D6377" w:rsidRPr="004C7321">
        <w:rPr>
          <w:i/>
          <w:noProof/>
        </w:rPr>
        <w:t>Fallback</w:t>
      </w:r>
      <w:r w:rsidR="00086D68" w:rsidRPr="004C7321">
        <w:rPr>
          <w:noProof/>
        </w:rPr>
        <w:t>.</w:t>
      </w:r>
    </w:p>
    <w:p w14:paraId="0184E23C" w14:textId="77777777" w:rsidR="00BA41E4" w:rsidRPr="004C7321" w:rsidRDefault="00086D68" w:rsidP="00F43AAD">
      <w:pPr>
        <w:ind w:left="603"/>
        <w:rPr>
          <w:noProof/>
        </w:rPr>
      </w:pPr>
      <w:r w:rsidRPr="004C7321">
        <w:rPr>
          <w:noProof/>
        </w:rPr>
        <w:t>*) Script dan object sudah melalui testing</w:t>
      </w:r>
    </w:p>
    <w:p w14:paraId="61E7B77D" w14:textId="77777777" w:rsidR="00BA41E4" w:rsidRPr="004C7321" w:rsidRDefault="00A52EAE" w:rsidP="00F43AAD">
      <w:pPr>
        <w:ind w:left="603"/>
        <w:rPr>
          <w:noProof/>
        </w:rPr>
      </w:pPr>
      <w:r>
        <w:rPr>
          <w:noProof/>
        </w:rPr>
        <w:t xml:space="preserve">Catatan : </w:t>
      </w:r>
      <w:r w:rsidR="00BA41E4" w:rsidRPr="004C7321">
        <w:rPr>
          <w:noProof/>
        </w:rPr>
        <w:t xml:space="preserve">Setiap update perubahan akan di simpan pada aplikasi </w:t>
      </w:r>
      <w:r w:rsidR="00EA7D04" w:rsidRPr="00F43AAD">
        <w:rPr>
          <w:i/>
          <w:noProof/>
        </w:rPr>
        <w:t>Service Desk Management Tools.</w:t>
      </w:r>
    </w:p>
    <w:p w14:paraId="1177303F" w14:textId="77777777" w:rsidR="00AB0890" w:rsidRPr="004C7321" w:rsidRDefault="00AB0890" w:rsidP="001904F1">
      <w:pPr>
        <w:numPr>
          <w:ilvl w:val="0"/>
          <w:numId w:val="30"/>
        </w:numPr>
        <w:tabs>
          <w:tab w:val="left" w:pos="720"/>
        </w:tabs>
        <w:spacing w:before="60" w:after="60"/>
        <w:jc w:val="both"/>
        <w:rPr>
          <w:rFonts w:cs="Arial"/>
          <w:noProof/>
          <w:color w:val="000000"/>
          <w:szCs w:val="24"/>
          <w:lang w:val="id-ID" w:eastAsia="x-none"/>
        </w:rPr>
      </w:pPr>
      <w:r w:rsidRPr="004C7321">
        <w:rPr>
          <w:rFonts w:cs="Arial"/>
          <w:i/>
          <w:noProof/>
          <w:color w:val="000000"/>
          <w:szCs w:val="24"/>
          <w:lang w:val="id-ID" w:eastAsia="x-none"/>
        </w:rPr>
        <w:t>Technical Post Implementation Review</w:t>
      </w:r>
      <w:r w:rsidRPr="004C7321">
        <w:rPr>
          <w:rFonts w:cs="Arial"/>
          <w:noProof/>
          <w:color w:val="000000"/>
          <w:szCs w:val="24"/>
          <w:lang w:val="id-ID" w:eastAsia="x-none"/>
        </w:rPr>
        <w:t xml:space="preserve"> wajib dilengkapi setelah selesai dilakukan implementasi dengan kondisi sebagai berikut  :</w:t>
      </w:r>
    </w:p>
    <w:p w14:paraId="2482AD2A" w14:textId="77777777" w:rsidR="00AB0890" w:rsidRPr="004C7321" w:rsidRDefault="002242FF" w:rsidP="00F43AAD">
      <w:pPr>
        <w:pStyle w:val="ListParagraph"/>
        <w:numPr>
          <w:ilvl w:val="0"/>
          <w:numId w:val="75"/>
        </w:numPr>
        <w:ind w:left="1080"/>
        <w:rPr>
          <w:noProof/>
        </w:rPr>
      </w:pPr>
      <w:r w:rsidRPr="004C7321">
        <w:rPr>
          <w:noProof/>
        </w:rPr>
        <w:t xml:space="preserve">Periode Monitoring </w:t>
      </w:r>
      <w:r w:rsidR="00AB0890" w:rsidRPr="004C7321">
        <w:rPr>
          <w:noProof/>
        </w:rPr>
        <w:t xml:space="preserve">Technical PIR </w:t>
      </w:r>
      <w:r w:rsidRPr="004C7321">
        <w:rPr>
          <w:noProof/>
        </w:rPr>
        <w:t xml:space="preserve">selama </w:t>
      </w:r>
      <w:r w:rsidR="00AB0890" w:rsidRPr="004C7321">
        <w:rPr>
          <w:noProof/>
        </w:rPr>
        <w:t>7 hari setelah dilakukan implementasi</w:t>
      </w:r>
      <w:r w:rsidRPr="004C7321">
        <w:rPr>
          <w:noProof/>
        </w:rPr>
        <w:t>.</w:t>
      </w:r>
    </w:p>
    <w:p w14:paraId="4439FAA6" w14:textId="77777777" w:rsidR="00AB0890" w:rsidRPr="004C7321" w:rsidRDefault="002242FF" w:rsidP="00F43AAD">
      <w:pPr>
        <w:pStyle w:val="ListParagraph"/>
        <w:numPr>
          <w:ilvl w:val="0"/>
          <w:numId w:val="75"/>
        </w:numPr>
        <w:ind w:left="1080"/>
        <w:rPr>
          <w:noProof/>
        </w:rPr>
      </w:pPr>
      <w:r w:rsidRPr="004C7321">
        <w:rPr>
          <w:noProof/>
        </w:rPr>
        <w:lastRenderedPageBreak/>
        <w:t xml:space="preserve">Periode Evaluasi, </w:t>
      </w:r>
      <w:r w:rsidR="001C5806" w:rsidRPr="004C7321">
        <w:rPr>
          <w:noProof/>
        </w:rPr>
        <w:t xml:space="preserve">dan </w:t>
      </w:r>
      <w:r w:rsidRPr="004C7321">
        <w:rPr>
          <w:noProof/>
        </w:rPr>
        <w:t xml:space="preserve">pengisian Technical PIR dilakukan selama 7 hari </w:t>
      </w:r>
      <w:r w:rsidR="00B9398C" w:rsidRPr="004C7321">
        <w:rPr>
          <w:noProof/>
        </w:rPr>
        <w:t xml:space="preserve">kerja </w:t>
      </w:r>
      <w:r w:rsidRPr="004C7321">
        <w:rPr>
          <w:noProof/>
        </w:rPr>
        <w:t>setelah periode monitoring.</w:t>
      </w:r>
    </w:p>
    <w:p w14:paraId="7F519CB3" w14:textId="77777777" w:rsidR="001C5806" w:rsidRPr="004C7321" w:rsidRDefault="00965432" w:rsidP="00F43AAD">
      <w:pPr>
        <w:pStyle w:val="ListParagraph"/>
        <w:numPr>
          <w:ilvl w:val="0"/>
          <w:numId w:val="75"/>
        </w:numPr>
        <w:ind w:left="1080"/>
        <w:rPr>
          <w:noProof/>
        </w:rPr>
      </w:pPr>
      <w:r>
        <w:rPr>
          <w:i/>
          <w:noProof/>
        </w:rPr>
        <w:t xml:space="preserve">Tim System Change Management </w:t>
      </w:r>
      <w:r>
        <w:rPr>
          <w:noProof/>
        </w:rPr>
        <w:t xml:space="preserve">melakukan </w:t>
      </w:r>
      <w:r w:rsidR="004916B8" w:rsidRPr="004C7321">
        <w:rPr>
          <w:i/>
          <w:noProof/>
        </w:rPr>
        <w:t>Closed</w:t>
      </w:r>
      <w:r w:rsidR="001C5806" w:rsidRPr="004C7321">
        <w:rPr>
          <w:noProof/>
        </w:rPr>
        <w:t xml:space="preserve"> RFC setelah Technical PIR sudah di</w:t>
      </w:r>
      <w:r w:rsidR="00EA7D04">
        <w:rPr>
          <w:noProof/>
        </w:rPr>
        <w:t>lengkapi.</w:t>
      </w:r>
    </w:p>
    <w:p w14:paraId="78F57C87" w14:textId="77777777" w:rsidR="002308F5" w:rsidRDefault="002308F5" w:rsidP="00582A4C">
      <w:pPr>
        <w:rPr>
          <w:ins w:id="1554" w:author="Angga Dwinanto" w:date="2023-06-14T16:46:00Z"/>
          <w:rFonts w:cs="Arial"/>
          <w:noProof/>
          <w:color w:val="000000"/>
          <w:sz w:val="22"/>
          <w:lang w:val="id-ID" w:eastAsia="x-none"/>
        </w:rPr>
      </w:pPr>
      <w:bookmarkStart w:id="1555" w:name="_Toc430359953"/>
      <w:bookmarkEnd w:id="1555"/>
    </w:p>
    <w:p w14:paraId="7CB750D5" w14:textId="77777777" w:rsidR="007B014B" w:rsidRPr="007B014B" w:rsidRDefault="007B014B">
      <w:pPr>
        <w:spacing w:before="60" w:after="60"/>
        <w:jc w:val="both"/>
        <w:rPr>
          <w:ins w:id="1556" w:author="Angga Dwinanto" w:date="2023-06-14T16:46:00Z"/>
          <w:rFonts w:cs="Arial"/>
          <w:i/>
          <w:noProof/>
          <w:color w:val="000000"/>
          <w:szCs w:val="24"/>
          <w:lang w:eastAsia="x-none"/>
          <w:rPrChange w:id="1557" w:author="Angga Dwinanto" w:date="2023-06-14T16:46:00Z">
            <w:rPr>
              <w:ins w:id="1558" w:author="Angga Dwinanto" w:date="2023-06-14T16:46:00Z"/>
              <w:rFonts w:cs="Arial"/>
              <w:noProof/>
              <w:color w:val="000000"/>
              <w:szCs w:val="24"/>
              <w:lang w:val="id-ID" w:eastAsia="x-none"/>
            </w:rPr>
          </w:rPrChange>
        </w:rPr>
        <w:pPrChange w:id="1559" w:author="Angga Dwinanto" w:date="2023-06-14T16:46:00Z">
          <w:pPr>
            <w:numPr>
              <w:numId w:val="30"/>
            </w:numPr>
            <w:spacing w:before="60" w:after="60"/>
            <w:ind w:left="720" w:hanging="360"/>
            <w:jc w:val="both"/>
          </w:pPr>
        </w:pPrChange>
      </w:pPr>
      <w:ins w:id="1560" w:author="Angga Dwinanto" w:date="2023-06-14T16:46:00Z">
        <w:r w:rsidRPr="007B014B">
          <w:rPr>
            <w:rFonts w:cs="Arial"/>
            <w:i/>
            <w:noProof/>
            <w:color w:val="000000"/>
            <w:szCs w:val="24"/>
            <w:lang w:eastAsia="x-none"/>
            <w:rPrChange w:id="1561" w:author="Angga Dwinanto" w:date="2023-06-14T16:46:00Z">
              <w:rPr>
                <w:rFonts w:cs="Arial"/>
                <w:noProof/>
                <w:color w:val="000000"/>
                <w:szCs w:val="24"/>
                <w:lang w:eastAsia="x-none"/>
              </w:rPr>
            </w:rPrChange>
          </w:rPr>
          <w:t>Catatan</w:t>
        </w:r>
        <w:r w:rsidR="00283935">
          <w:rPr>
            <w:rFonts w:cs="Arial"/>
            <w:i/>
            <w:noProof/>
            <w:color w:val="000000"/>
            <w:szCs w:val="24"/>
            <w:lang w:eastAsia="x-none"/>
          </w:rPr>
          <w:t>:</w:t>
        </w:r>
      </w:ins>
    </w:p>
    <w:p w14:paraId="1FA4FD15" w14:textId="479016CF" w:rsidR="00A07899" w:rsidRPr="00E7790B" w:rsidRDefault="007B014B">
      <w:pPr>
        <w:spacing w:before="60" w:after="60"/>
        <w:jc w:val="both"/>
        <w:rPr>
          <w:ins w:id="1562" w:author="Angga Dwinanto" w:date="2023-06-14T16:46:00Z"/>
          <w:rFonts w:cs="Arial"/>
          <w:noProof/>
          <w:color w:val="000000"/>
          <w:szCs w:val="24"/>
          <w:lang w:val="id-ID" w:eastAsia="x-none"/>
        </w:rPr>
        <w:pPrChange w:id="1563" w:author="Angga Dwinanto" w:date="2023-06-14T16:46:00Z">
          <w:pPr>
            <w:numPr>
              <w:numId w:val="30"/>
            </w:numPr>
            <w:spacing w:before="60" w:after="60"/>
            <w:ind w:left="720" w:hanging="360"/>
            <w:jc w:val="both"/>
          </w:pPr>
        </w:pPrChange>
      </w:pPr>
      <w:ins w:id="1564" w:author="Angga Dwinanto" w:date="2023-06-14T16:47:00Z">
        <w:del w:id="1565" w:author="Darwin Halomoan Siregar" w:date="2023-06-15T16:10:00Z">
          <w:r w:rsidDel="00DE206F">
            <w:rPr>
              <w:rFonts w:cs="Arial"/>
              <w:noProof/>
              <w:color w:val="000000"/>
              <w:szCs w:val="24"/>
              <w:lang w:eastAsia="x-none"/>
            </w:rPr>
            <w:delText>Untuk s</w:delText>
          </w:r>
        </w:del>
      </w:ins>
      <w:ins w:id="1566" w:author="Angga Dwinanto" w:date="2023-06-14T16:46:00Z">
        <w:del w:id="1567" w:author="Darwin Halomoan Siregar" w:date="2023-06-15T16:10:00Z">
          <w:r w:rsidR="00A07899" w:rsidRPr="00FE565D" w:rsidDel="00DE206F">
            <w:rPr>
              <w:rFonts w:cs="Arial"/>
              <w:noProof/>
              <w:color w:val="000000"/>
              <w:szCs w:val="24"/>
              <w:lang w:val="id-ID" w:eastAsia="x-none"/>
            </w:rPr>
            <w:delText>etiap</w:delText>
          </w:r>
        </w:del>
      </w:ins>
      <w:ins w:id="1568" w:author="Darwin Halomoan Siregar" w:date="2023-06-15T16:10:00Z">
        <w:r w:rsidR="00DE206F">
          <w:rPr>
            <w:rFonts w:cs="Arial"/>
            <w:noProof/>
            <w:color w:val="000000"/>
            <w:szCs w:val="24"/>
            <w:lang w:eastAsia="x-none"/>
          </w:rPr>
          <w:t>Terkait</w:t>
        </w:r>
      </w:ins>
      <w:ins w:id="1569" w:author="Angga Dwinanto" w:date="2023-06-14T16:46:00Z">
        <w:r w:rsidR="00A07899" w:rsidRPr="00FE565D">
          <w:rPr>
            <w:rFonts w:cs="Arial"/>
            <w:noProof/>
            <w:color w:val="000000"/>
            <w:szCs w:val="24"/>
            <w:lang w:val="id-ID" w:eastAsia="x-none"/>
          </w:rPr>
          <w:t xml:space="preserve"> pelaksanaan implementasi RFC aplikasi </w:t>
        </w:r>
        <w:r w:rsidR="00A07899" w:rsidRPr="009F32EA">
          <w:rPr>
            <w:rFonts w:cs="Arial"/>
            <w:noProof/>
            <w:color w:val="000000"/>
            <w:szCs w:val="24"/>
            <w:lang w:val="id-ID" w:eastAsia="x-none"/>
          </w:rPr>
          <w:t xml:space="preserve">yang tidak dilakukan oleh </w:t>
        </w:r>
        <w:r w:rsidR="00A07899" w:rsidRPr="009F32EA">
          <w:rPr>
            <w:rFonts w:cs="Arial"/>
            <w:i/>
            <w:noProof/>
            <w:color w:val="000000"/>
            <w:szCs w:val="24"/>
            <w:lang w:val="id-ID" w:eastAsia="x-none"/>
          </w:rPr>
          <w:t>System Changes Management</w:t>
        </w:r>
        <w:r w:rsidR="00A07899" w:rsidRPr="009F32EA">
          <w:rPr>
            <w:rFonts w:cs="Arial"/>
            <w:noProof/>
            <w:color w:val="000000"/>
            <w:szCs w:val="24"/>
            <w:lang w:val="id-ID" w:eastAsia="x-none"/>
          </w:rPr>
          <w:t xml:space="preserve"> tetapi oleh tim project/developer/user bisnis terkait</w:t>
        </w:r>
      </w:ins>
      <w:ins w:id="1570" w:author="Darwin Halomoan Siregar" w:date="2023-06-15T15:29:00Z">
        <w:r w:rsidR="00D860FF">
          <w:rPr>
            <w:rFonts w:cs="Arial"/>
            <w:noProof/>
            <w:color w:val="000000"/>
            <w:szCs w:val="24"/>
            <w:lang w:eastAsia="x-none"/>
          </w:rPr>
          <w:t>,</w:t>
        </w:r>
      </w:ins>
      <w:ins w:id="1571" w:author="Angga Dwinanto" w:date="2023-06-14T16:46:00Z">
        <w:r w:rsidR="00A07899" w:rsidRPr="009F32EA">
          <w:rPr>
            <w:rFonts w:cs="Arial"/>
            <w:noProof/>
            <w:color w:val="000000"/>
            <w:szCs w:val="24"/>
            <w:lang w:val="id-ID" w:eastAsia="x-none"/>
          </w:rPr>
          <w:t xml:space="preserve"> wajib di buatkan Berita Acara</w:t>
        </w:r>
        <w:r w:rsidR="00A07899" w:rsidRPr="009F32EA">
          <w:rPr>
            <w:rFonts w:cs="Arial"/>
            <w:noProof/>
            <w:color w:val="000000"/>
            <w:szCs w:val="24"/>
            <w:lang w:eastAsia="x-none"/>
          </w:rPr>
          <w:t xml:space="preserve"> dan justifika</w:t>
        </w:r>
        <w:r>
          <w:rPr>
            <w:rFonts w:cs="Arial"/>
            <w:noProof/>
            <w:color w:val="000000"/>
            <w:szCs w:val="24"/>
            <w:lang w:eastAsia="x-none"/>
          </w:rPr>
          <w:t>si pelaksanaan deployment oleh N</w:t>
        </w:r>
        <w:r w:rsidR="00A07899" w:rsidRPr="009F32EA">
          <w:rPr>
            <w:rFonts w:cs="Arial"/>
            <w:noProof/>
            <w:color w:val="000000"/>
            <w:szCs w:val="24"/>
            <w:lang w:eastAsia="x-none"/>
          </w:rPr>
          <w:t xml:space="preserve">on IT SCM </w:t>
        </w:r>
      </w:ins>
      <w:ins w:id="1572" w:author="Darwin Halomoan Siregar" w:date="2023-06-22T17:09:00Z">
        <w:r w:rsidR="004B70B0">
          <w:rPr>
            <w:rFonts w:cs="Arial"/>
            <w:noProof/>
            <w:color w:val="000000"/>
            <w:szCs w:val="24"/>
            <w:lang w:eastAsia="x-none"/>
          </w:rPr>
          <w:t xml:space="preserve">dipastikan </w:t>
        </w:r>
      </w:ins>
      <w:ins w:id="1573" w:author="Angga Dwinanto" w:date="2023-06-14T16:46:00Z">
        <w:del w:id="1574" w:author="Darwin Halomoan Siregar" w:date="2023-06-22T17:09:00Z">
          <w:r w:rsidR="00A07899" w:rsidRPr="009F32EA" w:rsidDel="004B70B0">
            <w:rPr>
              <w:rFonts w:cs="Arial"/>
              <w:noProof/>
              <w:color w:val="000000"/>
              <w:szCs w:val="24"/>
              <w:lang w:eastAsia="x-none"/>
            </w:rPr>
            <w:delText xml:space="preserve">akan di sepakati </w:delText>
          </w:r>
        </w:del>
      </w:ins>
      <w:ins w:id="1575" w:author="Darwin Halomoan Siregar" w:date="2023-06-22T17:09:00Z">
        <w:r w:rsidR="004B70B0">
          <w:rPr>
            <w:rFonts w:cs="Arial"/>
            <w:noProof/>
            <w:color w:val="000000"/>
            <w:szCs w:val="24"/>
            <w:lang w:eastAsia="x-none"/>
          </w:rPr>
          <w:t xml:space="preserve">sudah sepakati </w:t>
        </w:r>
      </w:ins>
      <w:ins w:id="1576" w:author="Angga Dwinanto" w:date="2023-06-14T16:46:00Z">
        <w:r w:rsidR="00A07899" w:rsidRPr="009F32EA">
          <w:rPr>
            <w:rFonts w:cs="Arial"/>
            <w:noProof/>
            <w:color w:val="000000"/>
            <w:szCs w:val="24"/>
            <w:lang w:eastAsia="x-none"/>
          </w:rPr>
          <w:t xml:space="preserve">dan </w:t>
        </w:r>
        <w:del w:id="1577" w:author="Darwin Halomoan Siregar" w:date="2023-06-22T17:09:00Z">
          <w:r w:rsidR="00A07899" w:rsidDel="004B70B0">
            <w:rPr>
              <w:rFonts w:cs="Arial"/>
              <w:noProof/>
              <w:color w:val="000000"/>
              <w:szCs w:val="24"/>
              <w:lang w:eastAsia="x-none"/>
            </w:rPr>
            <w:delText xml:space="preserve">sudah </w:delText>
          </w:r>
        </w:del>
        <w:r w:rsidR="00A07899">
          <w:rPr>
            <w:rFonts w:cs="Arial"/>
            <w:noProof/>
            <w:color w:val="000000"/>
            <w:szCs w:val="24"/>
            <w:lang w:eastAsia="x-none"/>
          </w:rPr>
          <w:t xml:space="preserve">di setujui oleh </w:t>
        </w:r>
      </w:ins>
      <w:ins w:id="1578" w:author="Darwin Halomoan Siregar" w:date="2023-06-22T17:09:00Z">
        <w:r w:rsidR="004B70B0">
          <w:rPr>
            <w:rFonts w:cs="Arial"/>
            <w:noProof/>
            <w:color w:val="000000"/>
            <w:szCs w:val="24"/>
            <w:lang w:eastAsia="x-none"/>
          </w:rPr>
          <w:t xml:space="preserve">Komite </w:t>
        </w:r>
      </w:ins>
      <w:ins w:id="1579" w:author="Angga Dwinanto" w:date="2023-06-14T16:46:00Z">
        <w:del w:id="1580" w:author="Darwin Halomoan Siregar" w:date="2023-06-22T17:09:00Z">
          <w:r w:rsidR="00A07899" w:rsidDel="004B70B0">
            <w:rPr>
              <w:rFonts w:cs="Arial"/>
              <w:noProof/>
              <w:color w:val="000000"/>
              <w:szCs w:val="24"/>
              <w:lang w:eastAsia="x-none"/>
            </w:rPr>
            <w:delText xml:space="preserve">TOR </w:delText>
          </w:r>
        </w:del>
        <w:r w:rsidR="00A07899">
          <w:rPr>
            <w:rFonts w:cs="Arial"/>
            <w:noProof/>
            <w:color w:val="000000"/>
            <w:szCs w:val="24"/>
            <w:lang w:eastAsia="x-none"/>
          </w:rPr>
          <w:t>CCRT</w:t>
        </w:r>
        <w:r w:rsidR="00A07899" w:rsidRPr="009F32EA">
          <w:rPr>
            <w:rFonts w:cs="Arial"/>
            <w:noProof/>
            <w:color w:val="000000"/>
            <w:szCs w:val="24"/>
            <w:lang w:eastAsia="x-none"/>
          </w:rPr>
          <w:t>.</w:t>
        </w:r>
      </w:ins>
    </w:p>
    <w:p w14:paraId="178DD24B" w14:textId="77777777" w:rsidR="00A07899" w:rsidRPr="004C7321" w:rsidRDefault="00A07899" w:rsidP="00582A4C">
      <w:pPr>
        <w:rPr>
          <w:rFonts w:cs="Arial"/>
          <w:noProof/>
          <w:color w:val="000000"/>
          <w:sz w:val="22"/>
          <w:lang w:val="id-ID" w:eastAsia="x-none"/>
        </w:rPr>
        <w:sectPr w:rsidR="00A07899" w:rsidRPr="004C7321" w:rsidSect="00D825F3">
          <w:headerReference w:type="default" r:id="rId19"/>
          <w:footerReference w:type="default" r:id="rId20"/>
          <w:pgSz w:w="11909" w:h="16834" w:code="9"/>
          <w:pgMar w:top="1363" w:right="1440" w:bottom="1440" w:left="1440" w:header="907" w:footer="720" w:gutter="0"/>
          <w:cols w:space="720"/>
          <w:docGrid w:linePitch="360"/>
        </w:sectPr>
      </w:pPr>
    </w:p>
    <w:p w14:paraId="36C93B8C" w14:textId="77777777" w:rsidR="00745546" w:rsidRPr="004C7321" w:rsidRDefault="00745546">
      <w:pPr>
        <w:pStyle w:val="Heading1"/>
        <w:rPr>
          <w:noProof/>
          <w:lang w:val="id-ID"/>
        </w:rPr>
      </w:pPr>
      <w:bookmarkStart w:id="1581" w:name="_Toc433095885"/>
      <w:bookmarkStart w:id="1582" w:name="_Toc439253837"/>
      <w:bookmarkStart w:id="1583" w:name="_Toc446937530"/>
      <w:bookmarkStart w:id="1584" w:name="_Toc460417261"/>
      <w:bookmarkStart w:id="1585" w:name="_Toc460418489"/>
      <w:bookmarkStart w:id="1586" w:name="_Toc460418898"/>
      <w:bookmarkStart w:id="1587" w:name="_Toc460420519"/>
      <w:bookmarkStart w:id="1588" w:name="_Toc460572660"/>
      <w:bookmarkStart w:id="1589" w:name="_Toc460572912"/>
      <w:bookmarkStart w:id="1590" w:name="_Toc460592947"/>
      <w:bookmarkStart w:id="1591" w:name="_Toc460593198"/>
      <w:bookmarkStart w:id="1592" w:name="_Toc464466206"/>
      <w:bookmarkStart w:id="1593" w:name="_Toc464466455"/>
      <w:bookmarkStart w:id="1594" w:name="_Toc464661819"/>
      <w:bookmarkStart w:id="1595" w:name="_Toc464662068"/>
      <w:bookmarkStart w:id="1596" w:name="_Toc464683398"/>
      <w:bookmarkStart w:id="1597" w:name="_Toc468968634"/>
      <w:bookmarkStart w:id="1598" w:name="_Toc469352082"/>
      <w:bookmarkStart w:id="1599" w:name="_Toc469356772"/>
      <w:bookmarkStart w:id="1600" w:name="_Toc471896800"/>
      <w:bookmarkStart w:id="1601" w:name="_Toc471897518"/>
      <w:bookmarkStart w:id="1602" w:name="_Toc472428349"/>
      <w:bookmarkStart w:id="1603" w:name="_Toc472586028"/>
      <w:bookmarkStart w:id="1604" w:name="_Toc472590294"/>
      <w:bookmarkStart w:id="1605" w:name="_Toc473905316"/>
      <w:bookmarkStart w:id="1606" w:name="_Toc433095887"/>
      <w:bookmarkStart w:id="1607" w:name="_Toc439253839"/>
      <w:bookmarkStart w:id="1608" w:name="_Toc446937532"/>
      <w:bookmarkStart w:id="1609" w:name="_Toc460417263"/>
      <w:bookmarkStart w:id="1610" w:name="_Toc460418491"/>
      <w:bookmarkStart w:id="1611" w:name="_Toc460418900"/>
      <w:bookmarkStart w:id="1612" w:name="_Toc460420521"/>
      <w:bookmarkStart w:id="1613" w:name="_Toc460572662"/>
      <w:bookmarkStart w:id="1614" w:name="_Toc460572914"/>
      <w:bookmarkStart w:id="1615" w:name="_Toc460592949"/>
      <w:bookmarkStart w:id="1616" w:name="_Toc460593200"/>
      <w:bookmarkStart w:id="1617" w:name="_Toc464466208"/>
      <w:bookmarkStart w:id="1618" w:name="_Toc464466457"/>
      <w:bookmarkStart w:id="1619" w:name="_Toc464661821"/>
      <w:bookmarkStart w:id="1620" w:name="_Toc464662070"/>
      <w:bookmarkStart w:id="1621" w:name="_Toc464683400"/>
      <w:bookmarkStart w:id="1622" w:name="_Toc468968636"/>
      <w:bookmarkStart w:id="1623" w:name="_Toc469352084"/>
      <w:bookmarkStart w:id="1624" w:name="_Toc469356774"/>
      <w:bookmarkStart w:id="1625" w:name="_Toc471896802"/>
      <w:bookmarkStart w:id="1626" w:name="_Toc471897520"/>
      <w:bookmarkStart w:id="1627" w:name="_Toc472428351"/>
      <w:bookmarkStart w:id="1628" w:name="_Toc472586030"/>
      <w:bookmarkStart w:id="1629" w:name="_Toc472590296"/>
      <w:bookmarkStart w:id="1630" w:name="_Toc473905318"/>
      <w:bookmarkStart w:id="1631" w:name="_Toc433095889"/>
      <w:bookmarkStart w:id="1632" w:name="_Toc439253841"/>
      <w:bookmarkStart w:id="1633" w:name="_Toc446937534"/>
      <w:bookmarkStart w:id="1634" w:name="_Toc460417265"/>
      <w:bookmarkStart w:id="1635" w:name="_Toc460418493"/>
      <w:bookmarkStart w:id="1636" w:name="_Toc460418902"/>
      <w:bookmarkStart w:id="1637" w:name="_Toc460420523"/>
      <w:bookmarkStart w:id="1638" w:name="_Toc460572664"/>
      <w:bookmarkStart w:id="1639" w:name="_Toc460572916"/>
      <w:bookmarkStart w:id="1640" w:name="_Toc460592951"/>
      <w:bookmarkStart w:id="1641" w:name="_Toc460593202"/>
      <w:bookmarkStart w:id="1642" w:name="_Toc464466210"/>
      <w:bookmarkStart w:id="1643" w:name="_Toc464466459"/>
      <w:bookmarkStart w:id="1644" w:name="_Toc464661823"/>
      <w:bookmarkStart w:id="1645" w:name="_Toc464662072"/>
      <w:bookmarkStart w:id="1646" w:name="_Toc464683402"/>
      <w:bookmarkStart w:id="1647" w:name="_Toc468968638"/>
      <w:bookmarkStart w:id="1648" w:name="_Toc469352086"/>
      <w:bookmarkStart w:id="1649" w:name="_Toc469356776"/>
      <w:bookmarkStart w:id="1650" w:name="_Toc471896804"/>
      <w:bookmarkStart w:id="1651" w:name="_Toc471897522"/>
      <w:bookmarkStart w:id="1652" w:name="_Toc472428353"/>
      <w:bookmarkStart w:id="1653" w:name="_Toc472586032"/>
      <w:bookmarkStart w:id="1654" w:name="_Toc472590298"/>
      <w:bookmarkStart w:id="1655" w:name="_Toc473905320"/>
      <w:bookmarkStart w:id="1656" w:name="_Toc433095890"/>
      <w:bookmarkStart w:id="1657" w:name="_Toc439253842"/>
      <w:bookmarkStart w:id="1658" w:name="_Toc446937535"/>
      <w:bookmarkStart w:id="1659" w:name="_Toc460417266"/>
      <w:bookmarkStart w:id="1660" w:name="_Toc460418494"/>
      <w:bookmarkStart w:id="1661" w:name="_Toc460418903"/>
      <w:bookmarkStart w:id="1662" w:name="_Toc460420524"/>
      <w:bookmarkStart w:id="1663" w:name="_Toc460572665"/>
      <w:bookmarkStart w:id="1664" w:name="_Toc460572917"/>
      <w:bookmarkStart w:id="1665" w:name="_Toc460592952"/>
      <w:bookmarkStart w:id="1666" w:name="_Toc460593203"/>
      <w:bookmarkStart w:id="1667" w:name="_Toc464466211"/>
      <w:bookmarkStart w:id="1668" w:name="_Toc464466460"/>
      <w:bookmarkStart w:id="1669" w:name="_Toc464661824"/>
      <w:bookmarkStart w:id="1670" w:name="_Toc464662073"/>
      <w:bookmarkStart w:id="1671" w:name="_Toc464683403"/>
      <w:bookmarkStart w:id="1672" w:name="_Toc468968639"/>
      <w:bookmarkStart w:id="1673" w:name="_Toc469352087"/>
      <w:bookmarkStart w:id="1674" w:name="_Toc469356777"/>
      <w:bookmarkStart w:id="1675" w:name="_Toc471896805"/>
      <w:bookmarkStart w:id="1676" w:name="_Toc471897523"/>
      <w:bookmarkStart w:id="1677" w:name="_Toc472428354"/>
      <w:bookmarkStart w:id="1678" w:name="_Toc472586033"/>
      <w:bookmarkStart w:id="1679" w:name="_Toc472590299"/>
      <w:bookmarkStart w:id="1680" w:name="_Toc473905321"/>
      <w:bookmarkStart w:id="1681" w:name="_Toc429059203"/>
      <w:bookmarkStart w:id="1682" w:name="_Toc429066761"/>
      <w:bookmarkStart w:id="1683" w:name="_Toc429148191"/>
      <w:bookmarkStart w:id="1684" w:name="_Toc429150905"/>
      <w:bookmarkStart w:id="1685" w:name="_Toc429403472"/>
      <w:bookmarkStart w:id="1686" w:name="_Toc429403548"/>
      <w:bookmarkStart w:id="1687" w:name="_Toc429408619"/>
      <w:bookmarkStart w:id="1688" w:name="_Toc429408813"/>
      <w:bookmarkStart w:id="1689" w:name="_Toc433095891"/>
      <w:bookmarkStart w:id="1690" w:name="_Toc439253843"/>
      <w:bookmarkStart w:id="1691" w:name="_Toc446937536"/>
      <w:bookmarkStart w:id="1692" w:name="_Toc460417267"/>
      <w:bookmarkStart w:id="1693" w:name="_Toc460418495"/>
      <w:bookmarkStart w:id="1694" w:name="_Toc460418904"/>
      <w:bookmarkStart w:id="1695" w:name="_Toc460420525"/>
      <w:bookmarkStart w:id="1696" w:name="_Toc460572666"/>
      <w:bookmarkStart w:id="1697" w:name="_Toc460572918"/>
      <w:bookmarkStart w:id="1698" w:name="_Toc460592953"/>
      <w:bookmarkStart w:id="1699" w:name="_Toc460593204"/>
      <w:bookmarkStart w:id="1700" w:name="_Toc464466212"/>
      <w:bookmarkStart w:id="1701" w:name="_Toc464466461"/>
      <w:bookmarkStart w:id="1702" w:name="_Toc464661825"/>
      <w:bookmarkStart w:id="1703" w:name="_Toc464662074"/>
      <w:bookmarkStart w:id="1704" w:name="_Toc464683404"/>
      <w:bookmarkStart w:id="1705" w:name="_Toc468968640"/>
      <w:bookmarkStart w:id="1706" w:name="_Toc469352088"/>
      <w:bookmarkStart w:id="1707" w:name="_Toc469356778"/>
      <w:bookmarkStart w:id="1708" w:name="_Toc471896806"/>
      <w:bookmarkStart w:id="1709" w:name="_Toc471897524"/>
      <w:bookmarkStart w:id="1710" w:name="_Toc472428355"/>
      <w:bookmarkStart w:id="1711" w:name="_Toc472586034"/>
      <w:bookmarkStart w:id="1712" w:name="_Toc472590300"/>
      <w:bookmarkStart w:id="1713" w:name="_Toc473905322"/>
      <w:bookmarkStart w:id="1714" w:name="_Toc433095894"/>
      <w:bookmarkStart w:id="1715" w:name="_Toc439253846"/>
      <w:bookmarkStart w:id="1716" w:name="_Toc446937539"/>
      <w:bookmarkStart w:id="1717" w:name="_Toc460417270"/>
      <w:bookmarkStart w:id="1718" w:name="_Toc460418498"/>
      <w:bookmarkStart w:id="1719" w:name="_Toc460418907"/>
      <w:bookmarkStart w:id="1720" w:name="_Toc460420528"/>
      <w:bookmarkStart w:id="1721" w:name="_Toc460572669"/>
      <w:bookmarkStart w:id="1722" w:name="_Toc460572921"/>
      <w:bookmarkStart w:id="1723" w:name="_Toc460592956"/>
      <w:bookmarkStart w:id="1724" w:name="_Toc460593207"/>
      <w:bookmarkStart w:id="1725" w:name="_Toc464466215"/>
      <w:bookmarkStart w:id="1726" w:name="_Toc464466464"/>
      <w:bookmarkStart w:id="1727" w:name="_Toc464661828"/>
      <w:bookmarkStart w:id="1728" w:name="_Toc464662077"/>
      <w:bookmarkStart w:id="1729" w:name="_Toc464683407"/>
      <w:bookmarkStart w:id="1730" w:name="_Toc468968643"/>
      <w:bookmarkStart w:id="1731" w:name="_Toc469352091"/>
      <w:bookmarkStart w:id="1732" w:name="_Toc469356781"/>
      <w:bookmarkStart w:id="1733" w:name="_Toc471896809"/>
      <w:bookmarkStart w:id="1734" w:name="_Toc471897527"/>
      <w:bookmarkStart w:id="1735" w:name="_Toc472428358"/>
      <w:bookmarkStart w:id="1736" w:name="_Toc472586037"/>
      <w:bookmarkStart w:id="1737" w:name="_Toc472590303"/>
      <w:bookmarkStart w:id="1738" w:name="_Toc473905325"/>
      <w:bookmarkStart w:id="1739" w:name="_Toc433095898"/>
      <w:bookmarkStart w:id="1740" w:name="_Toc439253850"/>
      <w:bookmarkStart w:id="1741" w:name="_Toc446937543"/>
      <w:bookmarkStart w:id="1742" w:name="_Toc460417274"/>
      <w:bookmarkStart w:id="1743" w:name="_Toc460418502"/>
      <w:bookmarkStart w:id="1744" w:name="_Toc460418911"/>
      <w:bookmarkStart w:id="1745" w:name="_Toc460420532"/>
      <w:bookmarkStart w:id="1746" w:name="_Toc460572673"/>
      <w:bookmarkStart w:id="1747" w:name="_Toc460572925"/>
      <w:bookmarkStart w:id="1748" w:name="_Toc460592960"/>
      <w:bookmarkStart w:id="1749" w:name="_Toc460593211"/>
      <w:bookmarkStart w:id="1750" w:name="_Toc464466219"/>
      <w:bookmarkStart w:id="1751" w:name="_Toc464466468"/>
      <w:bookmarkStart w:id="1752" w:name="_Toc464661832"/>
      <w:bookmarkStart w:id="1753" w:name="_Toc464662081"/>
      <w:bookmarkStart w:id="1754" w:name="_Toc464683411"/>
      <w:bookmarkStart w:id="1755" w:name="_Toc468968647"/>
      <w:bookmarkStart w:id="1756" w:name="_Toc469352095"/>
      <w:bookmarkStart w:id="1757" w:name="_Toc469356785"/>
      <w:bookmarkStart w:id="1758" w:name="_Toc471896813"/>
      <w:bookmarkStart w:id="1759" w:name="_Toc471897531"/>
      <w:bookmarkStart w:id="1760" w:name="_Toc472428362"/>
      <w:bookmarkStart w:id="1761" w:name="_Toc472586041"/>
      <w:bookmarkStart w:id="1762" w:name="_Toc472590307"/>
      <w:bookmarkStart w:id="1763" w:name="_Toc473905329"/>
      <w:bookmarkStart w:id="1764" w:name="_Toc433095908"/>
      <w:bookmarkStart w:id="1765" w:name="_Toc439253860"/>
      <w:bookmarkStart w:id="1766" w:name="_Toc446937553"/>
      <w:bookmarkStart w:id="1767" w:name="_Toc460417284"/>
      <w:bookmarkStart w:id="1768" w:name="_Toc460418512"/>
      <w:bookmarkStart w:id="1769" w:name="_Toc460418921"/>
      <w:bookmarkStart w:id="1770" w:name="_Toc460420542"/>
      <w:bookmarkStart w:id="1771" w:name="_Toc460572683"/>
      <w:bookmarkStart w:id="1772" w:name="_Toc460572935"/>
      <w:bookmarkStart w:id="1773" w:name="_Toc460592970"/>
      <w:bookmarkStart w:id="1774" w:name="_Toc460593221"/>
      <w:bookmarkStart w:id="1775" w:name="_Toc464466229"/>
      <w:bookmarkStart w:id="1776" w:name="_Toc464466478"/>
      <w:bookmarkStart w:id="1777" w:name="_Toc464661842"/>
      <w:bookmarkStart w:id="1778" w:name="_Toc464662091"/>
      <w:bookmarkStart w:id="1779" w:name="_Toc464683421"/>
      <w:bookmarkStart w:id="1780" w:name="_Toc468968657"/>
      <w:bookmarkStart w:id="1781" w:name="_Toc469352105"/>
      <w:bookmarkStart w:id="1782" w:name="_Toc469356795"/>
      <w:bookmarkStart w:id="1783" w:name="_Toc471896823"/>
      <w:bookmarkStart w:id="1784" w:name="_Toc471897541"/>
      <w:bookmarkStart w:id="1785" w:name="_Toc472428372"/>
      <w:bookmarkStart w:id="1786" w:name="_Toc472586051"/>
      <w:bookmarkStart w:id="1787" w:name="_Toc472590317"/>
      <w:bookmarkStart w:id="1788" w:name="_Toc473905339"/>
      <w:bookmarkStart w:id="1789" w:name="_Toc433095916"/>
      <w:bookmarkStart w:id="1790" w:name="_Toc439253868"/>
      <w:bookmarkStart w:id="1791" w:name="_Toc446937561"/>
      <w:bookmarkStart w:id="1792" w:name="_Toc460417292"/>
      <w:bookmarkStart w:id="1793" w:name="_Toc460418520"/>
      <w:bookmarkStart w:id="1794" w:name="_Toc460418929"/>
      <w:bookmarkStart w:id="1795" w:name="_Toc460420550"/>
      <w:bookmarkStart w:id="1796" w:name="_Toc460572691"/>
      <w:bookmarkStart w:id="1797" w:name="_Toc460572943"/>
      <w:bookmarkStart w:id="1798" w:name="_Toc460592978"/>
      <w:bookmarkStart w:id="1799" w:name="_Toc460593229"/>
      <w:bookmarkStart w:id="1800" w:name="_Toc464466237"/>
      <w:bookmarkStart w:id="1801" w:name="_Toc464466486"/>
      <w:bookmarkStart w:id="1802" w:name="_Toc464661850"/>
      <w:bookmarkStart w:id="1803" w:name="_Toc464662099"/>
      <w:bookmarkStart w:id="1804" w:name="_Toc464683429"/>
      <w:bookmarkStart w:id="1805" w:name="_Toc468968665"/>
      <w:bookmarkStart w:id="1806" w:name="_Toc469352113"/>
      <w:bookmarkStart w:id="1807" w:name="_Toc469356803"/>
      <w:bookmarkStart w:id="1808" w:name="_Toc471896831"/>
      <w:bookmarkStart w:id="1809" w:name="_Toc471897549"/>
      <w:bookmarkStart w:id="1810" w:name="_Toc472428380"/>
      <w:bookmarkStart w:id="1811" w:name="_Toc472586059"/>
      <w:bookmarkStart w:id="1812" w:name="_Toc472590325"/>
      <w:bookmarkStart w:id="1813" w:name="_Toc473905347"/>
      <w:bookmarkStart w:id="1814" w:name="_Toc433095929"/>
      <w:bookmarkStart w:id="1815" w:name="_Toc439253881"/>
      <w:bookmarkStart w:id="1816" w:name="_Toc446937574"/>
      <w:bookmarkStart w:id="1817" w:name="_Toc460417305"/>
      <w:bookmarkStart w:id="1818" w:name="_Toc460418533"/>
      <w:bookmarkStart w:id="1819" w:name="_Toc460418942"/>
      <w:bookmarkStart w:id="1820" w:name="_Toc460420563"/>
      <w:bookmarkStart w:id="1821" w:name="_Toc460572704"/>
      <w:bookmarkStart w:id="1822" w:name="_Toc460572956"/>
      <w:bookmarkStart w:id="1823" w:name="_Toc460592991"/>
      <w:bookmarkStart w:id="1824" w:name="_Toc460593242"/>
      <w:bookmarkStart w:id="1825" w:name="_Toc464466250"/>
      <w:bookmarkStart w:id="1826" w:name="_Toc464466499"/>
      <w:bookmarkStart w:id="1827" w:name="_Toc464661863"/>
      <w:bookmarkStart w:id="1828" w:name="_Toc464662112"/>
      <w:bookmarkStart w:id="1829" w:name="_Toc464683442"/>
      <w:bookmarkStart w:id="1830" w:name="_Toc468968678"/>
      <w:bookmarkStart w:id="1831" w:name="_Toc469352126"/>
      <w:bookmarkStart w:id="1832" w:name="_Toc469356816"/>
      <w:bookmarkStart w:id="1833" w:name="_Toc471896844"/>
      <w:bookmarkStart w:id="1834" w:name="_Toc471897562"/>
      <w:bookmarkStart w:id="1835" w:name="_Toc472428393"/>
      <w:bookmarkStart w:id="1836" w:name="_Toc472586072"/>
      <w:bookmarkStart w:id="1837" w:name="_Toc472590338"/>
      <w:bookmarkStart w:id="1838" w:name="_Toc473905360"/>
      <w:bookmarkStart w:id="1839" w:name="_Toc433095930"/>
      <w:bookmarkStart w:id="1840" w:name="_Toc439253882"/>
      <w:bookmarkStart w:id="1841" w:name="_Toc446937575"/>
      <w:bookmarkStart w:id="1842" w:name="_Toc460417306"/>
      <w:bookmarkStart w:id="1843" w:name="_Toc460418534"/>
      <w:bookmarkStart w:id="1844" w:name="_Toc460418943"/>
      <w:bookmarkStart w:id="1845" w:name="_Toc460420564"/>
      <w:bookmarkStart w:id="1846" w:name="_Toc460572705"/>
      <w:bookmarkStart w:id="1847" w:name="_Toc460572957"/>
      <w:bookmarkStart w:id="1848" w:name="_Toc460592992"/>
      <w:bookmarkStart w:id="1849" w:name="_Toc460593243"/>
      <w:bookmarkStart w:id="1850" w:name="_Toc464466251"/>
      <w:bookmarkStart w:id="1851" w:name="_Toc464466500"/>
      <w:bookmarkStart w:id="1852" w:name="_Toc464661864"/>
      <w:bookmarkStart w:id="1853" w:name="_Toc464662113"/>
      <w:bookmarkStart w:id="1854" w:name="_Toc464683443"/>
      <w:bookmarkStart w:id="1855" w:name="_Toc468968679"/>
      <w:bookmarkStart w:id="1856" w:name="_Toc469352127"/>
      <w:bookmarkStart w:id="1857" w:name="_Toc469356817"/>
      <w:bookmarkStart w:id="1858" w:name="_Toc471896845"/>
      <w:bookmarkStart w:id="1859" w:name="_Toc471897563"/>
      <w:bookmarkStart w:id="1860" w:name="_Toc472428394"/>
      <w:bookmarkStart w:id="1861" w:name="_Toc472586073"/>
      <w:bookmarkStart w:id="1862" w:name="_Toc472590339"/>
      <w:bookmarkStart w:id="1863" w:name="_Toc473905361"/>
      <w:bookmarkStart w:id="1864" w:name="_Toc433095939"/>
      <w:bookmarkStart w:id="1865" w:name="_Toc439253891"/>
      <w:bookmarkStart w:id="1866" w:name="_Toc446937584"/>
      <w:bookmarkStart w:id="1867" w:name="_Toc460417315"/>
      <w:bookmarkStart w:id="1868" w:name="_Toc460418543"/>
      <w:bookmarkStart w:id="1869" w:name="_Toc460418952"/>
      <w:bookmarkStart w:id="1870" w:name="_Toc460420573"/>
      <w:bookmarkStart w:id="1871" w:name="_Toc460572714"/>
      <w:bookmarkStart w:id="1872" w:name="_Toc460572966"/>
      <w:bookmarkStart w:id="1873" w:name="_Toc460593001"/>
      <w:bookmarkStart w:id="1874" w:name="_Toc460593252"/>
      <w:bookmarkStart w:id="1875" w:name="_Toc464466260"/>
      <w:bookmarkStart w:id="1876" w:name="_Toc464466509"/>
      <w:bookmarkStart w:id="1877" w:name="_Toc464661873"/>
      <w:bookmarkStart w:id="1878" w:name="_Toc464662122"/>
      <w:bookmarkStart w:id="1879" w:name="_Toc464683452"/>
      <w:bookmarkStart w:id="1880" w:name="_Toc468968688"/>
      <w:bookmarkStart w:id="1881" w:name="_Toc469352136"/>
      <w:bookmarkStart w:id="1882" w:name="_Toc469356826"/>
      <w:bookmarkStart w:id="1883" w:name="_Toc471896854"/>
      <w:bookmarkStart w:id="1884" w:name="_Toc471897572"/>
      <w:bookmarkStart w:id="1885" w:name="_Toc472428403"/>
      <w:bookmarkStart w:id="1886" w:name="_Toc472586082"/>
      <w:bookmarkStart w:id="1887" w:name="_Toc472590348"/>
      <w:bookmarkStart w:id="1888" w:name="_Toc473905370"/>
      <w:bookmarkStart w:id="1889" w:name="_Toc433095947"/>
      <w:bookmarkStart w:id="1890" w:name="_Toc439253899"/>
      <w:bookmarkStart w:id="1891" w:name="_Toc446937592"/>
      <w:bookmarkStart w:id="1892" w:name="_Toc460417323"/>
      <w:bookmarkStart w:id="1893" w:name="_Toc460418551"/>
      <w:bookmarkStart w:id="1894" w:name="_Toc460418960"/>
      <w:bookmarkStart w:id="1895" w:name="_Toc460420581"/>
      <w:bookmarkStart w:id="1896" w:name="_Toc460572722"/>
      <w:bookmarkStart w:id="1897" w:name="_Toc460572974"/>
      <w:bookmarkStart w:id="1898" w:name="_Toc460593009"/>
      <w:bookmarkStart w:id="1899" w:name="_Toc460593260"/>
      <w:bookmarkStart w:id="1900" w:name="_Toc464466268"/>
      <w:bookmarkStart w:id="1901" w:name="_Toc464466517"/>
      <w:bookmarkStart w:id="1902" w:name="_Toc464661881"/>
      <w:bookmarkStart w:id="1903" w:name="_Toc464662130"/>
      <w:bookmarkStart w:id="1904" w:name="_Toc464683460"/>
      <w:bookmarkStart w:id="1905" w:name="_Toc468968696"/>
      <w:bookmarkStart w:id="1906" w:name="_Toc469352144"/>
      <w:bookmarkStart w:id="1907" w:name="_Toc469356834"/>
      <w:bookmarkStart w:id="1908" w:name="_Toc471896862"/>
      <w:bookmarkStart w:id="1909" w:name="_Toc471897580"/>
      <w:bookmarkStart w:id="1910" w:name="_Toc472428411"/>
      <w:bookmarkStart w:id="1911" w:name="_Toc472586090"/>
      <w:bookmarkStart w:id="1912" w:name="_Toc472590356"/>
      <w:bookmarkStart w:id="1913" w:name="_Toc473905378"/>
      <w:bookmarkStart w:id="1914" w:name="_Toc433095950"/>
      <w:bookmarkStart w:id="1915" w:name="_Toc439253902"/>
      <w:bookmarkStart w:id="1916" w:name="_Toc446937595"/>
      <w:bookmarkStart w:id="1917" w:name="_Toc460417326"/>
      <w:bookmarkStart w:id="1918" w:name="_Toc460418554"/>
      <w:bookmarkStart w:id="1919" w:name="_Toc460418963"/>
      <w:bookmarkStart w:id="1920" w:name="_Toc460420584"/>
      <w:bookmarkStart w:id="1921" w:name="_Toc460572725"/>
      <w:bookmarkStart w:id="1922" w:name="_Toc460572977"/>
      <w:bookmarkStart w:id="1923" w:name="_Toc460593012"/>
      <w:bookmarkStart w:id="1924" w:name="_Toc460593263"/>
      <w:bookmarkStart w:id="1925" w:name="_Toc464466271"/>
      <w:bookmarkStart w:id="1926" w:name="_Toc464466520"/>
      <w:bookmarkStart w:id="1927" w:name="_Toc464661884"/>
      <w:bookmarkStart w:id="1928" w:name="_Toc464662133"/>
      <w:bookmarkStart w:id="1929" w:name="_Toc464683463"/>
      <w:bookmarkStart w:id="1930" w:name="_Toc468968699"/>
      <w:bookmarkStart w:id="1931" w:name="_Toc469352147"/>
      <w:bookmarkStart w:id="1932" w:name="_Toc469356837"/>
      <w:bookmarkStart w:id="1933" w:name="_Toc471896865"/>
      <w:bookmarkStart w:id="1934" w:name="_Toc471897583"/>
      <w:bookmarkStart w:id="1935" w:name="_Toc472428414"/>
      <w:bookmarkStart w:id="1936" w:name="_Toc472586093"/>
      <w:bookmarkStart w:id="1937" w:name="_Toc472590359"/>
      <w:bookmarkStart w:id="1938" w:name="_Toc473905381"/>
      <w:bookmarkStart w:id="1939" w:name="_Toc433095951"/>
      <w:bookmarkStart w:id="1940" w:name="_Toc439253903"/>
      <w:bookmarkStart w:id="1941" w:name="_Toc446937596"/>
      <w:bookmarkStart w:id="1942" w:name="_Toc460417327"/>
      <w:bookmarkStart w:id="1943" w:name="_Toc460418555"/>
      <w:bookmarkStart w:id="1944" w:name="_Toc460418964"/>
      <w:bookmarkStart w:id="1945" w:name="_Toc460420585"/>
      <w:bookmarkStart w:id="1946" w:name="_Toc460572726"/>
      <w:bookmarkStart w:id="1947" w:name="_Toc460572978"/>
      <w:bookmarkStart w:id="1948" w:name="_Toc460593013"/>
      <w:bookmarkStart w:id="1949" w:name="_Toc460593264"/>
      <w:bookmarkStart w:id="1950" w:name="_Toc464466272"/>
      <w:bookmarkStart w:id="1951" w:name="_Toc464466521"/>
      <w:bookmarkStart w:id="1952" w:name="_Toc464661885"/>
      <w:bookmarkStart w:id="1953" w:name="_Toc464662134"/>
      <w:bookmarkStart w:id="1954" w:name="_Toc464683464"/>
      <w:bookmarkStart w:id="1955" w:name="_Toc468968700"/>
      <w:bookmarkStart w:id="1956" w:name="_Toc469352148"/>
      <w:bookmarkStart w:id="1957" w:name="_Toc469356838"/>
      <w:bookmarkStart w:id="1958" w:name="_Toc471896866"/>
      <w:bookmarkStart w:id="1959" w:name="_Toc471897584"/>
      <w:bookmarkStart w:id="1960" w:name="_Toc472428415"/>
      <w:bookmarkStart w:id="1961" w:name="_Toc472586094"/>
      <w:bookmarkStart w:id="1962" w:name="_Toc472590360"/>
      <w:bookmarkStart w:id="1963" w:name="_Toc473905382"/>
      <w:bookmarkStart w:id="1964" w:name="_Toc433095956"/>
      <w:bookmarkStart w:id="1965" w:name="_Toc439253908"/>
      <w:bookmarkStart w:id="1966" w:name="_Toc446937601"/>
      <w:bookmarkStart w:id="1967" w:name="_Toc460417332"/>
      <w:bookmarkStart w:id="1968" w:name="_Toc460418560"/>
      <w:bookmarkStart w:id="1969" w:name="_Toc460418969"/>
      <w:bookmarkStart w:id="1970" w:name="_Toc460420590"/>
      <w:bookmarkStart w:id="1971" w:name="_Toc460572731"/>
      <w:bookmarkStart w:id="1972" w:name="_Toc460572983"/>
      <w:bookmarkStart w:id="1973" w:name="_Toc460593018"/>
      <w:bookmarkStart w:id="1974" w:name="_Toc460593269"/>
      <w:bookmarkStart w:id="1975" w:name="_Toc464466277"/>
      <w:bookmarkStart w:id="1976" w:name="_Toc464466526"/>
      <w:bookmarkStart w:id="1977" w:name="_Toc464661890"/>
      <w:bookmarkStart w:id="1978" w:name="_Toc464662139"/>
      <w:bookmarkStart w:id="1979" w:name="_Toc464683469"/>
      <w:bookmarkStart w:id="1980" w:name="_Toc468968705"/>
      <w:bookmarkStart w:id="1981" w:name="_Toc469352153"/>
      <w:bookmarkStart w:id="1982" w:name="_Toc469356843"/>
      <w:bookmarkStart w:id="1983" w:name="_Toc471896871"/>
      <w:bookmarkStart w:id="1984" w:name="_Toc471897589"/>
      <w:bookmarkStart w:id="1985" w:name="_Toc472428420"/>
      <w:bookmarkStart w:id="1986" w:name="_Toc472586099"/>
      <w:bookmarkStart w:id="1987" w:name="_Toc472590365"/>
      <w:bookmarkStart w:id="1988" w:name="_Toc473905387"/>
      <w:bookmarkStart w:id="1989" w:name="_Toc433095957"/>
      <w:bookmarkStart w:id="1990" w:name="_Toc439253909"/>
      <w:bookmarkStart w:id="1991" w:name="_Toc446937602"/>
      <w:bookmarkStart w:id="1992" w:name="_Toc460417333"/>
      <w:bookmarkStart w:id="1993" w:name="_Toc460418561"/>
      <w:bookmarkStart w:id="1994" w:name="_Toc460418970"/>
      <w:bookmarkStart w:id="1995" w:name="_Toc460420591"/>
      <w:bookmarkStart w:id="1996" w:name="_Toc460572732"/>
      <w:bookmarkStart w:id="1997" w:name="_Toc460572984"/>
      <w:bookmarkStart w:id="1998" w:name="_Toc460593019"/>
      <w:bookmarkStart w:id="1999" w:name="_Toc460593270"/>
      <w:bookmarkStart w:id="2000" w:name="_Toc464466278"/>
      <w:bookmarkStart w:id="2001" w:name="_Toc464466527"/>
      <w:bookmarkStart w:id="2002" w:name="_Toc464661891"/>
      <w:bookmarkStart w:id="2003" w:name="_Toc464662140"/>
      <w:bookmarkStart w:id="2004" w:name="_Toc464683470"/>
      <w:bookmarkStart w:id="2005" w:name="_Toc468968706"/>
      <w:bookmarkStart w:id="2006" w:name="_Toc469352154"/>
      <w:bookmarkStart w:id="2007" w:name="_Toc469356844"/>
      <w:bookmarkStart w:id="2008" w:name="_Toc471896872"/>
      <w:bookmarkStart w:id="2009" w:name="_Toc471897590"/>
      <w:bookmarkStart w:id="2010" w:name="_Toc472428421"/>
      <w:bookmarkStart w:id="2011" w:name="_Toc472586100"/>
      <w:bookmarkStart w:id="2012" w:name="_Toc472590366"/>
      <w:bookmarkStart w:id="2013" w:name="_Toc473905388"/>
      <w:bookmarkStart w:id="2014" w:name="_Toc433095958"/>
      <w:bookmarkStart w:id="2015" w:name="_Toc439253910"/>
      <w:bookmarkStart w:id="2016" w:name="_Toc446937603"/>
      <w:bookmarkStart w:id="2017" w:name="_Toc460417334"/>
      <w:bookmarkStart w:id="2018" w:name="_Toc460418562"/>
      <w:bookmarkStart w:id="2019" w:name="_Toc460418971"/>
      <w:bookmarkStart w:id="2020" w:name="_Toc460420592"/>
      <w:bookmarkStart w:id="2021" w:name="_Toc460572733"/>
      <w:bookmarkStart w:id="2022" w:name="_Toc460572985"/>
      <w:bookmarkStart w:id="2023" w:name="_Toc460593020"/>
      <w:bookmarkStart w:id="2024" w:name="_Toc460593271"/>
      <w:bookmarkStart w:id="2025" w:name="_Toc464466279"/>
      <w:bookmarkStart w:id="2026" w:name="_Toc464466528"/>
      <w:bookmarkStart w:id="2027" w:name="_Toc464661892"/>
      <w:bookmarkStart w:id="2028" w:name="_Toc464662141"/>
      <w:bookmarkStart w:id="2029" w:name="_Toc464683471"/>
      <w:bookmarkStart w:id="2030" w:name="_Toc468968707"/>
      <w:bookmarkStart w:id="2031" w:name="_Toc469352155"/>
      <w:bookmarkStart w:id="2032" w:name="_Toc469356845"/>
      <w:bookmarkStart w:id="2033" w:name="_Toc471896873"/>
      <w:bookmarkStart w:id="2034" w:name="_Toc471897591"/>
      <w:bookmarkStart w:id="2035" w:name="_Toc472428422"/>
      <w:bookmarkStart w:id="2036" w:name="_Toc472586101"/>
      <w:bookmarkStart w:id="2037" w:name="_Toc472590367"/>
      <w:bookmarkStart w:id="2038" w:name="_Toc473905389"/>
      <w:bookmarkStart w:id="2039" w:name="_Toc433095963"/>
      <w:bookmarkStart w:id="2040" w:name="_Toc439253915"/>
      <w:bookmarkStart w:id="2041" w:name="_Toc446937608"/>
      <w:bookmarkStart w:id="2042" w:name="_Toc460417339"/>
      <w:bookmarkStart w:id="2043" w:name="_Toc460418567"/>
      <w:bookmarkStart w:id="2044" w:name="_Toc460418976"/>
      <w:bookmarkStart w:id="2045" w:name="_Toc460420597"/>
      <w:bookmarkStart w:id="2046" w:name="_Toc460572738"/>
      <w:bookmarkStart w:id="2047" w:name="_Toc460572990"/>
      <w:bookmarkStart w:id="2048" w:name="_Toc460593025"/>
      <w:bookmarkStart w:id="2049" w:name="_Toc460593276"/>
      <w:bookmarkStart w:id="2050" w:name="_Toc464466284"/>
      <w:bookmarkStart w:id="2051" w:name="_Toc464466533"/>
      <w:bookmarkStart w:id="2052" w:name="_Toc464661897"/>
      <w:bookmarkStart w:id="2053" w:name="_Toc464662146"/>
      <w:bookmarkStart w:id="2054" w:name="_Toc464683476"/>
      <w:bookmarkStart w:id="2055" w:name="_Toc468968712"/>
      <w:bookmarkStart w:id="2056" w:name="_Toc469352160"/>
      <w:bookmarkStart w:id="2057" w:name="_Toc469356850"/>
      <w:bookmarkStart w:id="2058" w:name="_Toc471896878"/>
      <w:bookmarkStart w:id="2059" w:name="_Toc471897596"/>
      <w:bookmarkStart w:id="2060" w:name="_Toc472428427"/>
      <w:bookmarkStart w:id="2061" w:name="_Toc472586106"/>
      <w:bookmarkStart w:id="2062" w:name="_Toc472590372"/>
      <w:bookmarkStart w:id="2063" w:name="_Toc473905394"/>
      <w:bookmarkStart w:id="2064" w:name="_Toc433095965"/>
      <w:bookmarkStart w:id="2065" w:name="_Toc439253917"/>
      <w:bookmarkStart w:id="2066" w:name="_Toc446937610"/>
      <w:bookmarkStart w:id="2067" w:name="_Toc460417341"/>
      <w:bookmarkStart w:id="2068" w:name="_Toc460418569"/>
      <w:bookmarkStart w:id="2069" w:name="_Toc460418978"/>
      <w:bookmarkStart w:id="2070" w:name="_Toc460420599"/>
      <w:bookmarkStart w:id="2071" w:name="_Toc460572740"/>
      <w:bookmarkStart w:id="2072" w:name="_Toc460572992"/>
      <w:bookmarkStart w:id="2073" w:name="_Toc460593027"/>
      <w:bookmarkStart w:id="2074" w:name="_Toc460593278"/>
      <w:bookmarkStart w:id="2075" w:name="_Toc464466286"/>
      <w:bookmarkStart w:id="2076" w:name="_Toc464466535"/>
      <w:bookmarkStart w:id="2077" w:name="_Toc464661899"/>
      <w:bookmarkStart w:id="2078" w:name="_Toc464662148"/>
      <w:bookmarkStart w:id="2079" w:name="_Toc464683478"/>
      <w:bookmarkStart w:id="2080" w:name="_Toc468968714"/>
      <w:bookmarkStart w:id="2081" w:name="_Toc469352162"/>
      <w:bookmarkStart w:id="2082" w:name="_Toc469356852"/>
      <w:bookmarkStart w:id="2083" w:name="_Toc471896880"/>
      <w:bookmarkStart w:id="2084" w:name="_Toc471897598"/>
      <w:bookmarkStart w:id="2085" w:name="_Toc472428429"/>
      <w:bookmarkStart w:id="2086" w:name="_Toc472586108"/>
      <w:bookmarkStart w:id="2087" w:name="_Toc472590374"/>
      <w:bookmarkStart w:id="2088" w:name="_Toc473905396"/>
      <w:bookmarkStart w:id="2089" w:name="_Toc433095972"/>
      <w:bookmarkStart w:id="2090" w:name="_Toc439253924"/>
      <w:bookmarkStart w:id="2091" w:name="_Toc446937617"/>
      <w:bookmarkStart w:id="2092" w:name="_Toc460417348"/>
      <w:bookmarkStart w:id="2093" w:name="_Toc460418576"/>
      <w:bookmarkStart w:id="2094" w:name="_Toc460418985"/>
      <w:bookmarkStart w:id="2095" w:name="_Toc460420606"/>
      <w:bookmarkStart w:id="2096" w:name="_Toc460572747"/>
      <w:bookmarkStart w:id="2097" w:name="_Toc460572999"/>
      <w:bookmarkStart w:id="2098" w:name="_Toc460593034"/>
      <w:bookmarkStart w:id="2099" w:name="_Toc460593285"/>
      <w:bookmarkStart w:id="2100" w:name="_Toc464466293"/>
      <w:bookmarkStart w:id="2101" w:name="_Toc464466542"/>
      <w:bookmarkStart w:id="2102" w:name="_Toc464661906"/>
      <w:bookmarkStart w:id="2103" w:name="_Toc464662155"/>
      <w:bookmarkStart w:id="2104" w:name="_Toc464683485"/>
      <w:bookmarkStart w:id="2105" w:name="_Toc468968721"/>
      <w:bookmarkStart w:id="2106" w:name="_Toc469352169"/>
      <w:bookmarkStart w:id="2107" w:name="_Toc469356859"/>
      <w:bookmarkStart w:id="2108" w:name="_Toc471896887"/>
      <w:bookmarkStart w:id="2109" w:name="_Toc471897605"/>
      <w:bookmarkStart w:id="2110" w:name="_Toc472428436"/>
      <w:bookmarkStart w:id="2111" w:name="_Toc472586115"/>
      <w:bookmarkStart w:id="2112" w:name="_Toc472590381"/>
      <w:bookmarkStart w:id="2113" w:name="_Toc473905403"/>
      <w:bookmarkStart w:id="2114" w:name="_Toc433095973"/>
      <w:bookmarkStart w:id="2115" w:name="_Toc439253925"/>
      <w:bookmarkStart w:id="2116" w:name="_Toc446937618"/>
      <w:bookmarkStart w:id="2117" w:name="_Toc460417349"/>
      <w:bookmarkStart w:id="2118" w:name="_Toc460418577"/>
      <w:bookmarkStart w:id="2119" w:name="_Toc460418986"/>
      <w:bookmarkStart w:id="2120" w:name="_Toc460420607"/>
      <w:bookmarkStart w:id="2121" w:name="_Toc460572748"/>
      <w:bookmarkStart w:id="2122" w:name="_Toc460573000"/>
      <w:bookmarkStart w:id="2123" w:name="_Toc460593035"/>
      <w:bookmarkStart w:id="2124" w:name="_Toc460593286"/>
      <w:bookmarkStart w:id="2125" w:name="_Toc464466294"/>
      <w:bookmarkStart w:id="2126" w:name="_Toc464466543"/>
      <w:bookmarkStart w:id="2127" w:name="_Toc464661907"/>
      <w:bookmarkStart w:id="2128" w:name="_Toc464662156"/>
      <w:bookmarkStart w:id="2129" w:name="_Toc464683486"/>
      <w:bookmarkStart w:id="2130" w:name="_Toc468968722"/>
      <w:bookmarkStart w:id="2131" w:name="_Toc469352170"/>
      <w:bookmarkStart w:id="2132" w:name="_Toc469356860"/>
      <w:bookmarkStart w:id="2133" w:name="_Toc471896888"/>
      <w:bookmarkStart w:id="2134" w:name="_Toc471897606"/>
      <w:bookmarkStart w:id="2135" w:name="_Toc472428437"/>
      <w:bookmarkStart w:id="2136" w:name="_Toc472586116"/>
      <w:bookmarkStart w:id="2137" w:name="_Toc472590382"/>
      <w:bookmarkStart w:id="2138" w:name="_Toc473905404"/>
      <w:bookmarkStart w:id="2139" w:name="_Toc433095978"/>
      <w:bookmarkStart w:id="2140" w:name="_Toc439253930"/>
      <w:bookmarkStart w:id="2141" w:name="_Toc446937623"/>
      <w:bookmarkStart w:id="2142" w:name="_Toc460417354"/>
      <w:bookmarkStart w:id="2143" w:name="_Toc460418582"/>
      <w:bookmarkStart w:id="2144" w:name="_Toc460418991"/>
      <w:bookmarkStart w:id="2145" w:name="_Toc460420612"/>
      <w:bookmarkStart w:id="2146" w:name="_Toc460572753"/>
      <w:bookmarkStart w:id="2147" w:name="_Toc460573005"/>
      <w:bookmarkStart w:id="2148" w:name="_Toc460593040"/>
      <w:bookmarkStart w:id="2149" w:name="_Toc460593291"/>
      <w:bookmarkStart w:id="2150" w:name="_Toc464466299"/>
      <w:bookmarkStart w:id="2151" w:name="_Toc464466548"/>
      <w:bookmarkStart w:id="2152" w:name="_Toc464661912"/>
      <w:bookmarkStart w:id="2153" w:name="_Toc464662161"/>
      <w:bookmarkStart w:id="2154" w:name="_Toc464683491"/>
      <w:bookmarkStart w:id="2155" w:name="_Toc468968727"/>
      <w:bookmarkStart w:id="2156" w:name="_Toc469352175"/>
      <w:bookmarkStart w:id="2157" w:name="_Toc469356865"/>
      <w:bookmarkStart w:id="2158" w:name="_Toc471896893"/>
      <w:bookmarkStart w:id="2159" w:name="_Toc471897611"/>
      <w:bookmarkStart w:id="2160" w:name="_Toc472428442"/>
      <w:bookmarkStart w:id="2161" w:name="_Toc472586121"/>
      <w:bookmarkStart w:id="2162" w:name="_Toc472590387"/>
      <w:bookmarkStart w:id="2163" w:name="_Toc473905409"/>
      <w:bookmarkStart w:id="2164" w:name="_Toc433095979"/>
      <w:bookmarkStart w:id="2165" w:name="_Toc439253931"/>
      <w:bookmarkStart w:id="2166" w:name="_Toc446937624"/>
      <w:bookmarkStart w:id="2167" w:name="_Toc460417355"/>
      <w:bookmarkStart w:id="2168" w:name="_Toc460418583"/>
      <w:bookmarkStart w:id="2169" w:name="_Toc460418992"/>
      <w:bookmarkStart w:id="2170" w:name="_Toc460420613"/>
      <w:bookmarkStart w:id="2171" w:name="_Toc460572754"/>
      <w:bookmarkStart w:id="2172" w:name="_Toc460573006"/>
      <w:bookmarkStart w:id="2173" w:name="_Toc460593041"/>
      <w:bookmarkStart w:id="2174" w:name="_Toc460593292"/>
      <w:bookmarkStart w:id="2175" w:name="_Toc464466300"/>
      <w:bookmarkStart w:id="2176" w:name="_Toc464466549"/>
      <w:bookmarkStart w:id="2177" w:name="_Toc464661913"/>
      <w:bookmarkStart w:id="2178" w:name="_Toc464662162"/>
      <w:bookmarkStart w:id="2179" w:name="_Toc464683492"/>
      <w:bookmarkStart w:id="2180" w:name="_Toc468968728"/>
      <w:bookmarkStart w:id="2181" w:name="_Toc469352176"/>
      <w:bookmarkStart w:id="2182" w:name="_Toc469356866"/>
      <w:bookmarkStart w:id="2183" w:name="_Toc471896894"/>
      <w:bookmarkStart w:id="2184" w:name="_Toc471897612"/>
      <w:bookmarkStart w:id="2185" w:name="_Toc472428443"/>
      <w:bookmarkStart w:id="2186" w:name="_Toc472586122"/>
      <w:bookmarkStart w:id="2187" w:name="_Toc472590388"/>
      <w:bookmarkStart w:id="2188" w:name="_Toc473905410"/>
      <w:bookmarkStart w:id="2189" w:name="_Toc433095982"/>
      <w:bookmarkStart w:id="2190" w:name="_Toc439253934"/>
      <w:bookmarkStart w:id="2191" w:name="_Toc446937627"/>
      <w:bookmarkStart w:id="2192" w:name="_Toc460417358"/>
      <w:bookmarkStart w:id="2193" w:name="_Toc460418586"/>
      <w:bookmarkStart w:id="2194" w:name="_Toc460418995"/>
      <w:bookmarkStart w:id="2195" w:name="_Toc460420616"/>
      <w:bookmarkStart w:id="2196" w:name="_Toc460572757"/>
      <w:bookmarkStart w:id="2197" w:name="_Toc460573009"/>
      <w:bookmarkStart w:id="2198" w:name="_Toc460593044"/>
      <w:bookmarkStart w:id="2199" w:name="_Toc460593295"/>
      <w:bookmarkStart w:id="2200" w:name="_Toc464466303"/>
      <w:bookmarkStart w:id="2201" w:name="_Toc464466552"/>
      <w:bookmarkStart w:id="2202" w:name="_Toc464661916"/>
      <w:bookmarkStart w:id="2203" w:name="_Toc464662165"/>
      <w:bookmarkStart w:id="2204" w:name="_Toc464683495"/>
      <w:bookmarkStart w:id="2205" w:name="_Toc468968731"/>
      <w:bookmarkStart w:id="2206" w:name="_Toc469352179"/>
      <w:bookmarkStart w:id="2207" w:name="_Toc469356869"/>
      <w:bookmarkStart w:id="2208" w:name="_Toc471896897"/>
      <w:bookmarkStart w:id="2209" w:name="_Toc471897615"/>
      <w:bookmarkStart w:id="2210" w:name="_Toc472428446"/>
      <w:bookmarkStart w:id="2211" w:name="_Toc472586125"/>
      <w:bookmarkStart w:id="2212" w:name="_Toc472590391"/>
      <w:bookmarkStart w:id="2213" w:name="_Toc473905413"/>
      <w:bookmarkStart w:id="2214" w:name="_Toc433095983"/>
      <w:bookmarkStart w:id="2215" w:name="_Toc439253935"/>
      <w:bookmarkStart w:id="2216" w:name="_Toc446937628"/>
      <w:bookmarkStart w:id="2217" w:name="_Toc460417359"/>
      <w:bookmarkStart w:id="2218" w:name="_Toc460418587"/>
      <w:bookmarkStart w:id="2219" w:name="_Toc460418996"/>
      <w:bookmarkStart w:id="2220" w:name="_Toc460420617"/>
      <w:bookmarkStart w:id="2221" w:name="_Toc460572758"/>
      <w:bookmarkStart w:id="2222" w:name="_Toc460573010"/>
      <w:bookmarkStart w:id="2223" w:name="_Toc460593045"/>
      <w:bookmarkStart w:id="2224" w:name="_Toc460593296"/>
      <w:bookmarkStart w:id="2225" w:name="_Toc464466304"/>
      <w:bookmarkStart w:id="2226" w:name="_Toc464466553"/>
      <w:bookmarkStart w:id="2227" w:name="_Toc464661917"/>
      <w:bookmarkStart w:id="2228" w:name="_Toc464662166"/>
      <w:bookmarkStart w:id="2229" w:name="_Toc464683496"/>
      <w:bookmarkStart w:id="2230" w:name="_Toc468968732"/>
      <w:bookmarkStart w:id="2231" w:name="_Toc469352180"/>
      <w:bookmarkStart w:id="2232" w:name="_Toc469356870"/>
      <w:bookmarkStart w:id="2233" w:name="_Toc471896898"/>
      <w:bookmarkStart w:id="2234" w:name="_Toc471897616"/>
      <w:bookmarkStart w:id="2235" w:name="_Toc472428447"/>
      <w:bookmarkStart w:id="2236" w:name="_Toc472586126"/>
      <w:bookmarkStart w:id="2237" w:name="_Toc472590392"/>
      <w:bookmarkStart w:id="2238" w:name="_Toc473905414"/>
      <w:bookmarkStart w:id="2239" w:name="_Toc428979542"/>
      <w:bookmarkStart w:id="2240" w:name="_Toc429059205"/>
      <w:bookmarkStart w:id="2241" w:name="_Toc429066763"/>
      <w:bookmarkStart w:id="2242" w:name="_Toc429148193"/>
      <w:bookmarkStart w:id="2243" w:name="_Toc429150907"/>
      <w:bookmarkStart w:id="2244" w:name="_Toc429403474"/>
      <w:bookmarkStart w:id="2245" w:name="_Toc429403550"/>
      <w:bookmarkStart w:id="2246" w:name="_Toc429408621"/>
      <w:bookmarkStart w:id="2247" w:name="_Toc429408815"/>
      <w:bookmarkStart w:id="2248" w:name="_Toc433095984"/>
      <w:bookmarkStart w:id="2249" w:name="_Toc439253936"/>
      <w:bookmarkStart w:id="2250" w:name="_Toc446937629"/>
      <w:bookmarkStart w:id="2251" w:name="_Toc460417360"/>
      <w:bookmarkStart w:id="2252" w:name="_Toc460418588"/>
      <w:bookmarkStart w:id="2253" w:name="_Toc460418997"/>
      <w:bookmarkStart w:id="2254" w:name="_Toc460420618"/>
      <w:bookmarkStart w:id="2255" w:name="_Toc460572759"/>
      <w:bookmarkStart w:id="2256" w:name="_Toc460573011"/>
      <w:bookmarkStart w:id="2257" w:name="_Toc460593046"/>
      <w:bookmarkStart w:id="2258" w:name="_Toc460593297"/>
      <w:bookmarkStart w:id="2259" w:name="_Toc464466305"/>
      <w:bookmarkStart w:id="2260" w:name="_Toc464466554"/>
      <w:bookmarkStart w:id="2261" w:name="_Toc464661918"/>
      <w:bookmarkStart w:id="2262" w:name="_Toc464662167"/>
      <w:bookmarkStart w:id="2263" w:name="_Toc464683497"/>
      <w:bookmarkStart w:id="2264" w:name="_Toc468968733"/>
      <w:bookmarkStart w:id="2265" w:name="_Toc469352181"/>
      <w:bookmarkStart w:id="2266" w:name="_Toc469356871"/>
      <w:bookmarkStart w:id="2267" w:name="_Toc471896899"/>
      <w:bookmarkStart w:id="2268" w:name="_Toc471897617"/>
      <w:bookmarkStart w:id="2269" w:name="_Toc472428448"/>
      <w:bookmarkStart w:id="2270" w:name="_Toc472586127"/>
      <w:bookmarkStart w:id="2271" w:name="_Toc472590393"/>
      <w:bookmarkStart w:id="2272" w:name="_Toc473905415"/>
      <w:bookmarkStart w:id="2273" w:name="_Toc433095990"/>
      <w:bookmarkStart w:id="2274" w:name="_Toc439253942"/>
      <w:bookmarkStart w:id="2275" w:name="_Toc446937635"/>
      <w:bookmarkStart w:id="2276" w:name="_Toc460417366"/>
      <w:bookmarkStart w:id="2277" w:name="_Toc460418594"/>
      <w:bookmarkStart w:id="2278" w:name="_Toc460419003"/>
      <w:bookmarkStart w:id="2279" w:name="_Toc460420624"/>
      <w:bookmarkStart w:id="2280" w:name="_Toc460572765"/>
      <w:bookmarkStart w:id="2281" w:name="_Toc460573017"/>
      <w:bookmarkStart w:id="2282" w:name="_Toc460593052"/>
      <w:bookmarkStart w:id="2283" w:name="_Toc460593303"/>
      <w:bookmarkStart w:id="2284" w:name="_Toc464466311"/>
      <w:bookmarkStart w:id="2285" w:name="_Toc464466560"/>
      <w:bookmarkStart w:id="2286" w:name="_Toc464661924"/>
      <w:bookmarkStart w:id="2287" w:name="_Toc464662173"/>
      <w:bookmarkStart w:id="2288" w:name="_Toc464683503"/>
      <w:bookmarkStart w:id="2289" w:name="_Toc468968739"/>
      <w:bookmarkStart w:id="2290" w:name="_Toc469352187"/>
      <w:bookmarkStart w:id="2291" w:name="_Toc469356877"/>
      <w:bookmarkStart w:id="2292" w:name="_Toc471896905"/>
      <w:bookmarkStart w:id="2293" w:name="_Toc471897623"/>
      <w:bookmarkStart w:id="2294" w:name="_Toc472428454"/>
      <w:bookmarkStart w:id="2295" w:name="_Toc472586133"/>
      <w:bookmarkStart w:id="2296" w:name="_Toc472590399"/>
      <w:bookmarkStart w:id="2297" w:name="_Toc473905421"/>
      <w:bookmarkStart w:id="2298" w:name="_Toc433095991"/>
      <w:bookmarkStart w:id="2299" w:name="_Toc439253943"/>
      <w:bookmarkStart w:id="2300" w:name="_Toc446937636"/>
      <w:bookmarkStart w:id="2301" w:name="_Toc460417367"/>
      <w:bookmarkStart w:id="2302" w:name="_Toc460418595"/>
      <w:bookmarkStart w:id="2303" w:name="_Toc460419004"/>
      <w:bookmarkStart w:id="2304" w:name="_Toc460420625"/>
      <w:bookmarkStart w:id="2305" w:name="_Toc460572766"/>
      <w:bookmarkStart w:id="2306" w:name="_Toc460573018"/>
      <w:bookmarkStart w:id="2307" w:name="_Toc460593053"/>
      <w:bookmarkStart w:id="2308" w:name="_Toc460593304"/>
      <w:bookmarkStart w:id="2309" w:name="_Toc464466312"/>
      <w:bookmarkStart w:id="2310" w:name="_Toc464466561"/>
      <w:bookmarkStart w:id="2311" w:name="_Toc464661925"/>
      <w:bookmarkStart w:id="2312" w:name="_Toc464662174"/>
      <w:bookmarkStart w:id="2313" w:name="_Toc464683504"/>
      <w:bookmarkStart w:id="2314" w:name="_Toc468968740"/>
      <w:bookmarkStart w:id="2315" w:name="_Toc469352188"/>
      <w:bookmarkStart w:id="2316" w:name="_Toc469356878"/>
      <w:bookmarkStart w:id="2317" w:name="_Toc471896906"/>
      <w:bookmarkStart w:id="2318" w:name="_Toc471897624"/>
      <w:bookmarkStart w:id="2319" w:name="_Toc472428455"/>
      <w:bookmarkStart w:id="2320" w:name="_Toc472586134"/>
      <w:bookmarkStart w:id="2321" w:name="_Toc472590400"/>
      <w:bookmarkStart w:id="2322" w:name="_Toc473905422"/>
      <w:bookmarkStart w:id="2323" w:name="_Toc433095992"/>
      <w:bookmarkStart w:id="2324" w:name="_Toc439253944"/>
      <w:bookmarkStart w:id="2325" w:name="_Toc446937637"/>
      <w:bookmarkStart w:id="2326" w:name="_Toc460417368"/>
      <w:bookmarkStart w:id="2327" w:name="_Toc460418596"/>
      <w:bookmarkStart w:id="2328" w:name="_Toc460419005"/>
      <w:bookmarkStart w:id="2329" w:name="_Toc460420626"/>
      <w:bookmarkStart w:id="2330" w:name="_Toc460572767"/>
      <w:bookmarkStart w:id="2331" w:name="_Toc460573019"/>
      <w:bookmarkStart w:id="2332" w:name="_Toc460593054"/>
      <w:bookmarkStart w:id="2333" w:name="_Toc460593305"/>
      <w:bookmarkStart w:id="2334" w:name="_Toc464466313"/>
      <w:bookmarkStart w:id="2335" w:name="_Toc464466562"/>
      <w:bookmarkStart w:id="2336" w:name="_Toc464661926"/>
      <w:bookmarkStart w:id="2337" w:name="_Toc464662175"/>
      <w:bookmarkStart w:id="2338" w:name="_Toc464683505"/>
      <w:bookmarkStart w:id="2339" w:name="_Toc468968741"/>
      <w:bookmarkStart w:id="2340" w:name="_Toc469352189"/>
      <w:bookmarkStart w:id="2341" w:name="_Toc469356879"/>
      <w:bookmarkStart w:id="2342" w:name="_Toc471896907"/>
      <w:bookmarkStart w:id="2343" w:name="_Toc471897625"/>
      <w:bookmarkStart w:id="2344" w:name="_Toc472428456"/>
      <w:bookmarkStart w:id="2345" w:name="_Toc472586135"/>
      <w:bookmarkStart w:id="2346" w:name="_Toc472590401"/>
      <w:bookmarkStart w:id="2347" w:name="_Toc473905423"/>
      <w:bookmarkStart w:id="2348" w:name="_Toc433095999"/>
      <w:bookmarkStart w:id="2349" w:name="_Toc439253951"/>
      <w:bookmarkStart w:id="2350" w:name="_Toc446937644"/>
      <w:bookmarkStart w:id="2351" w:name="_Toc460417375"/>
      <w:bookmarkStart w:id="2352" w:name="_Toc460418603"/>
      <w:bookmarkStart w:id="2353" w:name="_Toc460419012"/>
      <w:bookmarkStart w:id="2354" w:name="_Toc460420633"/>
      <w:bookmarkStart w:id="2355" w:name="_Toc460572774"/>
      <w:bookmarkStart w:id="2356" w:name="_Toc460573026"/>
      <w:bookmarkStart w:id="2357" w:name="_Toc460593061"/>
      <w:bookmarkStart w:id="2358" w:name="_Toc460593312"/>
      <w:bookmarkStart w:id="2359" w:name="_Toc464466320"/>
      <w:bookmarkStart w:id="2360" w:name="_Toc464466569"/>
      <w:bookmarkStart w:id="2361" w:name="_Toc464661933"/>
      <w:bookmarkStart w:id="2362" w:name="_Toc464662182"/>
      <w:bookmarkStart w:id="2363" w:name="_Toc464683512"/>
      <w:bookmarkStart w:id="2364" w:name="_Toc468968748"/>
      <w:bookmarkStart w:id="2365" w:name="_Toc469352196"/>
      <w:bookmarkStart w:id="2366" w:name="_Toc469356886"/>
      <w:bookmarkStart w:id="2367" w:name="_Toc471896914"/>
      <w:bookmarkStart w:id="2368" w:name="_Toc471897632"/>
      <w:bookmarkStart w:id="2369" w:name="_Toc472428463"/>
      <w:bookmarkStart w:id="2370" w:name="_Toc472586142"/>
      <w:bookmarkStart w:id="2371" w:name="_Toc472590408"/>
      <w:bookmarkStart w:id="2372" w:name="_Toc473905430"/>
      <w:bookmarkStart w:id="2373" w:name="_Toc433096000"/>
      <w:bookmarkStart w:id="2374" w:name="_Toc439253952"/>
      <w:bookmarkStart w:id="2375" w:name="_Toc446937645"/>
      <w:bookmarkStart w:id="2376" w:name="_Toc460417376"/>
      <w:bookmarkStart w:id="2377" w:name="_Toc460418604"/>
      <w:bookmarkStart w:id="2378" w:name="_Toc460419013"/>
      <w:bookmarkStart w:id="2379" w:name="_Toc460420634"/>
      <w:bookmarkStart w:id="2380" w:name="_Toc460572775"/>
      <w:bookmarkStart w:id="2381" w:name="_Toc460573027"/>
      <w:bookmarkStart w:id="2382" w:name="_Toc460593062"/>
      <w:bookmarkStart w:id="2383" w:name="_Toc460593313"/>
      <w:bookmarkStart w:id="2384" w:name="_Toc464466321"/>
      <w:bookmarkStart w:id="2385" w:name="_Toc464466570"/>
      <w:bookmarkStart w:id="2386" w:name="_Toc464661934"/>
      <w:bookmarkStart w:id="2387" w:name="_Toc464662183"/>
      <w:bookmarkStart w:id="2388" w:name="_Toc464683513"/>
      <w:bookmarkStart w:id="2389" w:name="_Toc468968749"/>
      <w:bookmarkStart w:id="2390" w:name="_Toc469352197"/>
      <w:bookmarkStart w:id="2391" w:name="_Toc469356887"/>
      <w:bookmarkStart w:id="2392" w:name="_Toc471896915"/>
      <w:bookmarkStart w:id="2393" w:name="_Toc471897633"/>
      <w:bookmarkStart w:id="2394" w:name="_Toc472428464"/>
      <w:bookmarkStart w:id="2395" w:name="_Toc472586143"/>
      <w:bookmarkStart w:id="2396" w:name="_Toc472590409"/>
      <w:bookmarkStart w:id="2397" w:name="_Toc473905431"/>
      <w:bookmarkStart w:id="2398" w:name="_Toc433096001"/>
      <w:bookmarkStart w:id="2399" w:name="_Toc439253953"/>
      <w:bookmarkStart w:id="2400" w:name="_Toc446937646"/>
      <w:bookmarkStart w:id="2401" w:name="_Toc460417377"/>
      <w:bookmarkStart w:id="2402" w:name="_Toc460418605"/>
      <w:bookmarkStart w:id="2403" w:name="_Toc460419014"/>
      <w:bookmarkStart w:id="2404" w:name="_Toc460420635"/>
      <w:bookmarkStart w:id="2405" w:name="_Toc460572776"/>
      <w:bookmarkStart w:id="2406" w:name="_Toc460573028"/>
      <w:bookmarkStart w:id="2407" w:name="_Toc460593063"/>
      <w:bookmarkStart w:id="2408" w:name="_Toc460593314"/>
      <w:bookmarkStart w:id="2409" w:name="_Toc464466322"/>
      <w:bookmarkStart w:id="2410" w:name="_Toc464466571"/>
      <w:bookmarkStart w:id="2411" w:name="_Toc464661935"/>
      <w:bookmarkStart w:id="2412" w:name="_Toc464662184"/>
      <w:bookmarkStart w:id="2413" w:name="_Toc464683514"/>
      <w:bookmarkStart w:id="2414" w:name="_Toc468968750"/>
      <w:bookmarkStart w:id="2415" w:name="_Toc469352198"/>
      <w:bookmarkStart w:id="2416" w:name="_Toc469356888"/>
      <w:bookmarkStart w:id="2417" w:name="_Toc471896916"/>
      <w:bookmarkStart w:id="2418" w:name="_Toc471897634"/>
      <w:bookmarkStart w:id="2419" w:name="_Toc472428465"/>
      <w:bookmarkStart w:id="2420" w:name="_Toc472586144"/>
      <w:bookmarkStart w:id="2421" w:name="_Toc472590410"/>
      <w:bookmarkStart w:id="2422" w:name="_Toc473905432"/>
      <w:bookmarkStart w:id="2423" w:name="_Toc433096002"/>
      <w:bookmarkStart w:id="2424" w:name="_Toc439253954"/>
      <w:bookmarkStart w:id="2425" w:name="_Toc446937647"/>
      <w:bookmarkStart w:id="2426" w:name="_Toc460417378"/>
      <w:bookmarkStart w:id="2427" w:name="_Toc460418606"/>
      <w:bookmarkStart w:id="2428" w:name="_Toc460419015"/>
      <w:bookmarkStart w:id="2429" w:name="_Toc460420636"/>
      <w:bookmarkStart w:id="2430" w:name="_Toc460572777"/>
      <w:bookmarkStart w:id="2431" w:name="_Toc460573029"/>
      <w:bookmarkStart w:id="2432" w:name="_Toc460593064"/>
      <w:bookmarkStart w:id="2433" w:name="_Toc460593315"/>
      <w:bookmarkStart w:id="2434" w:name="_Toc464466323"/>
      <w:bookmarkStart w:id="2435" w:name="_Toc464466572"/>
      <w:bookmarkStart w:id="2436" w:name="_Toc464661936"/>
      <w:bookmarkStart w:id="2437" w:name="_Toc464662185"/>
      <w:bookmarkStart w:id="2438" w:name="_Toc464683515"/>
      <w:bookmarkStart w:id="2439" w:name="_Toc468968751"/>
      <w:bookmarkStart w:id="2440" w:name="_Toc469352199"/>
      <w:bookmarkStart w:id="2441" w:name="_Toc469356889"/>
      <w:bookmarkStart w:id="2442" w:name="_Toc471896917"/>
      <w:bookmarkStart w:id="2443" w:name="_Toc471897635"/>
      <w:bookmarkStart w:id="2444" w:name="_Toc472428466"/>
      <w:bookmarkStart w:id="2445" w:name="_Toc472586145"/>
      <w:bookmarkStart w:id="2446" w:name="_Toc472590411"/>
      <w:bookmarkStart w:id="2447" w:name="_Toc473905433"/>
      <w:bookmarkStart w:id="2448" w:name="_Toc433096003"/>
      <w:bookmarkStart w:id="2449" w:name="_Toc439253955"/>
      <w:bookmarkStart w:id="2450" w:name="_Toc446937648"/>
      <w:bookmarkStart w:id="2451" w:name="_Toc460417379"/>
      <w:bookmarkStart w:id="2452" w:name="_Toc460418607"/>
      <w:bookmarkStart w:id="2453" w:name="_Toc460419016"/>
      <w:bookmarkStart w:id="2454" w:name="_Toc460420637"/>
      <w:bookmarkStart w:id="2455" w:name="_Toc460572778"/>
      <w:bookmarkStart w:id="2456" w:name="_Toc460573030"/>
      <w:bookmarkStart w:id="2457" w:name="_Toc460593065"/>
      <w:bookmarkStart w:id="2458" w:name="_Toc460593316"/>
      <w:bookmarkStart w:id="2459" w:name="_Toc464466324"/>
      <w:bookmarkStart w:id="2460" w:name="_Toc464466573"/>
      <w:bookmarkStart w:id="2461" w:name="_Toc464661937"/>
      <w:bookmarkStart w:id="2462" w:name="_Toc464662186"/>
      <w:bookmarkStart w:id="2463" w:name="_Toc464683516"/>
      <w:bookmarkStart w:id="2464" w:name="_Toc468968752"/>
      <w:bookmarkStart w:id="2465" w:name="_Toc469352200"/>
      <w:bookmarkStart w:id="2466" w:name="_Toc469356890"/>
      <w:bookmarkStart w:id="2467" w:name="_Toc471896918"/>
      <w:bookmarkStart w:id="2468" w:name="_Toc471897636"/>
      <w:bookmarkStart w:id="2469" w:name="_Toc472428467"/>
      <w:bookmarkStart w:id="2470" w:name="_Toc472586146"/>
      <w:bookmarkStart w:id="2471" w:name="_Toc472590412"/>
      <w:bookmarkStart w:id="2472" w:name="_Toc473905434"/>
      <w:bookmarkStart w:id="2473" w:name="_Toc433096004"/>
      <w:bookmarkStart w:id="2474" w:name="_Toc439253956"/>
      <w:bookmarkStart w:id="2475" w:name="_Toc446937649"/>
      <w:bookmarkStart w:id="2476" w:name="_Toc460417380"/>
      <w:bookmarkStart w:id="2477" w:name="_Toc460418608"/>
      <w:bookmarkStart w:id="2478" w:name="_Toc460419017"/>
      <w:bookmarkStart w:id="2479" w:name="_Toc460420638"/>
      <w:bookmarkStart w:id="2480" w:name="_Toc460572779"/>
      <w:bookmarkStart w:id="2481" w:name="_Toc460573031"/>
      <w:bookmarkStart w:id="2482" w:name="_Toc460593066"/>
      <w:bookmarkStart w:id="2483" w:name="_Toc460593317"/>
      <w:bookmarkStart w:id="2484" w:name="_Toc464466325"/>
      <w:bookmarkStart w:id="2485" w:name="_Toc464466574"/>
      <w:bookmarkStart w:id="2486" w:name="_Toc464661938"/>
      <w:bookmarkStart w:id="2487" w:name="_Toc464662187"/>
      <w:bookmarkStart w:id="2488" w:name="_Toc464683517"/>
      <w:bookmarkStart w:id="2489" w:name="_Toc468968753"/>
      <w:bookmarkStart w:id="2490" w:name="_Toc469352201"/>
      <w:bookmarkStart w:id="2491" w:name="_Toc469356891"/>
      <w:bookmarkStart w:id="2492" w:name="_Toc471896919"/>
      <w:bookmarkStart w:id="2493" w:name="_Toc471897637"/>
      <w:bookmarkStart w:id="2494" w:name="_Toc472428468"/>
      <w:bookmarkStart w:id="2495" w:name="_Toc472586147"/>
      <w:bookmarkStart w:id="2496" w:name="_Toc472590413"/>
      <w:bookmarkStart w:id="2497" w:name="_Toc473905435"/>
      <w:bookmarkStart w:id="2498" w:name="_Toc433096005"/>
      <w:bookmarkStart w:id="2499" w:name="_Toc439253957"/>
      <w:bookmarkStart w:id="2500" w:name="_Toc446937650"/>
      <w:bookmarkStart w:id="2501" w:name="_Toc460417381"/>
      <w:bookmarkStart w:id="2502" w:name="_Toc460418609"/>
      <w:bookmarkStart w:id="2503" w:name="_Toc460419018"/>
      <w:bookmarkStart w:id="2504" w:name="_Toc460420639"/>
      <w:bookmarkStart w:id="2505" w:name="_Toc460572780"/>
      <w:bookmarkStart w:id="2506" w:name="_Toc460573032"/>
      <w:bookmarkStart w:id="2507" w:name="_Toc460593067"/>
      <w:bookmarkStart w:id="2508" w:name="_Toc460593318"/>
      <w:bookmarkStart w:id="2509" w:name="_Toc464466326"/>
      <w:bookmarkStart w:id="2510" w:name="_Toc464466575"/>
      <w:bookmarkStart w:id="2511" w:name="_Toc464661939"/>
      <w:bookmarkStart w:id="2512" w:name="_Toc464662188"/>
      <w:bookmarkStart w:id="2513" w:name="_Toc464683518"/>
      <w:bookmarkStart w:id="2514" w:name="_Toc468968754"/>
      <w:bookmarkStart w:id="2515" w:name="_Toc469352202"/>
      <w:bookmarkStart w:id="2516" w:name="_Toc469356892"/>
      <w:bookmarkStart w:id="2517" w:name="_Toc471896920"/>
      <w:bookmarkStart w:id="2518" w:name="_Toc471897638"/>
      <w:bookmarkStart w:id="2519" w:name="_Toc472428469"/>
      <w:bookmarkStart w:id="2520" w:name="_Toc472586148"/>
      <w:bookmarkStart w:id="2521" w:name="_Toc472590414"/>
      <w:bookmarkStart w:id="2522" w:name="_Toc473905436"/>
      <w:bookmarkStart w:id="2523" w:name="_Toc433096006"/>
      <w:bookmarkStart w:id="2524" w:name="_Toc439253958"/>
      <w:bookmarkStart w:id="2525" w:name="_Toc446937651"/>
      <w:bookmarkStart w:id="2526" w:name="_Toc460417382"/>
      <w:bookmarkStart w:id="2527" w:name="_Toc460418610"/>
      <w:bookmarkStart w:id="2528" w:name="_Toc460419019"/>
      <w:bookmarkStart w:id="2529" w:name="_Toc460420640"/>
      <w:bookmarkStart w:id="2530" w:name="_Toc460572781"/>
      <w:bookmarkStart w:id="2531" w:name="_Toc460573033"/>
      <w:bookmarkStart w:id="2532" w:name="_Toc460593068"/>
      <w:bookmarkStart w:id="2533" w:name="_Toc460593319"/>
      <w:bookmarkStart w:id="2534" w:name="_Toc464466327"/>
      <w:bookmarkStart w:id="2535" w:name="_Toc464466576"/>
      <w:bookmarkStart w:id="2536" w:name="_Toc464661940"/>
      <w:bookmarkStart w:id="2537" w:name="_Toc464662189"/>
      <w:bookmarkStart w:id="2538" w:name="_Toc464683519"/>
      <w:bookmarkStart w:id="2539" w:name="_Toc468968755"/>
      <w:bookmarkStart w:id="2540" w:name="_Toc469352203"/>
      <w:bookmarkStart w:id="2541" w:name="_Toc469356893"/>
      <w:bookmarkStart w:id="2542" w:name="_Toc471896921"/>
      <w:bookmarkStart w:id="2543" w:name="_Toc471897639"/>
      <w:bookmarkStart w:id="2544" w:name="_Toc472428470"/>
      <w:bookmarkStart w:id="2545" w:name="_Toc472586149"/>
      <w:bookmarkStart w:id="2546" w:name="_Toc472590415"/>
      <w:bookmarkStart w:id="2547" w:name="_Toc473905437"/>
      <w:bookmarkStart w:id="2548" w:name="_Toc433096007"/>
      <w:bookmarkStart w:id="2549" w:name="_Toc439253959"/>
      <w:bookmarkStart w:id="2550" w:name="_Toc446937652"/>
      <w:bookmarkStart w:id="2551" w:name="_Toc460417383"/>
      <w:bookmarkStart w:id="2552" w:name="_Toc460418611"/>
      <w:bookmarkStart w:id="2553" w:name="_Toc460419020"/>
      <w:bookmarkStart w:id="2554" w:name="_Toc460420641"/>
      <w:bookmarkStart w:id="2555" w:name="_Toc460572782"/>
      <w:bookmarkStart w:id="2556" w:name="_Toc460573034"/>
      <w:bookmarkStart w:id="2557" w:name="_Toc460593069"/>
      <w:bookmarkStart w:id="2558" w:name="_Toc460593320"/>
      <w:bookmarkStart w:id="2559" w:name="_Toc464466328"/>
      <w:bookmarkStart w:id="2560" w:name="_Toc464466577"/>
      <w:bookmarkStart w:id="2561" w:name="_Toc464661941"/>
      <w:bookmarkStart w:id="2562" w:name="_Toc464662190"/>
      <w:bookmarkStart w:id="2563" w:name="_Toc464683520"/>
      <w:bookmarkStart w:id="2564" w:name="_Toc468968756"/>
      <w:bookmarkStart w:id="2565" w:name="_Toc469352204"/>
      <w:bookmarkStart w:id="2566" w:name="_Toc469356894"/>
      <w:bookmarkStart w:id="2567" w:name="_Toc471896922"/>
      <w:bookmarkStart w:id="2568" w:name="_Toc471897640"/>
      <w:bookmarkStart w:id="2569" w:name="_Toc472428471"/>
      <w:bookmarkStart w:id="2570" w:name="_Toc472586150"/>
      <w:bookmarkStart w:id="2571" w:name="_Toc472590416"/>
      <w:bookmarkStart w:id="2572" w:name="_Toc473905438"/>
      <w:bookmarkStart w:id="2573" w:name="_Toc433096008"/>
      <w:bookmarkStart w:id="2574" w:name="_Toc439253960"/>
      <w:bookmarkStart w:id="2575" w:name="_Toc446937653"/>
      <w:bookmarkStart w:id="2576" w:name="_Toc460417384"/>
      <w:bookmarkStart w:id="2577" w:name="_Toc460418612"/>
      <w:bookmarkStart w:id="2578" w:name="_Toc460419021"/>
      <w:bookmarkStart w:id="2579" w:name="_Toc460420642"/>
      <w:bookmarkStart w:id="2580" w:name="_Toc460572783"/>
      <w:bookmarkStart w:id="2581" w:name="_Toc460573035"/>
      <w:bookmarkStart w:id="2582" w:name="_Toc460593070"/>
      <w:bookmarkStart w:id="2583" w:name="_Toc460593321"/>
      <w:bookmarkStart w:id="2584" w:name="_Toc464466329"/>
      <w:bookmarkStart w:id="2585" w:name="_Toc464466578"/>
      <w:bookmarkStart w:id="2586" w:name="_Toc464661942"/>
      <w:bookmarkStart w:id="2587" w:name="_Toc464662191"/>
      <w:bookmarkStart w:id="2588" w:name="_Toc464683521"/>
      <w:bookmarkStart w:id="2589" w:name="_Toc468968757"/>
      <w:bookmarkStart w:id="2590" w:name="_Toc469352205"/>
      <w:bookmarkStart w:id="2591" w:name="_Toc469356895"/>
      <w:bookmarkStart w:id="2592" w:name="_Toc471896923"/>
      <w:bookmarkStart w:id="2593" w:name="_Toc471897641"/>
      <w:bookmarkStart w:id="2594" w:name="_Toc472428472"/>
      <w:bookmarkStart w:id="2595" w:name="_Toc472586151"/>
      <w:bookmarkStart w:id="2596" w:name="_Toc472590417"/>
      <w:bookmarkStart w:id="2597" w:name="_Toc473905439"/>
      <w:bookmarkStart w:id="2598" w:name="_Toc433096009"/>
      <w:bookmarkStart w:id="2599" w:name="_Toc439253961"/>
      <w:bookmarkStart w:id="2600" w:name="_Toc446937654"/>
      <w:bookmarkStart w:id="2601" w:name="_Toc460417385"/>
      <w:bookmarkStart w:id="2602" w:name="_Toc460418613"/>
      <w:bookmarkStart w:id="2603" w:name="_Toc460419022"/>
      <w:bookmarkStart w:id="2604" w:name="_Toc460420643"/>
      <w:bookmarkStart w:id="2605" w:name="_Toc460572784"/>
      <w:bookmarkStart w:id="2606" w:name="_Toc460573036"/>
      <w:bookmarkStart w:id="2607" w:name="_Toc460593071"/>
      <w:bookmarkStart w:id="2608" w:name="_Toc460593322"/>
      <w:bookmarkStart w:id="2609" w:name="_Toc464466330"/>
      <w:bookmarkStart w:id="2610" w:name="_Toc464466579"/>
      <w:bookmarkStart w:id="2611" w:name="_Toc464661943"/>
      <w:bookmarkStart w:id="2612" w:name="_Toc464662192"/>
      <w:bookmarkStart w:id="2613" w:name="_Toc464683522"/>
      <w:bookmarkStart w:id="2614" w:name="_Toc468968758"/>
      <w:bookmarkStart w:id="2615" w:name="_Toc469352206"/>
      <w:bookmarkStart w:id="2616" w:name="_Toc469356896"/>
      <w:bookmarkStart w:id="2617" w:name="_Toc471896924"/>
      <w:bookmarkStart w:id="2618" w:name="_Toc471897642"/>
      <w:bookmarkStart w:id="2619" w:name="_Toc472428473"/>
      <w:bookmarkStart w:id="2620" w:name="_Toc472586152"/>
      <w:bookmarkStart w:id="2621" w:name="_Toc472590418"/>
      <w:bookmarkStart w:id="2622" w:name="_Toc473905440"/>
      <w:bookmarkStart w:id="2623" w:name="_Toc433096010"/>
      <w:bookmarkStart w:id="2624" w:name="_Toc439253962"/>
      <w:bookmarkStart w:id="2625" w:name="_Toc446937655"/>
      <w:bookmarkStart w:id="2626" w:name="_Toc460417386"/>
      <w:bookmarkStart w:id="2627" w:name="_Toc460418614"/>
      <w:bookmarkStart w:id="2628" w:name="_Toc460419023"/>
      <w:bookmarkStart w:id="2629" w:name="_Toc460420644"/>
      <w:bookmarkStart w:id="2630" w:name="_Toc460572785"/>
      <w:bookmarkStart w:id="2631" w:name="_Toc460573037"/>
      <w:bookmarkStart w:id="2632" w:name="_Toc460593072"/>
      <w:bookmarkStart w:id="2633" w:name="_Toc460593323"/>
      <w:bookmarkStart w:id="2634" w:name="_Toc464466331"/>
      <w:bookmarkStart w:id="2635" w:name="_Toc464466580"/>
      <w:bookmarkStart w:id="2636" w:name="_Toc464661944"/>
      <w:bookmarkStart w:id="2637" w:name="_Toc464662193"/>
      <w:bookmarkStart w:id="2638" w:name="_Toc464683523"/>
      <w:bookmarkStart w:id="2639" w:name="_Toc468968759"/>
      <w:bookmarkStart w:id="2640" w:name="_Toc469352207"/>
      <w:bookmarkStart w:id="2641" w:name="_Toc469356897"/>
      <w:bookmarkStart w:id="2642" w:name="_Toc471896925"/>
      <w:bookmarkStart w:id="2643" w:name="_Toc471897643"/>
      <w:bookmarkStart w:id="2644" w:name="_Toc472428474"/>
      <w:bookmarkStart w:id="2645" w:name="_Toc472586153"/>
      <w:bookmarkStart w:id="2646" w:name="_Toc472590419"/>
      <w:bookmarkStart w:id="2647" w:name="_Toc473905441"/>
      <w:bookmarkStart w:id="2648" w:name="_Toc433096013"/>
      <w:bookmarkStart w:id="2649" w:name="_Toc439253965"/>
      <w:bookmarkStart w:id="2650" w:name="_Toc446937658"/>
      <w:bookmarkStart w:id="2651" w:name="_Toc460417389"/>
      <w:bookmarkStart w:id="2652" w:name="_Toc460418617"/>
      <w:bookmarkStart w:id="2653" w:name="_Toc460419026"/>
      <w:bookmarkStart w:id="2654" w:name="_Toc460420647"/>
      <w:bookmarkStart w:id="2655" w:name="_Toc460572788"/>
      <w:bookmarkStart w:id="2656" w:name="_Toc460573040"/>
      <w:bookmarkStart w:id="2657" w:name="_Toc460593075"/>
      <w:bookmarkStart w:id="2658" w:name="_Toc460593326"/>
      <w:bookmarkStart w:id="2659" w:name="_Toc464466334"/>
      <w:bookmarkStart w:id="2660" w:name="_Toc464466583"/>
      <w:bookmarkStart w:id="2661" w:name="_Toc464661947"/>
      <w:bookmarkStart w:id="2662" w:name="_Toc464662196"/>
      <w:bookmarkStart w:id="2663" w:name="_Toc464683526"/>
      <w:bookmarkStart w:id="2664" w:name="_Toc468968762"/>
      <w:bookmarkStart w:id="2665" w:name="_Toc469352210"/>
      <w:bookmarkStart w:id="2666" w:name="_Toc469356900"/>
      <w:bookmarkStart w:id="2667" w:name="_Toc471896928"/>
      <w:bookmarkStart w:id="2668" w:name="_Toc471897646"/>
      <w:bookmarkStart w:id="2669" w:name="_Toc472428477"/>
      <w:bookmarkStart w:id="2670" w:name="_Toc472586156"/>
      <w:bookmarkStart w:id="2671" w:name="_Toc472590422"/>
      <w:bookmarkStart w:id="2672" w:name="_Toc473905444"/>
      <w:bookmarkStart w:id="2673" w:name="_Toc433096017"/>
      <w:bookmarkStart w:id="2674" w:name="_Toc439253969"/>
      <w:bookmarkStart w:id="2675" w:name="_Toc446937662"/>
      <w:bookmarkStart w:id="2676" w:name="_Toc460417393"/>
      <w:bookmarkStart w:id="2677" w:name="_Toc460418621"/>
      <w:bookmarkStart w:id="2678" w:name="_Toc460419030"/>
      <w:bookmarkStart w:id="2679" w:name="_Toc460420651"/>
      <w:bookmarkStart w:id="2680" w:name="_Toc460572792"/>
      <w:bookmarkStart w:id="2681" w:name="_Toc460573044"/>
      <w:bookmarkStart w:id="2682" w:name="_Toc460593079"/>
      <w:bookmarkStart w:id="2683" w:name="_Toc460593330"/>
      <w:bookmarkStart w:id="2684" w:name="_Toc464466338"/>
      <w:bookmarkStart w:id="2685" w:name="_Toc464466587"/>
      <w:bookmarkStart w:id="2686" w:name="_Toc464661951"/>
      <w:bookmarkStart w:id="2687" w:name="_Toc464662200"/>
      <w:bookmarkStart w:id="2688" w:name="_Toc464683530"/>
      <w:bookmarkStart w:id="2689" w:name="_Toc468968766"/>
      <w:bookmarkStart w:id="2690" w:name="_Toc469352214"/>
      <w:bookmarkStart w:id="2691" w:name="_Toc469356904"/>
      <w:bookmarkStart w:id="2692" w:name="_Toc471896932"/>
      <w:bookmarkStart w:id="2693" w:name="_Toc471897650"/>
      <w:bookmarkStart w:id="2694" w:name="_Toc472428481"/>
      <w:bookmarkStart w:id="2695" w:name="_Toc472586160"/>
      <w:bookmarkStart w:id="2696" w:name="_Toc472590426"/>
      <w:bookmarkStart w:id="2697" w:name="_Toc473905448"/>
      <w:bookmarkStart w:id="2698" w:name="_Toc433096018"/>
      <w:bookmarkStart w:id="2699" w:name="_Toc439253970"/>
      <w:bookmarkStart w:id="2700" w:name="_Toc446937663"/>
      <w:bookmarkStart w:id="2701" w:name="_Toc460417394"/>
      <w:bookmarkStart w:id="2702" w:name="_Toc460418622"/>
      <w:bookmarkStart w:id="2703" w:name="_Toc460419031"/>
      <w:bookmarkStart w:id="2704" w:name="_Toc460420652"/>
      <w:bookmarkStart w:id="2705" w:name="_Toc460572793"/>
      <w:bookmarkStart w:id="2706" w:name="_Toc460573045"/>
      <w:bookmarkStart w:id="2707" w:name="_Toc460593080"/>
      <w:bookmarkStart w:id="2708" w:name="_Toc460593331"/>
      <w:bookmarkStart w:id="2709" w:name="_Toc464466339"/>
      <w:bookmarkStart w:id="2710" w:name="_Toc464466588"/>
      <w:bookmarkStart w:id="2711" w:name="_Toc464661952"/>
      <w:bookmarkStart w:id="2712" w:name="_Toc464662201"/>
      <w:bookmarkStart w:id="2713" w:name="_Toc464683531"/>
      <w:bookmarkStart w:id="2714" w:name="_Toc468968767"/>
      <w:bookmarkStart w:id="2715" w:name="_Toc469352215"/>
      <w:bookmarkStart w:id="2716" w:name="_Toc469356905"/>
      <w:bookmarkStart w:id="2717" w:name="_Toc471896933"/>
      <w:bookmarkStart w:id="2718" w:name="_Toc471897651"/>
      <w:bookmarkStart w:id="2719" w:name="_Toc472428482"/>
      <w:bookmarkStart w:id="2720" w:name="_Toc472586161"/>
      <w:bookmarkStart w:id="2721" w:name="_Toc472590427"/>
      <w:bookmarkStart w:id="2722" w:name="_Toc473905449"/>
      <w:bookmarkStart w:id="2723" w:name="_Toc433096025"/>
      <w:bookmarkStart w:id="2724" w:name="_Toc439253977"/>
      <w:bookmarkStart w:id="2725" w:name="_Toc446937670"/>
      <w:bookmarkStart w:id="2726" w:name="_Toc460417401"/>
      <w:bookmarkStart w:id="2727" w:name="_Toc460418629"/>
      <w:bookmarkStart w:id="2728" w:name="_Toc460419038"/>
      <w:bookmarkStart w:id="2729" w:name="_Toc460420659"/>
      <w:bookmarkStart w:id="2730" w:name="_Toc460572800"/>
      <w:bookmarkStart w:id="2731" w:name="_Toc460573052"/>
      <w:bookmarkStart w:id="2732" w:name="_Toc460593087"/>
      <w:bookmarkStart w:id="2733" w:name="_Toc460593338"/>
      <w:bookmarkStart w:id="2734" w:name="_Toc464466346"/>
      <w:bookmarkStart w:id="2735" w:name="_Toc464466595"/>
      <w:bookmarkStart w:id="2736" w:name="_Toc464661959"/>
      <w:bookmarkStart w:id="2737" w:name="_Toc464662208"/>
      <w:bookmarkStart w:id="2738" w:name="_Toc464683538"/>
      <w:bookmarkStart w:id="2739" w:name="_Toc468968774"/>
      <w:bookmarkStart w:id="2740" w:name="_Toc469352222"/>
      <w:bookmarkStart w:id="2741" w:name="_Toc469356912"/>
      <w:bookmarkStart w:id="2742" w:name="_Toc471896940"/>
      <w:bookmarkStart w:id="2743" w:name="_Toc471897658"/>
      <w:bookmarkStart w:id="2744" w:name="_Toc472428489"/>
      <w:bookmarkStart w:id="2745" w:name="_Toc472586168"/>
      <w:bookmarkStart w:id="2746" w:name="_Toc472590434"/>
      <w:bookmarkStart w:id="2747" w:name="_Toc473905456"/>
      <w:bookmarkStart w:id="2748" w:name="_Toc433096027"/>
      <w:bookmarkStart w:id="2749" w:name="_Toc439253979"/>
      <w:bookmarkStart w:id="2750" w:name="_Toc446937672"/>
      <w:bookmarkStart w:id="2751" w:name="_Toc460417403"/>
      <w:bookmarkStart w:id="2752" w:name="_Toc460418631"/>
      <w:bookmarkStart w:id="2753" w:name="_Toc460419040"/>
      <w:bookmarkStart w:id="2754" w:name="_Toc460420661"/>
      <w:bookmarkStart w:id="2755" w:name="_Toc460572802"/>
      <w:bookmarkStart w:id="2756" w:name="_Toc460573054"/>
      <w:bookmarkStart w:id="2757" w:name="_Toc460593089"/>
      <w:bookmarkStart w:id="2758" w:name="_Toc460593340"/>
      <w:bookmarkStart w:id="2759" w:name="_Toc464466348"/>
      <w:bookmarkStart w:id="2760" w:name="_Toc464466597"/>
      <w:bookmarkStart w:id="2761" w:name="_Toc464661961"/>
      <w:bookmarkStart w:id="2762" w:name="_Toc464662210"/>
      <w:bookmarkStart w:id="2763" w:name="_Toc464683540"/>
      <w:bookmarkStart w:id="2764" w:name="_Toc468968776"/>
      <w:bookmarkStart w:id="2765" w:name="_Toc469352224"/>
      <w:bookmarkStart w:id="2766" w:name="_Toc469356914"/>
      <w:bookmarkStart w:id="2767" w:name="_Toc471896942"/>
      <w:bookmarkStart w:id="2768" w:name="_Toc471897660"/>
      <w:bookmarkStart w:id="2769" w:name="_Toc472428491"/>
      <w:bookmarkStart w:id="2770" w:name="_Toc472586170"/>
      <w:bookmarkStart w:id="2771" w:name="_Toc472590436"/>
      <w:bookmarkStart w:id="2772" w:name="_Toc473905458"/>
      <w:bookmarkStart w:id="2773" w:name="_Toc433096028"/>
      <w:bookmarkStart w:id="2774" w:name="_Toc439253980"/>
      <w:bookmarkStart w:id="2775" w:name="_Toc446937673"/>
      <w:bookmarkStart w:id="2776" w:name="_Toc460417404"/>
      <w:bookmarkStart w:id="2777" w:name="_Toc460418632"/>
      <w:bookmarkStart w:id="2778" w:name="_Toc460419041"/>
      <w:bookmarkStart w:id="2779" w:name="_Toc460420662"/>
      <w:bookmarkStart w:id="2780" w:name="_Toc460572803"/>
      <w:bookmarkStart w:id="2781" w:name="_Toc460573055"/>
      <w:bookmarkStart w:id="2782" w:name="_Toc460593090"/>
      <w:bookmarkStart w:id="2783" w:name="_Toc460593341"/>
      <w:bookmarkStart w:id="2784" w:name="_Toc464466349"/>
      <w:bookmarkStart w:id="2785" w:name="_Toc464466598"/>
      <w:bookmarkStart w:id="2786" w:name="_Toc464661962"/>
      <w:bookmarkStart w:id="2787" w:name="_Toc464662211"/>
      <w:bookmarkStart w:id="2788" w:name="_Toc464683541"/>
      <w:bookmarkStart w:id="2789" w:name="_Toc468968777"/>
      <w:bookmarkStart w:id="2790" w:name="_Toc469352225"/>
      <w:bookmarkStart w:id="2791" w:name="_Toc469356915"/>
      <w:bookmarkStart w:id="2792" w:name="_Toc471896943"/>
      <w:bookmarkStart w:id="2793" w:name="_Toc471897661"/>
      <w:bookmarkStart w:id="2794" w:name="_Toc472428492"/>
      <w:bookmarkStart w:id="2795" w:name="_Toc472586171"/>
      <w:bookmarkStart w:id="2796" w:name="_Toc472590437"/>
      <w:bookmarkStart w:id="2797" w:name="_Toc473905459"/>
      <w:bookmarkStart w:id="2798" w:name="_Toc433096031"/>
      <w:bookmarkStart w:id="2799" w:name="_Toc439253983"/>
      <w:bookmarkStart w:id="2800" w:name="_Toc446937676"/>
      <w:bookmarkStart w:id="2801" w:name="_Toc460417407"/>
      <w:bookmarkStart w:id="2802" w:name="_Toc460418635"/>
      <w:bookmarkStart w:id="2803" w:name="_Toc460419044"/>
      <w:bookmarkStart w:id="2804" w:name="_Toc460420665"/>
      <w:bookmarkStart w:id="2805" w:name="_Toc460572806"/>
      <w:bookmarkStart w:id="2806" w:name="_Toc460573058"/>
      <w:bookmarkStart w:id="2807" w:name="_Toc460593093"/>
      <w:bookmarkStart w:id="2808" w:name="_Toc460593344"/>
      <w:bookmarkStart w:id="2809" w:name="_Toc464466352"/>
      <w:bookmarkStart w:id="2810" w:name="_Toc464466601"/>
      <w:bookmarkStart w:id="2811" w:name="_Toc464661965"/>
      <w:bookmarkStart w:id="2812" w:name="_Toc464662214"/>
      <w:bookmarkStart w:id="2813" w:name="_Toc464683544"/>
      <w:bookmarkStart w:id="2814" w:name="_Toc468968780"/>
      <w:bookmarkStart w:id="2815" w:name="_Toc469352228"/>
      <w:bookmarkStart w:id="2816" w:name="_Toc469356918"/>
      <w:bookmarkStart w:id="2817" w:name="_Toc471896946"/>
      <w:bookmarkStart w:id="2818" w:name="_Toc471897664"/>
      <w:bookmarkStart w:id="2819" w:name="_Toc472428495"/>
      <w:bookmarkStart w:id="2820" w:name="_Toc472586174"/>
      <w:bookmarkStart w:id="2821" w:name="_Toc472590440"/>
      <w:bookmarkStart w:id="2822" w:name="_Toc473905462"/>
      <w:bookmarkStart w:id="2823" w:name="_Toc433096045"/>
      <w:bookmarkStart w:id="2824" w:name="_Toc439253997"/>
      <w:bookmarkStart w:id="2825" w:name="_Toc446937690"/>
      <w:bookmarkStart w:id="2826" w:name="_Toc460417421"/>
      <w:bookmarkStart w:id="2827" w:name="_Toc460418649"/>
      <w:bookmarkStart w:id="2828" w:name="_Toc460419058"/>
      <w:bookmarkStart w:id="2829" w:name="_Toc460420679"/>
      <w:bookmarkStart w:id="2830" w:name="_Toc460572820"/>
      <w:bookmarkStart w:id="2831" w:name="_Toc460573072"/>
      <w:bookmarkStart w:id="2832" w:name="_Toc460593107"/>
      <w:bookmarkStart w:id="2833" w:name="_Toc460593358"/>
      <w:bookmarkStart w:id="2834" w:name="_Toc464466366"/>
      <w:bookmarkStart w:id="2835" w:name="_Toc464466615"/>
      <w:bookmarkStart w:id="2836" w:name="_Toc464661979"/>
      <w:bookmarkStart w:id="2837" w:name="_Toc464662228"/>
      <w:bookmarkStart w:id="2838" w:name="_Toc464683558"/>
      <w:bookmarkStart w:id="2839" w:name="_Toc468968794"/>
      <w:bookmarkStart w:id="2840" w:name="_Toc469352242"/>
      <w:bookmarkStart w:id="2841" w:name="_Toc469356932"/>
      <w:bookmarkStart w:id="2842" w:name="_Toc471896960"/>
      <w:bookmarkStart w:id="2843" w:name="_Toc471897678"/>
      <w:bookmarkStart w:id="2844" w:name="_Toc472428509"/>
      <w:bookmarkStart w:id="2845" w:name="_Toc472586188"/>
      <w:bookmarkStart w:id="2846" w:name="_Toc472590454"/>
      <w:bookmarkStart w:id="2847" w:name="_Toc473905476"/>
      <w:bookmarkStart w:id="2848" w:name="_Toc433096048"/>
      <w:bookmarkStart w:id="2849" w:name="_Toc439254000"/>
      <w:bookmarkStart w:id="2850" w:name="_Toc446937693"/>
      <w:bookmarkStart w:id="2851" w:name="_Toc460417424"/>
      <w:bookmarkStart w:id="2852" w:name="_Toc460418652"/>
      <w:bookmarkStart w:id="2853" w:name="_Toc460419061"/>
      <w:bookmarkStart w:id="2854" w:name="_Toc460420682"/>
      <w:bookmarkStart w:id="2855" w:name="_Toc460572823"/>
      <w:bookmarkStart w:id="2856" w:name="_Toc460573075"/>
      <w:bookmarkStart w:id="2857" w:name="_Toc460593110"/>
      <w:bookmarkStart w:id="2858" w:name="_Toc460593361"/>
      <w:bookmarkStart w:id="2859" w:name="_Toc464466369"/>
      <w:bookmarkStart w:id="2860" w:name="_Toc464466618"/>
      <w:bookmarkStart w:id="2861" w:name="_Toc464661982"/>
      <w:bookmarkStart w:id="2862" w:name="_Toc464662231"/>
      <w:bookmarkStart w:id="2863" w:name="_Toc464683561"/>
      <w:bookmarkStart w:id="2864" w:name="_Toc468968797"/>
      <w:bookmarkStart w:id="2865" w:name="_Toc469352245"/>
      <w:bookmarkStart w:id="2866" w:name="_Toc469356935"/>
      <w:bookmarkStart w:id="2867" w:name="_Toc471896963"/>
      <w:bookmarkStart w:id="2868" w:name="_Toc471897681"/>
      <w:bookmarkStart w:id="2869" w:name="_Toc472428512"/>
      <w:bookmarkStart w:id="2870" w:name="_Toc472586191"/>
      <w:bookmarkStart w:id="2871" w:name="_Toc472590457"/>
      <w:bookmarkStart w:id="2872" w:name="_Toc473905479"/>
      <w:bookmarkStart w:id="2873" w:name="_Toc433096059"/>
      <w:bookmarkStart w:id="2874" w:name="_Toc439254011"/>
      <w:bookmarkStart w:id="2875" w:name="_Toc446937704"/>
      <w:bookmarkStart w:id="2876" w:name="_Toc460417435"/>
      <w:bookmarkStart w:id="2877" w:name="_Toc460418663"/>
      <w:bookmarkStart w:id="2878" w:name="_Toc460419072"/>
      <w:bookmarkStart w:id="2879" w:name="_Toc460420693"/>
      <w:bookmarkStart w:id="2880" w:name="_Toc460572834"/>
      <w:bookmarkStart w:id="2881" w:name="_Toc460573086"/>
      <w:bookmarkStart w:id="2882" w:name="_Toc460593121"/>
      <w:bookmarkStart w:id="2883" w:name="_Toc460593372"/>
      <w:bookmarkStart w:id="2884" w:name="_Toc464466380"/>
      <w:bookmarkStart w:id="2885" w:name="_Toc464466629"/>
      <w:bookmarkStart w:id="2886" w:name="_Toc464661993"/>
      <w:bookmarkStart w:id="2887" w:name="_Toc464662242"/>
      <w:bookmarkStart w:id="2888" w:name="_Toc464683572"/>
      <w:bookmarkStart w:id="2889" w:name="_Toc468968808"/>
      <w:bookmarkStart w:id="2890" w:name="_Toc469352256"/>
      <w:bookmarkStart w:id="2891" w:name="_Toc469356946"/>
      <w:bookmarkStart w:id="2892" w:name="_Toc471896974"/>
      <w:bookmarkStart w:id="2893" w:name="_Toc471897692"/>
      <w:bookmarkStart w:id="2894" w:name="_Toc472428523"/>
      <w:bookmarkStart w:id="2895" w:name="_Toc472586202"/>
      <w:bookmarkStart w:id="2896" w:name="_Toc472590468"/>
      <w:bookmarkStart w:id="2897" w:name="_Toc473905490"/>
      <w:bookmarkStart w:id="2898" w:name="_Toc433096060"/>
      <w:bookmarkStart w:id="2899" w:name="_Toc439254012"/>
      <w:bookmarkStart w:id="2900" w:name="_Toc446937705"/>
      <w:bookmarkStart w:id="2901" w:name="_Toc460417436"/>
      <w:bookmarkStart w:id="2902" w:name="_Toc460418664"/>
      <w:bookmarkStart w:id="2903" w:name="_Toc460419073"/>
      <w:bookmarkStart w:id="2904" w:name="_Toc460420694"/>
      <w:bookmarkStart w:id="2905" w:name="_Toc460572835"/>
      <w:bookmarkStart w:id="2906" w:name="_Toc460573087"/>
      <w:bookmarkStart w:id="2907" w:name="_Toc460593122"/>
      <w:bookmarkStart w:id="2908" w:name="_Toc460593373"/>
      <w:bookmarkStart w:id="2909" w:name="_Toc464466381"/>
      <w:bookmarkStart w:id="2910" w:name="_Toc464466630"/>
      <w:bookmarkStart w:id="2911" w:name="_Toc464661994"/>
      <w:bookmarkStart w:id="2912" w:name="_Toc464662243"/>
      <w:bookmarkStart w:id="2913" w:name="_Toc464683573"/>
      <w:bookmarkStart w:id="2914" w:name="_Toc468968809"/>
      <w:bookmarkStart w:id="2915" w:name="_Toc469352257"/>
      <w:bookmarkStart w:id="2916" w:name="_Toc469356947"/>
      <w:bookmarkStart w:id="2917" w:name="_Toc471896975"/>
      <w:bookmarkStart w:id="2918" w:name="_Toc471897693"/>
      <w:bookmarkStart w:id="2919" w:name="_Toc472428524"/>
      <w:bookmarkStart w:id="2920" w:name="_Toc472586203"/>
      <w:bookmarkStart w:id="2921" w:name="_Toc472590469"/>
      <w:bookmarkStart w:id="2922" w:name="_Toc473905491"/>
      <w:bookmarkStart w:id="2923" w:name="_Toc433096061"/>
      <w:bookmarkStart w:id="2924" w:name="_Toc439254013"/>
      <w:bookmarkStart w:id="2925" w:name="_Toc446937706"/>
      <w:bookmarkStart w:id="2926" w:name="_Toc460417437"/>
      <w:bookmarkStart w:id="2927" w:name="_Toc460418665"/>
      <w:bookmarkStart w:id="2928" w:name="_Toc460419074"/>
      <w:bookmarkStart w:id="2929" w:name="_Toc460420695"/>
      <w:bookmarkStart w:id="2930" w:name="_Toc460572836"/>
      <w:bookmarkStart w:id="2931" w:name="_Toc460573088"/>
      <w:bookmarkStart w:id="2932" w:name="_Toc460593123"/>
      <w:bookmarkStart w:id="2933" w:name="_Toc460593374"/>
      <w:bookmarkStart w:id="2934" w:name="_Toc464466382"/>
      <w:bookmarkStart w:id="2935" w:name="_Toc464466631"/>
      <w:bookmarkStart w:id="2936" w:name="_Toc464661995"/>
      <w:bookmarkStart w:id="2937" w:name="_Toc464662244"/>
      <w:bookmarkStart w:id="2938" w:name="_Toc464683574"/>
      <w:bookmarkStart w:id="2939" w:name="_Toc468968810"/>
      <w:bookmarkStart w:id="2940" w:name="_Toc469352258"/>
      <w:bookmarkStart w:id="2941" w:name="_Toc469356948"/>
      <w:bookmarkStart w:id="2942" w:name="_Toc471896976"/>
      <w:bookmarkStart w:id="2943" w:name="_Toc471897694"/>
      <w:bookmarkStart w:id="2944" w:name="_Toc472428525"/>
      <w:bookmarkStart w:id="2945" w:name="_Toc472586204"/>
      <w:bookmarkStart w:id="2946" w:name="_Toc472590470"/>
      <w:bookmarkStart w:id="2947" w:name="_Toc473905492"/>
      <w:bookmarkStart w:id="2948" w:name="_Toc433096094"/>
      <w:bookmarkStart w:id="2949" w:name="_Toc439254046"/>
      <w:bookmarkStart w:id="2950" w:name="_Toc446937739"/>
      <w:bookmarkStart w:id="2951" w:name="_Toc460417470"/>
      <w:bookmarkStart w:id="2952" w:name="_Toc460418698"/>
      <w:bookmarkStart w:id="2953" w:name="_Toc460419107"/>
      <w:bookmarkStart w:id="2954" w:name="_Toc460420728"/>
      <w:bookmarkStart w:id="2955" w:name="_Toc460572869"/>
      <w:bookmarkStart w:id="2956" w:name="_Toc460573121"/>
      <w:bookmarkStart w:id="2957" w:name="_Toc460593156"/>
      <w:bookmarkStart w:id="2958" w:name="_Toc460593407"/>
      <w:bookmarkStart w:id="2959" w:name="_Toc464466415"/>
      <w:bookmarkStart w:id="2960" w:name="_Toc464466664"/>
      <w:bookmarkStart w:id="2961" w:name="_Toc464662028"/>
      <w:bookmarkStart w:id="2962" w:name="_Toc464662277"/>
      <w:bookmarkStart w:id="2963" w:name="_Toc464683607"/>
      <w:bookmarkStart w:id="2964" w:name="_Toc468968843"/>
      <w:bookmarkStart w:id="2965" w:name="_Toc469352291"/>
      <w:bookmarkStart w:id="2966" w:name="_Toc469356981"/>
      <w:bookmarkStart w:id="2967" w:name="_Toc471897009"/>
      <w:bookmarkStart w:id="2968" w:name="_Toc471897727"/>
      <w:bookmarkStart w:id="2969" w:name="_Toc472428558"/>
      <w:bookmarkStart w:id="2970" w:name="_Toc472586237"/>
      <w:bookmarkStart w:id="2971" w:name="_Toc472590503"/>
      <w:bookmarkStart w:id="2972" w:name="_Toc473905525"/>
      <w:bookmarkStart w:id="2973" w:name="_Toc433096095"/>
      <w:bookmarkStart w:id="2974" w:name="_Toc439254047"/>
      <w:bookmarkStart w:id="2975" w:name="_Toc446937740"/>
      <w:bookmarkStart w:id="2976" w:name="_Toc460417471"/>
      <w:bookmarkStart w:id="2977" w:name="_Toc460418699"/>
      <w:bookmarkStart w:id="2978" w:name="_Toc460419108"/>
      <w:bookmarkStart w:id="2979" w:name="_Toc460420729"/>
      <w:bookmarkStart w:id="2980" w:name="_Toc460572870"/>
      <w:bookmarkStart w:id="2981" w:name="_Toc460573122"/>
      <w:bookmarkStart w:id="2982" w:name="_Toc460593157"/>
      <w:bookmarkStart w:id="2983" w:name="_Toc460593408"/>
      <w:bookmarkStart w:id="2984" w:name="_Toc464466416"/>
      <w:bookmarkStart w:id="2985" w:name="_Toc464466665"/>
      <w:bookmarkStart w:id="2986" w:name="_Toc464662029"/>
      <w:bookmarkStart w:id="2987" w:name="_Toc464662278"/>
      <w:bookmarkStart w:id="2988" w:name="_Toc464683608"/>
      <w:bookmarkStart w:id="2989" w:name="_Toc468968844"/>
      <w:bookmarkStart w:id="2990" w:name="_Toc469352292"/>
      <w:bookmarkStart w:id="2991" w:name="_Toc469356982"/>
      <w:bookmarkStart w:id="2992" w:name="_Toc471897010"/>
      <w:bookmarkStart w:id="2993" w:name="_Toc471897728"/>
      <w:bookmarkStart w:id="2994" w:name="_Toc472428559"/>
      <w:bookmarkStart w:id="2995" w:name="_Toc472586238"/>
      <w:bookmarkStart w:id="2996" w:name="_Toc472590504"/>
      <w:bookmarkStart w:id="2997" w:name="_Toc473905526"/>
      <w:bookmarkStart w:id="2998" w:name="_Toc433096096"/>
      <w:bookmarkStart w:id="2999" w:name="_Toc439254048"/>
      <w:bookmarkStart w:id="3000" w:name="_Toc446937741"/>
      <w:bookmarkStart w:id="3001" w:name="_Toc460417472"/>
      <w:bookmarkStart w:id="3002" w:name="_Toc460418700"/>
      <w:bookmarkStart w:id="3003" w:name="_Toc460419109"/>
      <w:bookmarkStart w:id="3004" w:name="_Toc460420730"/>
      <w:bookmarkStart w:id="3005" w:name="_Toc460572871"/>
      <w:bookmarkStart w:id="3006" w:name="_Toc460573123"/>
      <w:bookmarkStart w:id="3007" w:name="_Toc460593158"/>
      <w:bookmarkStart w:id="3008" w:name="_Toc460593409"/>
      <w:bookmarkStart w:id="3009" w:name="_Toc464466417"/>
      <w:bookmarkStart w:id="3010" w:name="_Toc464466666"/>
      <w:bookmarkStart w:id="3011" w:name="_Toc464662030"/>
      <w:bookmarkStart w:id="3012" w:name="_Toc464662279"/>
      <w:bookmarkStart w:id="3013" w:name="_Toc464683609"/>
      <w:bookmarkStart w:id="3014" w:name="_Toc468968845"/>
      <w:bookmarkStart w:id="3015" w:name="_Toc469352293"/>
      <w:bookmarkStart w:id="3016" w:name="_Toc469356983"/>
      <w:bookmarkStart w:id="3017" w:name="_Toc471897011"/>
      <w:bookmarkStart w:id="3018" w:name="_Toc471897729"/>
      <w:bookmarkStart w:id="3019" w:name="_Toc472428560"/>
      <w:bookmarkStart w:id="3020" w:name="_Toc472586239"/>
      <w:bookmarkStart w:id="3021" w:name="_Toc472590505"/>
      <w:bookmarkStart w:id="3022" w:name="_Toc473905527"/>
      <w:bookmarkStart w:id="3023" w:name="_Toc433096103"/>
      <w:bookmarkStart w:id="3024" w:name="_Toc439254055"/>
      <w:bookmarkStart w:id="3025" w:name="_Toc446937748"/>
      <w:bookmarkStart w:id="3026" w:name="_Toc460417479"/>
      <w:bookmarkStart w:id="3027" w:name="_Toc460418707"/>
      <w:bookmarkStart w:id="3028" w:name="_Toc460419116"/>
      <w:bookmarkStart w:id="3029" w:name="_Toc460420737"/>
      <w:bookmarkStart w:id="3030" w:name="_Toc460572878"/>
      <w:bookmarkStart w:id="3031" w:name="_Toc460573130"/>
      <w:bookmarkStart w:id="3032" w:name="_Toc460593165"/>
      <w:bookmarkStart w:id="3033" w:name="_Toc460593416"/>
      <w:bookmarkStart w:id="3034" w:name="_Toc464466424"/>
      <w:bookmarkStart w:id="3035" w:name="_Toc464466673"/>
      <w:bookmarkStart w:id="3036" w:name="_Toc464662037"/>
      <w:bookmarkStart w:id="3037" w:name="_Toc464662286"/>
      <w:bookmarkStart w:id="3038" w:name="_Toc464683616"/>
      <w:bookmarkStart w:id="3039" w:name="_Toc468968852"/>
      <w:bookmarkStart w:id="3040" w:name="_Toc469352300"/>
      <w:bookmarkStart w:id="3041" w:name="_Toc469356990"/>
      <w:bookmarkStart w:id="3042" w:name="_Toc471897018"/>
      <w:bookmarkStart w:id="3043" w:name="_Toc471897736"/>
      <w:bookmarkStart w:id="3044" w:name="_Toc472428567"/>
      <w:bookmarkStart w:id="3045" w:name="_Toc472586246"/>
      <w:bookmarkStart w:id="3046" w:name="_Toc472590512"/>
      <w:bookmarkStart w:id="3047" w:name="_Toc473905534"/>
      <w:bookmarkStart w:id="3048" w:name="_Toc433096105"/>
      <w:bookmarkStart w:id="3049" w:name="_Toc439254057"/>
      <w:bookmarkStart w:id="3050" w:name="_Toc446937750"/>
      <w:bookmarkStart w:id="3051" w:name="_Toc460417481"/>
      <w:bookmarkStart w:id="3052" w:name="_Toc460418709"/>
      <w:bookmarkStart w:id="3053" w:name="_Toc460419118"/>
      <w:bookmarkStart w:id="3054" w:name="_Toc460420739"/>
      <w:bookmarkStart w:id="3055" w:name="_Toc460572880"/>
      <w:bookmarkStart w:id="3056" w:name="_Toc460573132"/>
      <w:bookmarkStart w:id="3057" w:name="_Toc460593167"/>
      <w:bookmarkStart w:id="3058" w:name="_Toc460593418"/>
      <w:bookmarkStart w:id="3059" w:name="_Toc464466426"/>
      <w:bookmarkStart w:id="3060" w:name="_Toc464466675"/>
      <w:bookmarkStart w:id="3061" w:name="_Toc464662039"/>
      <w:bookmarkStart w:id="3062" w:name="_Toc464662288"/>
      <w:bookmarkStart w:id="3063" w:name="_Toc464683618"/>
      <w:bookmarkStart w:id="3064" w:name="_Toc468968854"/>
      <w:bookmarkStart w:id="3065" w:name="_Toc469352302"/>
      <w:bookmarkStart w:id="3066" w:name="_Toc469356992"/>
      <w:bookmarkStart w:id="3067" w:name="_Toc471897020"/>
      <w:bookmarkStart w:id="3068" w:name="_Toc471897738"/>
      <w:bookmarkStart w:id="3069" w:name="_Toc472428569"/>
      <w:bookmarkStart w:id="3070" w:name="_Toc472586248"/>
      <w:bookmarkStart w:id="3071" w:name="_Toc472590514"/>
      <w:bookmarkStart w:id="3072" w:name="_Toc473905536"/>
      <w:bookmarkStart w:id="3073" w:name="_Toc433096107"/>
      <w:bookmarkStart w:id="3074" w:name="_Toc439254059"/>
      <w:bookmarkStart w:id="3075" w:name="_Toc446937752"/>
      <w:bookmarkStart w:id="3076" w:name="_Toc460417483"/>
      <w:bookmarkStart w:id="3077" w:name="_Toc460418711"/>
      <w:bookmarkStart w:id="3078" w:name="_Toc460419120"/>
      <w:bookmarkStart w:id="3079" w:name="_Toc460420741"/>
      <w:bookmarkStart w:id="3080" w:name="_Toc460572882"/>
      <w:bookmarkStart w:id="3081" w:name="_Toc460573134"/>
      <w:bookmarkStart w:id="3082" w:name="_Toc460593169"/>
      <w:bookmarkStart w:id="3083" w:name="_Toc460593420"/>
      <w:bookmarkStart w:id="3084" w:name="_Toc464466428"/>
      <w:bookmarkStart w:id="3085" w:name="_Toc464466677"/>
      <w:bookmarkStart w:id="3086" w:name="_Toc464662041"/>
      <w:bookmarkStart w:id="3087" w:name="_Toc464662290"/>
      <w:bookmarkStart w:id="3088" w:name="_Toc464683620"/>
      <w:bookmarkStart w:id="3089" w:name="_Toc468968856"/>
      <w:bookmarkStart w:id="3090" w:name="_Toc469352304"/>
      <w:bookmarkStart w:id="3091" w:name="_Toc469356994"/>
      <w:bookmarkStart w:id="3092" w:name="_Toc471897022"/>
      <w:bookmarkStart w:id="3093" w:name="_Toc471897740"/>
      <w:bookmarkStart w:id="3094" w:name="_Toc472428571"/>
      <w:bookmarkStart w:id="3095" w:name="_Toc472586250"/>
      <w:bookmarkStart w:id="3096" w:name="_Toc472590516"/>
      <w:bookmarkStart w:id="3097" w:name="_Toc473905538"/>
      <w:bookmarkStart w:id="3098" w:name="_Toc433096110"/>
      <w:bookmarkStart w:id="3099" w:name="_Toc439254062"/>
      <w:bookmarkStart w:id="3100" w:name="_Toc446937755"/>
      <w:bookmarkStart w:id="3101" w:name="_Toc460417486"/>
      <w:bookmarkStart w:id="3102" w:name="_Toc460418714"/>
      <w:bookmarkStart w:id="3103" w:name="_Toc460419123"/>
      <w:bookmarkStart w:id="3104" w:name="_Toc460420744"/>
      <w:bookmarkStart w:id="3105" w:name="_Toc460572885"/>
      <w:bookmarkStart w:id="3106" w:name="_Toc460573137"/>
      <w:bookmarkStart w:id="3107" w:name="_Toc460593172"/>
      <w:bookmarkStart w:id="3108" w:name="_Toc460593423"/>
      <w:bookmarkStart w:id="3109" w:name="_Toc464466431"/>
      <w:bookmarkStart w:id="3110" w:name="_Toc464466680"/>
      <w:bookmarkStart w:id="3111" w:name="_Toc464662044"/>
      <w:bookmarkStart w:id="3112" w:name="_Toc464662293"/>
      <w:bookmarkStart w:id="3113" w:name="_Toc464683623"/>
      <w:bookmarkStart w:id="3114" w:name="_Toc468968859"/>
      <w:bookmarkStart w:id="3115" w:name="_Toc469352307"/>
      <w:bookmarkStart w:id="3116" w:name="_Toc469356997"/>
      <w:bookmarkStart w:id="3117" w:name="_Toc471897025"/>
      <w:bookmarkStart w:id="3118" w:name="_Toc471897743"/>
      <w:bookmarkStart w:id="3119" w:name="_Toc472428574"/>
      <w:bookmarkStart w:id="3120" w:name="_Toc472586253"/>
      <w:bookmarkStart w:id="3121" w:name="_Toc472590519"/>
      <w:bookmarkStart w:id="3122" w:name="_Toc473905541"/>
      <w:bookmarkStart w:id="3123" w:name="_Toc138170998"/>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r w:rsidRPr="004C7321">
        <w:rPr>
          <w:noProof/>
          <w:lang w:val="id-ID"/>
        </w:rPr>
        <w:lastRenderedPageBreak/>
        <w:t>Prosedur Pelaksanaan</w:t>
      </w:r>
      <w:bookmarkEnd w:id="3123"/>
    </w:p>
    <w:p w14:paraId="60FE3B74" w14:textId="77777777" w:rsidR="00425DE0" w:rsidRPr="004C7321" w:rsidRDefault="006C5ABC" w:rsidP="0024018F">
      <w:pPr>
        <w:rPr>
          <w:rFonts w:cs="Arial"/>
          <w:noProof/>
          <w:lang w:val="id-ID"/>
        </w:rPr>
      </w:pPr>
      <w:r w:rsidRPr="004C7321">
        <w:rPr>
          <w:rFonts w:cs="Arial"/>
          <w:noProof/>
          <w:lang w:val="id-ID"/>
        </w:rPr>
        <w:t>P</w:t>
      </w:r>
      <w:r w:rsidR="00745546" w:rsidRPr="004C7321">
        <w:rPr>
          <w:rFonts w:cs="Arial"/>
          <w:noProof/>
          <w:lang w:val="id-ID"/>
        </w:rPr>
        <w:t>rosedur pelaksanaan IT Change Management:</w:t>
      </w:r>
    </w:p>
    <w:p w14:paraId="143BC9EE" w14:textId="1B8E877F" w:rsidR="008A4250" w:rsidRPr="004C7321" w:rsidRDefault="00B77A20">
      <w:pPr>
        <w:rPr>
          <w:rFonts w:cs="Arial"/>
          <w:noProof/>
          <w:lang w:val="id-ID"/>
        </w:rPr>
        <w:pPrChange w:id="3124" w:author="Zhafar Kartika Putra" w:date="2023-06-15T10:03:00Z">
          <w:pPr>
            <w:jc w:val="center"/>
          </w:pPr>
        </w:pPrChange>
      </w:pPr>
      <w:ins w:id="3125" w:author="Darwin Halomoan Siregar" w:date="2023-06-22T10:47:00Z">
        <w:r>
          <w:rPr>
            <w:noProof/>
          </w:rPr>
          <w:drawing>
            <wp:inline distT="0" distB="0" distL="0" distR="0" wp14:anchorId="40BE2F83" wp14:editId="00456E23">
              <wp:extent cx="8952140" cy="4316819"/>
              <wp:effectExtent l="0" t="0" r="1905" b="7620"/>
              <wp:docPr id="6" name="Picture 6" descr="cid:image002.png@01D9A4F3.8364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9A4F3.83643150"/>
                      <pic:cNvPicPr>
                        <a:picLocks noChangeAspect="1" noChangeArrowheads="1"/>
                      </pic:cNvPicPr>
                    </pic:nvPicPr>
                    <pic:blipFill>
                      <a:blip r:embed="rId21" r:link="rId23">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8972410" cy="4326594"/>
                      </a:xfrm>
                      <a:prstGeom prst="rect">
                        <a:avLst/>
                      </a:prstGeom>
                      <a:noFill/>
                      <a:ln>
                        <a:noFill/>
                      </a:ln>
                    </pic:spPr>
                  </pic:pic>
                </a:graphicData>
              </a:graphic>
            </wp:inline>
          </w:drawing>
        </w:r>
      </w:ins>
      <w:del w:id="3126" w:author="Angga Dwinanto" w:date="2023-06-14T12:31:00Z">
        <w:r w:rsidR="00556F3D" w:rsidDel="00FE565D">
          <w:rPr>
            <w:noProof/>
          </w:rPr>
          <w:drawing>
            <wp:inline distT="0" distB="0" distL="0" distR="0" wp14:anchorId="7C9342E7" wp14:editId="5F55F28B">
              <wp:extent cx="8407730" cy="4286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8452319" cy="4309620"/>
                      </a:xfrm>
                      <a:prstGeom prst="rect">
                        <a:avLst/>
                      </a:prstGeom>
                    </pic:spPr>
                  </pic:pic>
                </a:graphicData>
              </a:graphic>
            </wp:inline>
          </w:drawing>
        </w:r>
      </w:del>
      <w:ins w:id="3127" w:author="Angga Dwinanto" w:date="2023-06-14T12:32:00Z">
        <w:del w:id="3128" w:author="Zhafar Kartika Putra" w:date="2023-06-15T09:59:00Z">
          <w:r w:rsidR="00FE565D" w:rsidRPr="00FE565D" w:rsidDel="00451BC7">
            <w:rPr>
              <w:rStyle w:val="CommentReference"/>
              <w:noProof/>
            </w:rPr>
            <w:drawing>
              <wp:inline distT="0" distB="0" distL="0" distR="0" wp14:anchorId="531C2425" wp14:editId="79A37EE6">
                <wp:extent cx="8448675" cy="4162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49115" cy="4162642"/>
                        </a:xfrm>
                        <a:prstGeom prst="rect">
                          <a:avLst/>
                        </a:prstGeom>
                      </pic:spPr>
                    </pic:pic>
                  </a:graphicData>
                </a:graphic>
              </wp:inline>
            </w:drawing>
          </w:r>
        </w:del>
      </w:ins>
      <w:ins w:id="3129" w:author="Zhafar Kartika Putra" w:date="2023-06-15T10:01:00Z">
        <w:del w:id="3130" w:author="Darwin Halomoan Siregar" w:date="2023-06-21T18:46:00Z">
          <w:r w:rsidR="00451BC7" w:rsidRPr="00451BC7" w:rsidDel="00954EEB">
            <w:rPr>
              <w:rStyle w:val="CommentReference"/>
              <w:noProof/>
            </w:rPr>
            <w:drawing>
              <wp:inline distT="0" distB="0" distL="0" distR="0" wp14:anchorId="10482722" wp14:editId="74E8956E">
                <wp:extent cx="6253035" cy="4297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3035" cy="4297680"/>
                        </a:xfrm>
                        <a:prstGeom prst="rect">
                          <a:avLst/>
                        </a:prstGeom>
                      </pic:spPr>
                    </pic:pic>
                  </a:graphicData>
                </a:graphic>
              </wp:inline>
            </w:drawing>
          </w:r>
        </w:del>
      </w:ins>
      <w:r w:rsidR="00556F3D" w:rsidDel="00556F3D">
        <w:rPr>
          <w:rStyle w:val="CommentReference"/>
        </w:rPr>
        <w:t xml:space="preserve"> </w:t>
      </w:r>
      <w:r w:rsidR="006A3B93" w:rsidRPr="006A3B93">
        <w:rPr>
          <w:noProof/>
        </w:rPr>
        <w:t xml:space="preserve"> </w:t>
      </w:r>
    </w:p>
    <w:p w14:paraId="54BE5B71" w14:textId="77777777" w:rsidR="00F52C83" w:rsidRPr="004C7321" w:rsidRDefault="00F52C83" w:rsidP="004E3D7B">
      <w:pPr>
        <w:rPr>
          <w:noProof/>
          <w:lang w:val="id-ID"/>
        </w:rPr>
        <w:sectPr w:rsidR="00F52C83" w:rsidRPr="004C7321" w:rsidSect="009F3953">
          <w:headerReference w:type="default" r:id="rId28"/>
          <w:footerReference w:type="default" r:id="rId29"/>
          <w:pgSz w:w="16834" w:h="11909" w:orient="landscape" w:code="9"/>
          <w:pgMar w:top="1440" w:right="1368" w:bottom="1440" w:left="1440" w:header="907" w:footer="720" w:gutter="0"/>
          <w:cols w:space="720"/>
          <w:docGrid w:linePitch="360"/>
        </w:sectPr>
      </w:pPr>
      <w:bookmarkStart w:id="3131" w:name="_Toc54085319"/>
      <w:bookmarkStart w:id="3132" w:name="_Toc54105317"/>
      <w:bookmarkStart w:id="3133" w:name="_Toc54111937"/>
      <w:bookmarkStart w:id="3134" w:name="_Toc54112085"/>
      <w:bookmarkStart w:id="3135" w:name="_Toc54112203"/>
      <w:bookmarkStart w:id="3136" w:name="_Toc54113160"/>
      <w:bookmarkStart w:id="3137" w:name="_Toc54085320"/>
      <w:bookmarkStart w:id="3138" w:name="_Toc54105318"/>
      <w:bookmarkStart w:id="3139" w:name="_Toc54111938"/>
      <w:bookmarkStart w:id="3140" w:name="_Toc54112086"/>
      <w:bookmarkStart w:id="3141" w:name="_Toc54112204"/>
      <w:bookmarkStart w:id="3142" w:name="_Toc54113161"/>
      <w:bookmarkEnd w:id="3131"/>
      <w:bookmarkEnd w:id="3132"/>
      <w:bookmarkEnd w:id="3133"/>
      <w:bookmarkEnd w:id="3134"/>
      <w:bookmarkEnd w:id="3135"/>
      <w:bookmarkEnd w:id="3136"/>
      <w:bookmarkEnd w:id="3137"/>
      <w:bookmarkEnd w:id="3138"/>
      <w:bookmarkEnd w:id="3139"/>
      <w:bookmarkEnd w:id="3140"/>
      <w:bookmarkEnd w:id="3141"/>
      <w:bookmarkEnd w:id="3142"/>
    </w:p>
    <w:p w14:paraId="25C6EFCB" w14:textId="77777777" w:rsidR="00FD5EA6" w:rsidRPr="004C7321" w:rsidRDefault="00FD5EA6" w:rsidP="00582A4C">
      <w:pPr>
        <w:pStyle w:val="Heading1"/>
        <w:rPr>
          <w:noProof/>
          <w:lang w:val="id-ID"/>
        </w:rPr>
      </w:pPr>
      <w:bookmarkStart w:id="3143" w:name="_Toc138170999"/>
      <w:r w:rsidRPr="004C7321">
        <w:rPr>
          <w:noProof/>
          <w:lang w:val="id-ID"/>
        </w:rPr>
        <w:lastRenderedPageBreak/>
        <w:t>LAMPIRAN</w:t>
      </w:r>
      <w:bookmarkEnd w:id="3143"/>
    </w:p>
    <w:p w14:paraId="5BEA0E3E" w14:textId="77777777" w:rsidR="00FA7A1D" w:rsidRPr="004C7321" w:rsidRDefault="00FA7A1D">
      <w:pPr>
        <w:pStyle w:val="Heading2"/>
        <w:rPr>
          <w:noProof/>
          <w:lang w:val="id-ID"/>
        </w:rPr>
      </w:pPr>
      <w:bookmarkStart w:id="3144" w:name="_Toc138171000"/>
      <w:r w:rsidRPr="004C7321">
        <w:rPr>
          <w:noProof/>
          <w:lang w:val="id-ID"/>
        </w:rPr>
        <w:t>Matriks Proses, Aktivitas, &amp; Deliverables</w:t>
      </w:r>
      <w:bookmarkEnd w:id="3144"/>
    </w:p>
    <w:tbl>
      <w:tblPr>
        <w:tblStyle w:val="TableGrid"/>
        <w:tblW w:w="8820"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5"/>
        <w:gridCol w:w="293"/>
        <w:gridCol w:w="6662"/>
      </w:tblGrid>
      <w:tr w:rsidR="006C7795" w:rsidRPr="004C7321" w14:paraId="3562A23D" w14:textId="77777777" w:rsidTr="00582A4C">
        <w:trPr>
          <w:trHeight w:val="72"/>
        </w:trPr>
        <w:tc>
          <w:tcPr>
            <w:tcW w:w="1865" w:type="dxa"/>
          </w:tcPr>
          <w:p w14:paraId="3D315603" w14:textId="77777777" w:rsidR="003F20C6" w:rsidRPr="004C7321" w:rsidRDefault="003F20C6" w:rsidP="0024018F">
            <w:pPr>
              <w:spacing w:before="60" w:after="60" w:line="240" w:lineRule="auto"/>
              <w:rPr>
                <w:rFonts w:cs="Arial"/>
                <w:b/>
                <w:i/>
                <w:noProof/>
                <w:color w:val="000000"/>
                <w:sz w:val="22"/>
                <w:lang w:val="id-ID" w:eastAsia="x-none"/>
              </w:rPr>
            </w:pPr>
            <w:r w:rsidRPr="004C7321">
              <w:rPr>
                <w:rFonts w:cs="Arial"/>
                <w:i/>
                <w:noProof/>
                <w:color w:val="000000"/>
                <w:sz w:val="22"/>
                <w:lang w:val="id-ID" w:eastAsia="x-none"/>
              </w:rPr>
              <w:t>Responsible</w:t>
            </w:r>
          </w:p>
        </w:tc>
        <w:tc>
          <w:tcPr>
            <w:tcW w:w="293" w:type="dxa"/>
          </w:tcPr>
          <w:p w14:paraId="28BD83BD" w14:textId="77777777" w:rsidR="003F20C6" w:rsidRPr="004C7321" w:rsidRDefault="003F20C6" w:rsidP="0024018F">
            <w:pPr>
              <w:spacing w:before="60" w:after="60" w:line="240" w:lineRule="auto"/>
              <w:rPr>
                <w:rFonts w:cs="Arial"/>
                <w:b/>
                <w:noProof/>
                <w:color w:val="000000"/>
                <w:sz w:val="22"/>
                <w:lang w:val="id-ID" w:eastAsia="x-none"/>
              </w:rPr>
            </w:pPr>
            <w:r w:rsidRPr="004C7321">
              <w:rPr>
                <w:rFonts w:cs="Arial"/>
                <w:b/>
                <w:noProof/>
                <w:color w:val="000000"/>
                <w:sz w:val="22"/>
                <w:lang w:val="id-ID" w:eastAsia="x-none"/>
              </w:rPr>
              <w:t>:</w:t>
            </w:r>
          </w:p>
        </w:tc>
        <w:tc>
          <w:tcPr>
            <w:tcW w:w="6662" w:type="dxa"/>
          </w:tcPr>
          <w:p w14:paraId="0973AA8D" w14:textId="77777777" w:rsidR="003F20C6" w:rsidRPr="004C7321" w:rsidRDefault="003F20C6" w:rsidP="0024018F">
            <w:pPr>
              <w:spacing w:before="60" w:after="60" w:line="240" w:lineRule="auto"/>
              <w:jc w:val="both"/>
              <w:rPr>
                <w:rFonts w:cs="Arial"/>
                <w:b/>
                <w:noProof/>
                <w:color w:val="000000"/>
                <w:sz w:val="22"/>
                <w:lang w:val="id-ID" w:eastAsia="x-none"/>
              </w:rPr>
            </w:pPr>
            <w:r w:rsidRPr="004C7321">
              <w:rPr>
                <w:rFonts w:cs="Arial"/>
                <w:noProof/>
                <w:color w:val="000000"/>
                <w:sz w:val="22"/>
                <w:lang w:val="id-ID" w:eastAsia="x-none"/>
              </w:rPr>
              <w:t xml:space="preserve">Pihak-pihak yang bertanggung jawab untuk mengerjakan </w:t>
            </w:r>
            <w:r w:rsidR="003F1FA9" w:rsidRPr="004C7321">
              <w:rPr>
                <w:rFonts w:cs="Arial"/>
                <w:noProof/>
                <w:color w:val="000000"/>
                <w:sz w:val="22"/>
                <w:lang w:val="id-ID" w:eastAsia="x-none"/>
              </w:rPr>
              <w:t>aktivitas</w:t>
            </w:r>
            <w:r w:rsidRPr="004C7321">
              <w:rPr>
                <w:rFonts w:cs="Arial"/>
                <w:noProof/>
                <w:color w:val="000000"/>
                <w:sz w:val="22"/>
                <w:lang w:val="id-ID" w:eastAsia="x-none"/>
              </w:rPr>
              <w:t xml:space="preserve"> yang dimaksud.</w:t>
            </w:r>
          </w:p>
        </w:tc>
      </w:tr>
      <w:tr w:rsidR="006C7795" w:rsidRPr="004C7321" w14:paraId="5514EAA9" w14:textId="77777777" w:rsidTr="00582A4C">
        <w:trPr>
          <w:trHeight w:val="104"/>
        </w:trPr>
        <w:tc>
          <w:tcPr>
            <w:tcW w:w="1865" w:type="dxa"/>
          </w:tcPr>
          <w:p w14:paraId="23F6CEC9" w14:textId="77777777" w:rsidR="003F20C6" w:rsidRPr="004C7321" w:rsidRDefault="003F20C6" w:rsidP="0024018F">
            <w:pPr>
              <w:spacing w:before="60" w:after="60" w:line="240" w:lineRule="auto"/>
              <w:rPr>
                <w:rFonts w:cs="Arial"/>
                <w:b/>
                <w:i/>
                <w:noProof/>
                <w:color w:val="000000"/>
                <w:sz w:val="22"/>
                <w:lang w:val="id-ID" w:eastAsia="x-none"/>
              </w:rPr>
            </w:pPr>
            <w:r w:rsidRPr="004C7321">
              <w:rPr>
                <w:rFonts w:cs="Arial"/>
                <w:i/>
                <w:noProof/>
                <w:color w:val="000000"/>
                <w:sz w:val="22"/>
                <w:lang w:val="id-ID" w:eastAsia="x-none"/>
              </w:rPr>
              <w:t>Accountable</w:t>
            </w:r>
          </w:p>
        </w:tc>
        <w:tc>
          <w:tcPr>
            <w:tcW w:w="293" w:type="dxa"/>
          </w:tcPr>
          <w:p w14:paraId="4E67B994" w14:textId="77777777" w:rsidR="003F20C6" w:rsidRPr="004C7321" w:rsidRDefault="003F20C6" w:rsidP="0024018F">
            <w:pPr>
              <w:spacing w:before="60" w:after="60" w:line="240" w:lineRule="auto"/>
              <w:rPr>
                <w:rFonts w:cs="Arial"/>
                <w:b/>
                <w:noProof/>
                <w:color w:val="000000"/>
                <w:sz w:val="22"/>
                <w:lang w:val="id-ID" w:eastAsia="x-none"/>
              </w:rPr>
            </w:pPr>
            <w:r w:rsidRPr="004C7321">
              <w:rPr>
                <w:rFonts w:cs="Arial"/>
                <w:b/>
                <w:noProof/>
                <w:color w:val="000000"/>
                <w:sz w:val="22"/>
                <w:lang w:val="id-ID" w:eastAsia="x-none"/>
              </w:rPr>
              <w:t>:</w:t>
            </w:r>
          </w:p>
        </w:tc>
        <w:tc>
          <w:tcPr>
            <w:tcW w:w="6662" w:type="dxa"/>
          </w:tcPr>
          <w:p w14:paraId="7C474452" w14:textId="77777777" w:rsidR="003F20C6" w:rsidRPr="004C7321" w:rsidRDefault="003F20C6" w:rsidP="0024018F">
            <w:pPr>
              <w:spacing w:before="60" w:after="60" w:line="240" w:lineRule="auto"/>
              <w:jc w:val="both"/>
              <w:rPr>
                <w:rFonts w:cs="Arial"/>
                <w:b/>
                <w:noProof/>
                <w:color w:val="000000"/>
                <w:sz w:val="22"/>
                <w:lang w:val="id-ID" w:eastAsia="x-none"/>
              </w:rPr>
            </w:pPr>
            <w:r w:rsidRPr="004C7321">
              <w:rPr>
                <w:rFonts w:cs="Arial"/>
                <w:noProof/>
                <w:color w:val="000000"/>
                <w:sz w:val="22"/>
                <w:lang w:val="id-ID" w:eastAsia="x-none"/>
              </w:rPr>
              <w:t xml:space="preserve">Pihak yang memiliki otoritas dan akuntabilitas untuk </w:t>
            </w:r>
            <w:r w:rsidR="003F1FA9" w:rsidRPr="004C7321">
              <w:rPr>
                <w:rFonts w:cs="Arial"/>
                <w:noProof/>
                <w:color w:val="000000"/>
                <w:sz w:val="22"/>
                <w:lang w:val="id-ID" w:eastAsia="x-none"/>
              </w:rPr>
              <w:t>aktivitas</w:t>
            </w:r>
            <w:r w:rsidRPr="004C7321">
              <w:rPr>
                <w:rFonts w:cs="Arial"/>
                <w:noProof/>
                <w:color w:val="000000"/>
                <w:sz w:val="22"/>
                <w:lang w:val="id-ID" w:eastAsia="x-none"/>
              </w:rPr>
              <w:t xml:space="preserve"> yang dimaksud. Memiliki tanggung jawab utama untuk memastikan keberhasilan pengerjaan </w:t>
            </w:r>
            <w:r w:rsidR="003F1FA9" w:rsidRPr="004C7321">
              <w:rPr>
                <w:rFonts w:cs="Arial"/>
                <w:noProof/>
                <w:color w:val="000000"/>
                <w:sz w:val="22"/>
                <w:lang w:val="id-ID" w:eastAsia="x-none"/>
              </w:rPr>
              <w:t>aktivitas</w:t>
            </w:r>
            <w:r w:rsidRPr="004C7321">
              <w:rPr>
                <w:rFonts w:cs="Arial"/>
                <w:noProof/>
                <w:color w:val="000000"/>
                <w:sz w:val="22"/>
                <w:lang w:val="id-ID" w:eastAsia="x-none"/>
              </w:rPr>
              <w:t xml:space="preserve"> tersebut</w:t>
            </w:r>
          </w:p>
        </w:tc>
      </w:tr>
      <w:tr w:rsidR="006C7795" w:rsidRPr="004C7321" w14:paraId="6C9C2024" w14:textId="77777777" w:rsidTr="00582A4C">
        <w:trPr>
          <w:trHeight w:val="72"/>
        </w:trPr>
        <w:tc>
          <w:tcPr>
            <w:tcW w:w="1865" w:type="dxa"/>
          </w:tcPr>
          <w:p w14:paraId="1E7B2C63" w14:textId="77777777" w:rsidR="003F20C6" w:rsidRPr="004C7321" w:rsidRDefault="003F20C6" w:rsidP="0024018F">
            <w:pPr>
              <w:spacing w:before="60" w:after="60" w:line="240" w:lineRule="auto"/>
              <w:rPr>
                <w:rFonts w:cs="Arial"/>
                <w:b/>
                <w:i/>
                <w:noProof/>
                <w:color w:val="000000"/>
                <w:sz w:val="22"/>
                <w:lang w:val="id-ID" w:eastAsia="x-none"/>
              </w:rPr>
            </w:pPr>
            <w:r w:rsidRPr="004C7321">
              <w:rPr>
                <w:rFonts w:cs="Arial"/>
                <w:i/>
                <w:noProof/>
                <w:color w:val="000000"/>
                <w:sz w:val="22"/>
                <w:lang w:val="id-ID" w:eastAsia="x-none"/>
              </w:rPr>
              <w:t>Consult</w:t>
            </w:r>
            <w:r w:rsidR="00B7514C" w:rsidRPr="004C7321">
              <w:rPr>
                <w:rFonts w:cs="Arial"/>
                <w:i/>
                <w:noProof/>
                <w:color w:val="000000"/>
                <w:sz w:val="22"/>
                <w:lang w:val="id-ID" w:eastAsia="x-none"/>
              </w:rPr>
              <w:t>ed</w:t>
            </w:r>
            <w:r w:rsidRPr="004C7321">
              <w:rPr>
                <w:rFonts w:cs="Arial"/>
                <w:i/>
                <w:noProof/>
                <w:color w:val="000000"/>
                <w:sz w:val="22"/>
                <w:lang w:val="id-ID" w:eastAsia="x-none"/>
              </w:rPr>
              <w:t xml:space="preserve">     </w:t>
            </w:r>
          </w:p>
        </w:tc>
        <w:tc>
          <w:tcPr>
            <w:tcW w:w="293" w:type="dxa"/>
          </w:tcPr>
          <w:p w14:paraId="7662A761" w14:textId="77777777" w:rsidR="003F20C6" w:rsidRPr="004C7321" w:rsidRDefault="003F20C6" w:rsidP="0024018F">
            <w:pPr>
              <w:spacing w:before="60" w:after="60" w:line="240" w:lineRule="auto"/>
              <w:rPr>
                <w:rFonts w:cs="Arial"/>
                <w:b/>
                <w:noProof/>
                <w:color w:val="000000"/>
                <w:sz w:val="22"/>
                <w:lang w:val="id-ID" w:eastAsia="x-none"/>
              </w:rPr>
            </w:pPr>
            <w:r w:rsidRPr="004C7321">
              <w:rPr>
                <w:rFonts w:cs="Arial"/>
                <w:b/>
                <w:noProof/>
                <w:color w:val="000000"/>
                <w:sz w:val="22"/>
                <w:lang w:val="id-ID" w:eastAsia="x-none"/>
              </w:rPr>
              <w:t>:</w:t>
            </w:r>
          </w:p>
        </w:tc>
        <w:tc>
          <w:tcPr>
            <w:tcW w:w="6662" w:type="dxa"/>
          </w:tcPr>
          <w:p w14:paraId="41BC3723" w14:textId="77777777" w:rsidR="003F20C6" w:rsidRPr="004C7321" w:rsidRDefault="00F52C83" w:rsidP="0024018F">
            <w:pPr>
              <w:spacing w:before="60" w:after="60" w:line="240" w:lineRule="auto"/>
              <w:jc w:val="both"/>
              <w:rPr>
                <w:rFonts w:cs="Arial"/>
                <w:b/>
                <w:noProof/>
                <w:color w:val="000000"/>
                <w:sz w:val="22"/>
                <w:lang w:val="id-ID" w:eastAsia="x-none"/>
              </w:rPr>
            </w:pPr>
            <w:r w:rsidRPr="004C7321">
              <w:rPr>
                <w:rFonts w:cs="Arial"/>
                <w:noProof/>
                <w:color w:val="000000"/>
                <w:sz w:val="22"/>
                <w:lang w:val="id-ID" w:eastAsia="x-none"/>
              </w:rPr>
              <w:t xml:space="preserve">Pihak-pihak yang akan dihubungi untuk konsultasi dan dimintakan nasihat mengenai </w:t>
            </w:r>
            <w:r w:rsidR="003F1FA9" w:rsidRPr="004C7321">
              <w:rPr>
                <w:rFonts w:cs="Arial"/>
                <w:noProof/>
                <w:color w:val="000000"/>
                <w:sz w:val="22"/>
                <w:lang w:val="id-ID" w:eastAsia="x-none"/>
              </w:rPr>
              <w:t>aktivitas</w:t>
            </w:r>
            <w:r w:rsidRPr="004C7321">
              <w:rPr>
                <w:rFonts w:cs="Arial"/>
                <w:noProof/>
                <w:color w:val="000000"/>
                <w:sz w:val="22"/>
                <w:lang w:val="id-ID" w:eastAsia="x-none"/>
              </w:rPr>
              <w:t xml:space="preserve"> yang dimaksud.</w:t>
            </w:r>
          </w:p>
        </w:tc>
      </w:tr>
      <w:tr w:rsidR="006C7795" w:rsidRPr="004C7321" w14:paraId="56789166" w14:textId="77777777" w:rsidTr="00582A4C">
        <w:trPr>
          <w:trHeight w:val="855"/>
        </w:trPr>
        <w:tc>
          <w:tcPr>
            <w:tcW w:w="1865" w:type="dxa"/>
          </w:tcPr>
          <w:p w14:paraId="3C89EA88" w14:textId="77777777" w:rsidR="003F20C6" w:rsidRPr="004C7321" w:rsidRDefault="00B7514C">
            <w:pPr>
              <w:spacing w:before="60" w:after="60" w:line="240" w:lineRule="auto"/>
              <w:rPr>
                <w:rFonts w:cs="Arial"/>
                <w:b/>
                <w:i/>
                <w:noProof/>
                <w:color w:val="000000"/>
                <w:sz w:val="22"/>
                <w:lang w:val="id-ID" w:eastAsia="x-none"/>
              </w:rPr>
            </w:pPr>
            <w:r w:rsidRPr="004C7321">
              <w:rPr>
                <w:rFonts w:cs="Arial"/>
                <w:i/>
                <w:noProof/>
                <w:color w:val="000000"/>
                <w:sz w:val="22"/>
                <w:lang w:val="id-ID" w:eastAsia="x-none"/>
              </w:rPr>
              <w:t>Informed</w:t>
            </w:r>
            <w:r w:rsidR="003F20C6" w:rsidRPr="004C7321">
              <w:rPr>
                <w:rFonts w:cs="Arial"/>
                <w:i/>
                <w:noProof/>
                <w:color w:val="000000"/>
                <w:sz w:val="22"/>
                <w:lang w:val="id-ID" w:eastAsia="x-none"/>
              </w:rPr>
              <w:t xml:space="preserve">     </w:t>
            </w:r>
          </w:p>
        </w:tc>
        <w:tc>
          <w:tcPr>
            <w:tcW w:w="293" w:type="dxa"/>
          </w:tcPr>
          <w:p w14:paraId="11F73B27" w14:textId="77777777" w:rsidR="003F20C6" w:rsidRPr="004C7321" w:rsidRDefault="003F20C6" w:rsidP="0024018F">
            <w:pPr>
              <w:spacing w:before="60" w:after="60" w:line="240" w:lineRule="auto"/>
              <w:rPr>
                <w:rFonts w:cs="Arial"/>
                <w:b/>
                <w:noProof/>
                <w:color w:val="000000"/>
                <w:sz w:val="22"/>
                <w:lang w:val="id-ID" w:eastAsia="x-none"/>
              </w:rPr>
            </w:pPr>
            <w:r w:rsidRPr="004C7321">
              <w:rPr>
                <w:rFonts w:cs="Arial"/>
                <w:b/>
                <w:noProof/>
                <w:color w:val="000000"/>
                <w:sz w:val="22"/>
                <w:lang w:val="id-ID" w:eastAsia="x-none"/>
              </w:rPr>
              <w:t>:</w:t>
            </w:r>
          </w:p>
        </w:tc>
        <w:tc>
          <w:tcPr>
            <w:tcW w:w="6662" w:type="dxa"/>
          </w:tcPr>
          <w:p w14:paraId="54A4EF2E" w14:textId="77777777" w:rsidR="000E4AFA" w:rsidRPr="004C7321" w:rsidRDefault="00F52C83" w:rsidP="0024018F">
            <w:pPr>
              <w:spacing w:before="60" w:after="60" w:line="240" w:lineRule="auto"/>
              <w:jc w:val="both"/>
              <w:rPr>
                <w:rFonts w:cs="Arial"/>
                <w:b/>
                <w:noProof/>
                <w:color w:val="000000"/>
                <w:sz w:val="22"/>
                <w:lang w:val="id-ID" w:eastAsia="x-none"/>
              </w:rPr>
            </w:pPr>
            <w:r w:rsidRPr="004C7321">
              <w:rPr>
                <w:rFonts w:cs="Arial"/>
                <w:noProof/>
                <w:lang w:val="id-ID"/>
              </w:rPr>
              <w:t xml:space="preserve">Pihak-pihak yang akan di informasikan mengenai perkembangan pengerjaan </w:t>
            </w:r>
            <w:r w:rsidR="003F1FA9" w:rsidRPr="004C7321">
              <w:rPr>
                <w:rFonts w:cs="Arial"/>
                <w:noProof/>
                <w:lang w:val="id-ID"/>
              </w:rPr>
              <w:t>aktivitas</w:t>
            </w:r>
            <w:r w:rsidRPr="004C7321">
              <w:rPr>
                <w:rFonts w:cs="Arial"/>
                <w:noProof/>
                <w:lang w:val="id-ID"/>
              </w:rPr>
              <w:t xml:space="preserve"> yang dimaksud.</w:t>
            </w:r>
          </w:p>
        </w:tc>
      </w:tr>
    </w:tbl>
    <w:p w14:paraId="6A6EE027" w14:textId="77777777" w:rsidR="000E4AFA" w:rsidRPr="004C7321" w:rsidRDefault="000E4AFA" w:rsidP="00F52C83">
      <w:pPr>
        <w:pStyle w:val="Heading3"/>
        <w:ind w:left="0" w:firstLine="11"/>
        <w:rPr>
          <w:noProof/>
          <w:lang w:val="id-ID"/>
        </w:rPr>
        <w:sectPr w:rsidR="000E4AFA" w:rsidRPr="004C7321" w:rsidSect="0024018F">
          <w:headerReference w:type="default" r:id="rId30"/>
          <w:pgSz w:w="11909" w:h="16834" w:code="9"/>
          <w:pgMar w:top="1368" w:right="1440" w:bottom="1440" w:left="1440" w:header="907" w:footer="720" w:gutter="0"/>
          <w:cols w:space="720"/>
          <w:docGrid w:linePitch="360"/>
        </w:sectPr>
      </w:pPr>
    </w:p>
    <w:p w14:paraId="3A9A19CD" w14:textId="77777777" w:rsidR="009F3953" w:rsidRPr="004C7321" w:rsidRDefault="009F3953" w:rsidP="00F52C83">
      <w:pPr>
        <w:pStyle w:val="Heading3"/>
        <w:ind w:left="0" w:firstLine="11"/>
        <w:rPr>
          <w:noProof/>
          <w:lang w:val="id-ID"/>
        </w:rPr>
      </w:pPr>
      <w:bookmarkStart w:id="3145" w:name="_Toc138171001"/>
      <w:r w:rsidRPr="004C7321">
        <w:rPr>
          <w:noProof/>
          <w:lang w:val="id-ID"/>
        </w:rPr>
        <w:lastRenderedPageBreak/>
        <w:t>RACI Matriks</w:t>
      </w:r>
      <w:bookmarkEnd w:id="3145"/>
      <w:r w:rsidR="00072EC4" w:rsidRPr="004C7321">
        <w:rPr>
          <w:noProof/>
          <w:lang w:val="id-ID"/>
        </w:rPr>
        <w:tab/>
      </w:r>
    </w:p>
    <w:p w14:paraId="44DC9AF3" w14:textId="77777777" w:rsidR="0068708B" w:rsidRPr="004C7321" w:rsidRDefault="0068708B" w:rsidP="007D00A8">
      <w:pPr>
        <w:rPr>
          <w:rFonts w:cs="Arial"/>
          <w:noProof/>
          <w:lang w:val="id-ID"/>
        </w:rPr>
      </w:pPr>
    </w:p>
    <w:tbl>
      <w:tblPr>
        <w:tblStyle w:val="TableGrid"/>
        <w:tblW w:w="5087" w:type="pct"/>
        <w:tblLook w:val="04A0" w:firstRow="1" w:lastRow="0" w:firstColumn="1" w:lastColumn="0" w:noHBand="0" w:noVBand="1"/>
      </w:tblPr>
      <w:tblGrid>
        <w:gridCol w:w="794"/>
        <w:gridCol w:w="429"/>
        <w:gridCol w:w="2118"/>
        <w:gridCol w:w="2701"/>
        <w:gridCol w:w="1906"/>
        <w:gridCol w:w="1204"/>
        <w:gridCol w:w="1204"/>
        <w:gridCol w:w="1275"/>
        <w:gridCol w:w="2629"/>
      </w:tblGrid>
      <w:tr w:rsidR="00AF607E" w:rsidRPr="004C7321" w14:paraId="03D57D81" w14:textId="77777777" w:rsidTr="00DA57BE">
        <w:tc>
          <w:tcPr>
            <w:tcW w:w="278" w:type="pct"/>
            <w:shd w:val="clear" w:color="auto" w:fill="D9D9D9" w:themeFill="background1" w:themeFillShade="D9"/>
            <w:vAlign w:val="center"/>
          </w:tcPr>
          <w:p w14:paraId="5E312F12"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Process</w:t>
            </w:r>
          </w:p>
        </w:tc>
        <w:tc>
          <w:tcPr>
            <w:tcW w:w="1054" w:type="pct"/>
            <w:gridSpan w:val="2"/>
            <w:shd w:val="clear" w:color="auto" w:fill="D9D9D9" w:themeFill="background1" w:themeFillShade="D9"/>
            <w:vAlign w:val="center"/>
          </w:tcPr>
          <w:p w14:paraId="1FE7BABB"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Activity</w:t>
            </w:r>
          </w:p>
        </w:tc>
        <w:tc>
          <w:tcPr>
            <w:tcW w:w="1042" w:type="pct"/>
            <w:shd w:val="clear" w:color="auto" w:fill="D9D9D9" w:themeFill="background1" w:themeFillShade="D9"/>
            <w:vAlign w:val="center"/>
          </w:tcPr>
          <w:p w14:paraId="17F34EB5" w14:textId="77777777" w:rsidR="001956F2" w:rsidRPr="004C7321" w:rsidRDefault="001956F2" w:rsidP="007D00A8">
            <w:pPr>
              <w:spacing w:line="240" w:lineRule="auto"/>
              <w:rPr>
                <w:rFonts w:cs="Arial"/>
                <w:noProof/>
                <w:sz w:val="16"/>
                <w:szCs w:val="16"/>
                <w:lang w:val="id-ID"/>
              </w:rPr>
            </w:pPr>
            <w:r w:rsidRPr="004C7321">
              <w:rPr>
                <w:rFonts w:cs="Arial"/>
                <w:noProof/>
                <w:sz w:val="16"/>
                <w:szCs w:val="16"/>
                <w:lang w:val="id-ID"/>
              </w:rPr>
              <w:t>Deliverable Application</w:t>
            </w:r>
          </w:p>
        </w:tc>
        <w:tc>
          <w:tcPr>
            <w:tcW w:w="763" w:type="pct"/>
            <w:shd w:val="clear" w:color="auto" w:fill="D9D9D9" w:themeFill="background1" w:themeFillShade="D9"/>
            <w:vAlign w:val="center"/>
          </w:tcPr>
          <w:p w14:paraId="6C1F4720" w14:textId="77777777" w:rsidR="001956F2" w:rsidRPr="004C7321" w:rsidRDefault="001956F2" w:rsidP="007D00A8">
            <w:pPr>
              <w:spacing w:line="240" w:lineRule="auto"/>
              <w:rPr>
                <w:rFonts w:cs="Arial"/>
                <w:noProof/>
                <w:sz w:val="16"/>
                <w:szCs w:val="16"/>
                <w:lang w:val="id-ID"/>
              </w:rPr>
            </w:pPr>
            <w:r w:rsidRPr="004C7321">
              <w:rPr>
                <w:rFonts w:cs="Arial"/>
                <w:noProof/>
                <w:sz w:val="16"/>
                <w:szCs w:val="16"/>
                <w:lang w:val="id-ID"/>
              </w:rPr>
              <w:t>Deliverable Infrastructure</w:t>
            </w:r>
          </w:p>
        </w:tc>
        <w:tc>
          <w:tcPr>
            <w:tcW w:w="496" w:type="pct"/>
            <w:shd w:val="clear" w:color="auto" w:fill="D9D9D9" w:themeFill="background1" w:themeFillShade="D9"/>
            <w:vAlign w:val="center"/>
          </w:tcPr>
          <w:p w14:paraId="06F87A82"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R</w:t>
            </w:r>
          </w:p>
          <w:p w14:paraId="058085A7"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(Responsible)</w:t>
            </w:r>
          </w:p>
        </w:tc>
        <w:tc>
          <w:tcPr>
            <w:tcW w:w="451" w:type="pct"/>
            <w:shd w:val="clear" w:color="auto" w:fill="D9D9D9" w:themeFill="background1" w:themeFillShade="D9"/>
            <w:vAlign w:val="center"/>
          </w:tcPr>
          <w:p w14:paraId="2E940287"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A</w:t>
            </w:r>
          </w:p>
          <w:p w14:paraId="7F31CAFB"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(Accountable)</w:t>
            </w:r>
          </w:p>
        </w:tc>
        <w:tc>
          <w:tcPr>
            <w:tcW w:w="451" w:type="pct"/>
            <w:shd w:val="clear" w:color="auto" w:fill="D9D9D9" w:themeFill="background1" w:themeFillShade="D9"/>
            <w:vAlign w:val="center"/>
          </w:tcPr>
          <w:p w14:paraId="34450C80"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C</w:t>
            </w:r>
          </w:p>
          <w:p w14:paraId="57FD5427"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(Consulted)</w:t>
            </w:r>
          </w:p>
        </w:tc>
        <w:tc>
          <w:tcPr>
            <w:tcW w:w="467" w:type="pct"/>
            <w:shd w:val="clear" w:color="auto" w:fill="D9D9D9" w:themeFill="background1" w:themeFillShade="D9"/>
            <w:vAlign w:val="center"/>
          </w:tcPr>
          <w:p w14:paraId="2C924B37"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I</w:t>
            </w:r>
          </w:p>
          <w:p w14:paraId="035C37CE" w14:textId="77777777" w:rsidR="001956F2" w:rsidRPr="004C7321" w:rsidRDefault="001956F2" w:rsidP="007D00A8">
            <w:pPr>
              <w:spacing w:line="240" w:lineRule="auto"/>
              <w:jc w:val="center"/>
              <w:rPr>
                <w:rFonts w:cs="Arial"/>
                <w:noProof/>
                <w:sz w:val="16"/>
                <w:szCs w:val="16"/>
                <w:lang w:val="id-ID"/>
              </w:rPr>
            </w:pPr>
            <w:r w:rsidRPr="004C7321">
              <w:rPr>
                <w:rFonts w:cs="Arial"/>
                <w:noProof/>
                <w:sz w:val="16"/>
                <w:szCs w:val="16"/>
                <w:lang w:val="id-ID"/>
              </w:rPr>
              <w:t>(Informed)</w:t>
            </w:r>
          </w:p>
        </w:tc>
      </w:tr>
      <w:tr w:rsidR="00AF607E" w:rsidRPr="00F43AAD" w14:paraId="3A1FAD24" w14:textId="77777777" w:rsidTr="00DA57BE">
        <w:tc>
          <w:tcPr>
            <w:tcW w:w="278" w:type="pct"/>
            <w:vMerge w:val="restart"/>
            <w:textDirection w:val="btLr"/>
            <w:vAlign w:val="center"/>
          </w:tcPr>
          <w:p w14:paraId="303C8306" w14:textId="77777777" w:rsidR="00922AA1" w:rsidRPr="00F43AAD" w:rsidRDefault="00922AA1" w:rsidP="007D00A8">
            <w:pPr>
              <w:spacing w:line="240" w:lineRule="auto"/>
              <w:ind w:left="113" w:right="113"/>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 IT Change Management</w:t>
            </w:r>
          </w:p>
        </w:tc>
        <w:tc>
          <w:tcPr>
            <w:tcW w:w="158" w:type="pct"/>
            <w:vMerge w:val="restart"/>
            <w:textDirection w:val="btLr"/>
            <w:vAlign w:val="center"/>
          </w:tcPr>
          <w:p w14:paraId="1C7B49C2" w14:textId="77777777" w:rsidR="00922AA1" w:rsidRPr="00F43AAD" w:rsidRDefault="00922AA1" w:rsidP="007D00A8">
            <w:pPr>
              <w:spacing w:line="240" w:lineRule="auto"/>
              <w:ind w:left="113" w:right="113"/>
              <w:jc w:val="center"/>
              <w:rPr>
                <w:rFonts w:ascii="Arial Narrow" w:hAnsi="Arial Narrow" w:cs="Arial"/>
                <w:noProof/>
                <w:sz w:val="18"/>
                <w:szCs w:val="18"/>
                <w:lang w:val="id-ID"/>
              </w:rPr>
            </w:pPr>
            <w:r w:rsidRPr="00F43AAD">
              <w:rPr>
                <w:rFonts w:ascii="Arial Narrow" w:hAnsi="Arial Narrow" w:cs="Arial"/>
                <w:noProof/>
                <w:sz w:val="18"/>
                <w:szCs w:val="18"/>
                <w:lang w:val="id-ID"/>
              </w:rPr>
              <w:t>Request For Change</w:t>
            </w:r>
          </w:p>
        </w:tc>
        <w:tc>
          <w:tcPr>
            <w:tcW w:w="896" w:type="pct"/>
            <w:vMerge w:val="restart"/>
            <w:vAlign w:val="center"/>
          </w:tcPr>
          <w:p w14:paraId="40C96361" w14:textId="77777777" w:rsidR="00922AA1" w:rsidRPr="00F43AAD" w:rsidRDefault="00922AA1" w:rsidP="007D00A8">
            <w:pPr>
              <w:spacing w:line="240" w:lineRule="auto"/>
              <w:rPr>
                <w:rFonts w:ascii="Arial Narrow" w:hAnsi="Arial Narrow" w:cs="Arial"/>
                <w:noProof/>
                <w:sz w:val="18"/>
                <w:szCs w:val="18"/>
                <w:lang w:val="id-ID"/>
              </w:rPr>
            </w:pPr>
            <w:r w:rsidRPr="00F43AAD">
              <w:rPr>
                <w:rFonts w:ascii="Arial Narrow" w:hAnsi="Arial Narrow" w:cs="Arial"/>
                <w:noProof/>
                <w:sz w:val="18"/>
                <w:szCs w:val="18"/>
                <w:lang w:val="id-ID"/>
              </w:rPr>
              <w:t>1. Melakukan pengajuan RFC  beserta kelengkapan dokumentasi</w:t>
            </w:r>
          </w:p>
        </w:tc>
        <w:tc>
          <w:tcPr>
            <w:tcW w:w="1042" w:type="pct"/>
          </w:tcPr>
          <w:p w14:paraId="08F65A28"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w:t>
            </w:r>
            <w:r w:rsidR="00F94B11" w:rsidRPr="00F43AAD">
              <w:rPr>
                <w:rFonts w:ascii="Arial Narrow" w:hAnsi="Arial Narrow"/>
                <w:sz w:val="18"/>
                <w:szCs w:val="18"/>
              </w:rPr>
              <w:t>i</w:t>
            </w:r>
            <w:r w:rsidRPr="00F43AAD">
              <w:rPr>
                <w:rFonts w:ascii="Arial Narrow" w:hAnsi="Arial Narrow"/>
                <w:sz w:val="18"/>
                <w:szCs w:val="18"/>
              </w:rPr>
              <w:t xml:space="preserve"> Proje</w:t>
            </w:r>
            <w:r w:rsidR="00F94B11" w:rsidRPr="00F43AAD">
              <w:rPr>
                <w:rFonts w:ascii="Arial Narrow" w:hAnsi="Arial Narrow"/>
                <w:sz w:val="18"/>
                <w:szCs w:val="18"/>
              </w:rPr>
              <w:t>k</w:t>
            </w:r>
            <w:r w:rsidRPr="00F43AAD">
              <w:rPr>
                <w:rFonts w:ascii="Arial Narrow" w:hAnsi="Arial Narrow"/>
                <w:sz w:val="18"/>
                <w:szCs w:val="18"/>
              </w:rPr>
              <w:t xml:space="preserve"> :</w:t>
            </w:r>
          </w:p>
          <w:p w14:paraId="6DED62CE" w14:textId="77777777" w:rsidR="00922AA1" w:rsidRPr="00F43AAD" w:rsidRDefault="00922AA1" w:rsidP="00F43AAD">
            <w:pPr>
              <w:pStyle w:val="ListParagraph"/>
              <w:numPr>
                <w:ilvl w:val="0"/>
                <w:numId w:val="123"/>
              </w:numPr>
              <w:spacing w:before="0" w:after="0"/>
              <w:ind w:left="346"/>
              <w:rPr>
                <w:rFonts w:ascii="Arial Narrow" w:hAnsi="Arial Narrow"/>
                <w:sz w:val="18"/>
                <w:szCs w:val="18"/>
              </w:rPr>
            </w:pPr>
            <w:r w:rsidRPr="00F43AAD">
              <w:rPr>
                <w:rFonts w:ascii="Arial Narrow" w:hAnsi="Arial Narrow"/>
                <w:sz w:val="18"/>
                <w:szCs w:val="18"/>
              </w:rPr>
              <w:t xml:space="preserve">Project Start Request Form </w:t>
            </w:r>
          </w:p>
          <w:p w14:paraId="46F47478" w14:textId="77777777" w:rsidR="00922AA1" w:rsidRPr="00F43AAD" w:rsidRDefault="00922AA1" w:rsidP="00F43AAD">
            <w:pPr>
              <w:pStyle w:val="ListParagraph"/>
              <w:numPr>
                <w:ilvl w:val="0"/>
                <w:numId w:val="123"/>
              </w:numPr>
              <w:spacing w:before="0" w:after="0"/>
              <w:ind w:left="346"/>
              <w:rPr>
                <w:rFonts w:ascii="Arial Narrow" w:hAnsi="Arial Narrow"/>
                <w:sz w:val="18"/>
                <w:szCs w:val="18"/>
              </w:rPr>
            </w:pPr>
            <w:r w:rsidRPr="00F43AAD">
              <w:rPr>
                <w:rFonts w:ascii="Arial Narrow" w:hAnsi="Arial Narrow"/>
                <w:sz w:val="18"/>
                <w:szCs w:val="18"/>
              </w:rPr>
              <w:t>System Design</w:t>
            </w:r>
          </w:p>
          <w:p w14:paraId="2B24EE58" w14:textId="77777777" w:rsidR="00922AA1" w:rsidRPr="00F43AAD" w:rsidRDefault="00922AA1" w:rsidP="00F43AAD">
            <w:pPr>
              <w:pStyle w:val="ListParagraph"/>
              <w:numPr>
                <w:ilvl w:val="0"/>
                <w:numId w:val="123"/>
              </w:numPr>
              <w:spacing w:before="0" w:after="0"/>
              <w:ind w:left="346"/>
              <w:rPr>
                <w:rFonts w:ascii="Arial Narrow" w:hAnsi="Arial Narrow"/>
                <w:sz w:val="18"/>
                <w:szCs w:val="18"/>
              </w:rPr>
            </w:pPr>
            <w:r w:rsidRPr="00F43AAD">
              <w:rPr>
                <w:rFonts w:ascii="Arial Narrow" w:hAnsi="Arial Narrow"/>
                <w:sz w:val="18"/>
                <w:szCs w:val="18"/>
              </w:rPr>
              <w:t>SIT/UAT</w:t>
            </w:r>
            <w:r w:rsidR="00342942" w:rsidRPr="00F43AAD">
              <w:rPr>
                <w:rFonts w:ascii="Arial Narrow" w:hAnsi="Arial Narrow"/>
                <w:sz w:val="18"/>
                <w:szCs w:val="18"/>
              </w:rPr>
              <w:t xml:space="preserve"> Form</w:t>
            </w:r>
          </w:p>
          <w:p w14:paraId="42D87C23" w14:textId="77777777" w:rsidR="00922AA1" w:rsidRPr="00F43AAD" w:rsidRDefault="00922AA1" w:rsidP="00F43AAD">
            <w:pPr>
              <w:pStyle w:val="ListParagraph"/>
              <w:numPr>
                <w:ilvl w:val="0"/>
                <w:numId w:val="123"/>
              </w:numPr>
              <w:spacing w:before="0" w:after="0"/>
              <w:ind w:left="346"/>
              <w:rPr>
                <w:rFonts w:ascii="Arial Narrow" w:hAnsi="Arial Narrow"/>
                <w:sz w:val="18"/>
                <w:szCs w:val="18"/>
              </w:rPr>
            </w:pPr>
            <w:r w:rsidRPr="00F43AAD">
              <w:rPr>
                <w:rFonts w:ascii="Arial Narrow" w:hAnsi="Arial Narrow"/>
                <w:sz w:val="18"/>
                <w:szCs w:val="18"/>
              </w:rPr>
              <w:t xml:space="preserve">Parameter Setting Form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061F2036" w14:textId="77777777" w:rsidR="00922AA1" w:rsidRPr="00F43AAD" w:rsidRDefault="00922AA1" w:rsidP="00F43AAD">
            <w:pPr>
              <w:pStyle w:val="ListParagraph"/>
              <w:numPr>
                <w:ilvl w:val="0"/>
                <w:numId w:val="123"/>
              </w:numPr>
              <w:spacing w:before="0" w:after="0"/>
              <w:ind w:left="346"/>
              <w:rPr>
                <w:rFonts w:ascii="Arial Narrow" w:hAnsi="Arial Narrow"/>
                <w:sz w:val="18"/>
                <w:szCs w:val="18"/>
              </w:rPr>
            </w:pPr>
            <w:r w:rsidRPr="00F43AAD">
              <w:rPr>
                <w:rFonts w:ascii="Arial Narrow" w:hAnsi="Arial Narrow"/>
                <w:sz w:val="18"/>
                <w:szCs w:val="18"/>
              </w:rPr>
              <w:t>Implementation and Fallback Procedure</w:t>
            </w:r>
          </w:p>
          <w:p w14:paraId="732374C2" w14:textId="77777777" w:rsidR="00922AA1" w:rsidRPr="00F43AAD" w:rsidRDefault="00922AA1" w:rsidP="00F43AAD">
            <w:pPr>
              <w:pStyle w:val="ListParagraph"/>
              <w:numPr>
                <w:ilvl w:val="0"/>
                <w:numId w:val="123"/>
              </w:numPr>
              <w:spacing w:before="0" w:after="0"/>
              <w:ind w:left="346"/>
              <w:rPr>
                <w:rFonts w:ascii="Arial Narrow" w:hAnsi="Arial Narrow"/>
                <w:sz w:val="18"/>
                <w:szCs w:val="18"/>
              </w:rPr>
            </w:pPr>
            <w:r w:rsidRPr="00F43AAD">
              <w:rPr>
                <w:rFonts w:ascii="Arial Narrow" w:hAnsi="Arial Narrow"/>
                <w:sz w:val="18"/>
                <w:szCs w:val="18"/>
              </w:rPr>
              <w:t>Rundown</w:t>
            </w:r>
          </w:p>
          <w:p w14:paraId="324318B5" w14:textId="77777777" w:rsidR="00922AA1" w:rsidRPr="00F43AAD" w:rsidRDefault="00922AA1" w:rsidP="00F43AAD">
            <w:pPr>
              <w:pStyle w:val="ListParagraph"/>
              <w:numPr>
                <w:ilvl w:val="0"/>
                <w:numId w:val="123"/>
              </w:numPr>
              <w:spacing w:before="0" w:after="0"/>
              <w:ind w:left="346"/>
              <w:rPr>
                <w:rFonts w:ascii="Arial Narrow" w:hAnsi="Arial Narrow"/>
                <w:sz w:val="18"/>
                <w:szCs w:val="18"/>
              </w:rPr>
            </w:pPr>
            <w:r w:rsidRPr="00F43AAD">
              <w:rPr>
                <w:rFonts w:ascii="Arial Narrow" w:hAnsi="Arial Narrow"/>
                <w:sz w:val="18"/>
                <w:szCs w:val="18"/>
              </w:rPr>
              <w:t xml:space="preserve">Security Requirement ( </w:t>
            </w:r>
            <w:r w:rsidR="00145675" w:rsidRPr="00F43AAD">
              <w:rPr>
                <w:rFonts w:ascii="Arial Narrow" w:hAnsi="Arial Narrow"/>
                <w:sz w:val="18"/>
                <w:szCs w:val="18"/>
              </w:rPr>
              <w:t>If Require</w:t>
            </w:r>
            <w:r w:rsidRPr="00F43AAD">
              <w:rPr>
                <w:rFonts w:ascii="Arial Narrow" w:hAnsi="Arial Narrow"/>
                <w:sz w:val="18"/>
                <w:szCs w:val="18"/>
              </w:rPr>
              <w:t xml:space="preserve"> )</w:t>
            </w:r>
          </w:p>
        </w:tc>
        <w:tc>
          <w:tcPr>
            <w:tcW w:w="763" w:type="pct"/>
          </w:tcPr>
          <w:p w14:paraId="5317B6B0"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Kategory Proje</w:t>
            </w:r>
            <w:r w:rsidR="00F94B11" w:rsidRPr="00F43AAD">
              <w:rPr>
                <w:rFonts w:ascii="Arial Narrow" w:hAnsi="Arial Narrow"/>
                <w:sz w:val="18"/>
                <w:szCs w:val="18"/>
              </w:rPr>
              <w:t>k</w:t>
            </w:r>
            <w:r w:rsidRPr="00F43AAD">
              <w:rPr>
                <w:rFonts w:ascii="Arial Narrow" w:hAnsi="Arial Narrow"/>
                <w:sz w:val="18"/>
                <w:szCs w:val="18"/>
              </w:rPr>
              <w:t xml:space="preserve"> :</w:t>
            </w:r>
          </w:p>
          <w:p w14:paraId="4FC85D19" w14:textId="77777777" w:rsidR="00922AA1" w:rsidRPr="00F43AAD" w:rsidRDefault="00922AA1" w:rsidP="00F43AAD">
            <w:pPr>
              <w:pStyle w:val="ListParagraph"/>
              <w:numPr>
                <w:ilvl w:val="0"/>
                <w:numId w:val="124"/>
              </w:numPr>
              <w:spacing w:before="0" w:after="0"/>
              <w:ind w:left="374"/>
              <w:rPr>
                <w:rFonts w:ascii="Arial Narrow" w:hAnsi="Arial Narrow"/>
                <w:sz w:val="18"/>
                <w:szCs w:val="18"/>
              </w:rPr>
            </w:pPr>
            <w:r w:rsidRPr="00F43AAD">
              <w:rPr>
                <w:rFonts w:ascii="Arial Narrow" w:hAnsi="Arial Narrow"/>
                <w:sz w:val="18"/>
                <w:szCs w:val="18"/>
              </w:rPr>
              <w:t xml:space="preserve">Project Start Request Form </w:t>
            </w:r>
          </w:p>
          <w:p w14:paraId="54A855C8" w14:textId="77777777" w:rsidR="00922AA1" w:rsidRPr="00F43AAD" w:rsidRDefault="00922AA1" w:rsidP="00F43AAD">
            <w:pPr>
              <w:pStyle w:val="ListParagraph"/>
              <w:numPr>
                <w:ilvl w:val="0"/>
                <w:numId w:val="124"/>
              </w:numPr>
              <w:spacing w:before="0" w:after="0"/>
              <w:ind w:left="374"/>
              <w:rPr>
                <w:rFonts w:ascii="Arial Narrow" w:hAnsi="Arial Narrow"/>
                <w:sz w:val="18"/>
                <w:szCs w:val="18"/>
              </w:rPr>
            </w:pPr>
            <w:r w:rsidRPr="00F43AAD">
              <w:rPr>
                <w:rFonts w:ascii="Arial Narrow" w:hAnsi="Arial Narrow"/>
                <w:sz w:val="18"/>
                <w:szCs w:val="18"/>
              </w:rPr>
              <w:t>System Design</w:t>
            </w:r>
          </w:p>
          <w:p w14:paraId="58EFC15B" w14:textId="77777777" w:rsidR="00922AA1" w:rsidRPr="00F43AAD" w:rsidRDefault="00922AA1" w:rsidP="00F43AAD">
            <w:pPr>
              <w:pStyle w:val="ListParagraph"/>
              <w:numPr>
                <w:ilvl w:val="0"/>
                <w:numId w:val="124"/>
              </w:numPr>
              <w:spacing w:before="0" w:after="0"/>
              <w:ind w:left="374"/>
              <w:rPr>
                <w:rFonts w:ascii="Arial Narrow" w:hAnsi="Arial Narrow"/>
                <w:sz w:val="18"/>
                <w:szCs w:val="18"/>
              </w:rPr>
            </w:pPr>
            <w:r w:rsidRPr="00F43AAD">
              <w:rPr>
                <w:rFonts w:ascii="Arial Narrow" w:hAnsi="Arial Narrow"/>
                <w:sz w:val="18"/>
                <w:szCs w:val="18"/>
              </w:rPr>
              <w:t xml:space="preserve">Testing /UAT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00D9A8E3" w14:textId="77777777" w:rsidR="00922AA1" w:rsidRPr="00F43AAD" w:rsidRDefault="00922AA1" w:rsidP="00F43AAD">
            <w:pPr>
              <w:pStyle w:val="ListParagraph"/>
              <w:numPr>
                <w:ilvl w:val="0"/>
                <w:numId w:val="124"/>
              </w:numPr>
              <w:spacing w:before="0" w:after="0"/>
              <w:ind w:left="374"/>
              <w:rPr>
                <w:rFonts w:ascii="Arial Narrow" w:hAnsi="Arial Narrow"/>
                <w:sz w:val="18"/>
                <w:szCs w:val="18"/>
              </w:rPr>
            </w:pPr>
            <w:r w:rsidRPr="00F43AAD">
              <w:rPr>
                <w:rFonts w:ascii="Arial Narrow" w:hAnsi="Arial Narrow"/>
                <w:sz w:val="18"/>
                <w:szCs w:val="18"/>
              </w:rPr>
              <w:t xml:space="preserve">Data Center Hadware Form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3930C45D" w14:textId="77777777" w:rsidR="00922AA1" w:rsidRPr="00F43AAD" w:rsidRDefault="00922AA1" w:rsidP="00F43AAD">
            <w:pPr>
              <w:pStyle w:val="ListParagraph"/>
              <w:numPr>
                <w:ilvl w:val="0"/>
                <w:numId w:val="124"/>
              </w:numPr>
              <w:spacing w:before="0" w:after="0"/>
              <w:ind w:left="374"/>
              <w:rPr>
                <w:rFonts w:ascii="Arial Narrow" w:hAnsi="Arial Narrow"/>
                <w:sz w:val="18"/>
                <w:szCs w:val="18"/>
              </w:rPr>
            </w:pPr>
            <w:r w:rsidRPr="00F43AAD">
              <w:rPr>
                <w:rFonts w:ascii="Arial Narrow" w:hAnsi="Arial Narrow"/>
                <w:sz w:val="18"/>
                <w:szCs w:val="18"/>
              </w:rPr>
              <w:t>Checklist Implementation Activity Plan</w:t>
            </w:r>
          </w:p>
        </w:tc>
        <w:tc>
          <w:tcPr>
            <w:tcW w:w="496" w:type="pct"/>
            <w:vMerge w:val="restart"/>
            <w:vAlign w:val="center"/>
          </w:tcPr>
          <w:p w14:paraId="1EE9EA99" w14:textId="77777777" w:rsidR="00922AA1" w:rsidRPr="00F43AAD" w:rsidRDefault="00922AA1" w:rsidP="007D00A8">
            <w:pPr>
              <w:spacing w:line="240" w:lineRule="auto"/>
              <w:rPr>
                <w:rFonts w:ascii="Arial Narrow" w:hAnsi="Arial Narrow" w:cs="Arial"/>
                <w:noProof/>
                <w:sz w:val="18"/>
                <w:szCs w:val="18"/>
                <w:lang w:val="id-ID"/>
              </w:rPr>
            </w:pPr>
            <w:r w:rsidRPr="00F43AAD">
              <w:rPr>
                <w:rFonts w:ascii="Arial Narrow" w:hAnsi="Arial Narrow" w:cs="Arial"/>
                <w:noProof/>
                <w:sz w:val="18"/>
                <w:szCs w:val="18"/>
                <w:lang w:val="id-ID"/>
              </w:rPr>
              <w:t>Change Requestor</w:t>
            </w:r>
          </w:p>
        </w:tc>
        <w:tc>
          <w:tcPr>
            <w:tcW w:w="451" w:type="pct"/>
            <w:vMerge w:val="restart"/>
            <w:vAlign w:val="center"/>
          </w:tcPr>
          <w:p w14:paraId="0ED9A11D" w14:textId="77777777" w:rsidR="00922AA1" w:rsidRPr="00F43AAD" w:rsidRDefault="00922AA1" w:rsidP="007D00A8">
            <w:pPr>
              <w:spacing w:line="240" w:lineRule="auto"/>
              <w:rPr>
                <w:rFonts w:ascii="Arial Narrow" w:hAnsi="Arial Narrow" w:cs="Arial"/>
                <w:noProof/>
                <w:sz w:val="18"/>
                <w:szCs w:val="18"/>
                <w:lang w:val="id-ID"/>
              </w:rPr>
            </w:pPr>
            <w:r w:rsidRPr="00F43AAD">
              <w:rPr>
                <w:rFonts w:ascii="Arial Narrow" w:hAnsi="Arial Narrow" w:cs="Arial"/>
                <w:noProof/>
                <w:sz w:val="18"/>
                <w:szCs w:val="18"/>
                <w:lang w:val="id-ID"/>
              </w:rPr>
              <w:t>Change Evaluator</w:t>
            </w:r>
          </w:p>
        </w:tc>
        <w:tc>
          <w:tcPr>
            <w:tcW w:w="451" w:type="pct"/>
            <w:vMerge w:val="restart"/>
            <w:vAlign w:val="center"/>
          </w:tcPr>
          <w:p w14:paraId="4E068B7C" w14:textId="77777777" w:rsidR="00922AA1" w:rsidRPr="00F43AAD" w:rsidRDefault="00922AA1" w:rsidP="007D00A8">
            <w:pPr>
              <w:spacing w:line="240" w:lineRule="auto"/>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67" w:type="pct"/>
            <w:vMerge w:val="restart"/>
            <w:vAlign w:val="center"/>
          </w:tcPr>
          <w:p w14:paraId="6C21E57E" w14:textId="77777777" w:rsidR="00922AA1" w:rsidRPr="00F43AAD" w:rsidRDefault="006D5E9C" w:rsidP="007D00A8">
            <w:pPr>
              <w:spacing w:line="240" w:lineRule="auto"/>
              <w:rPr>
                <w:rFonts w:ascii="Arial Narrow" w:hAnsi="Arial Narrow" w:cs="Arial"/>
                <w:noProof/>
                <w:sz w:val="18"/>
                <w:szCs w:val="18"/>
                <w:lang w:val="id-ID"/>
              </w:rPr>
            </w:pPr>
            <w:r w:rsidRPr="00F43AAD">
              <w:rPr>
                <w:rFonts w:ascii="Arial Narrow" w:hAnsi="Arial Narrow" w:cs="Arial"/>
                <w:noProof/>
                <w:sz w:val="18"/>
                <w:szCs w:val="18"/>
                <w:lang w:val="id-ID"/>
              </w:rPr>
              <w:t>IT T</w:t>
            </w:r>
            <w:r w:rsidR="00A222AB" w:rsidRPr="00F43AAD">
              <w:rPr>
                <w:rFonts w:ascii="Arial Narrow" w:hAnsi="Arial Narrow" w:cs="Arial"/>
                <w:noProof/>
                <w:sz w:val="18"/>
                <w:szCs w:val="18"/>
                <w:lang w:val="id-ID"/>
              </w:rPr>
              <w:t>esting</w:t>
            </w:r>
          </w:p>
          <w:p w14:paraId="6B6DFD9E" w14:textId="2DBAD406" w:rsidR="00922AA1" w:rsidRPr="00F43AAD" w:rsidRDefault="00922AA1" w:rsidP="007D00A8">
            <w:pPr>
              <w:spacing w:line="240" w:lineRule="auto"/>
              <w:rPr>
                <w:rFonts w:ascii="Arial Narrow" w:hAnsi="Arial Narrow" w:cs="Arial"/>
                <w:noProof/>
                <w:sz w:val="18"/>
                <w:szCs w:val="18"/>
                <w:lang w:val="id-ID"/>
              </w:rPr>
            </w:pPr>
            <w:commentRangeStart w:id="3146"/>
            <w:commentRangeStart w:id="3147"/>
            <w:del w:id="3148" w:author="Darwin Halomoan Siregar" w:date="2023-06-21T19:24:00Z">
              <w:r w:rsidRPr="00F43AAD" w:rsidDel="00513BEA">
                <w:rPr>
                  <w:rFonts w:ascii="Arial Narrow" w:hAnsi="Arial Narrow" w:cs="Arial"/>
                  <w:noProof/>
                  <w:sz w:val="18"/>
                  <w:szCs w:val="18"/>
                  <w:lang w:val="id-ID"/>
                </w:rPr>
                <w:delText xml:space="preserve">IT </w:delText>
              </w:r>
            </w:del>
            <w:ins w:id="3149" w:author="Darwin Halomoan Siregar" w:date="2023-06-21T19:24:00Z">
              <w:r w:rsidR="00B77A20">
                <w:rPr>
                  <w:rFonts w:ascii="Arial Narrow" w:hAnsi="Arial Narrow" w:cs="Arial"/>
                  <w:noProof/>
                  <w:sz w:val="18"/>
                  <w:szCs w:val="18"/>
                </w:rPr>
                <w:t>Cy</w:t>
              </w:r>
              <w:r w:rsidR="00513BEA">
                <w:rPr>
                  <w:rFonts w:ascii="Arial Narrow" w:hAnsi="Arial Narrow" w:cs="Arial"/>
                  <w:noProof/>
                  <w:sz w:val="18"/>
                  <w:szCs w:val="18"/>
                </w:rPr>
                <w:t>ber</w:t>
              </w:r>
              <w:r w:rsidR="00513BEA" w:rsidRPr="00F43AAD">
                <w:rPr>
                  <w:rFonts w:ascii="Arial Narrow" w:hAnsi="Arial Narrow" w:cs="Arial"/>
                  <w:noProof/>
                  <w:sz w:val="18"/>
                  <w:szCs w:val="18"/>
                  <w:lang w:val="id-ID"/>
                </w:rPr>
                <w:t xml:space="preserve"> </w:t>
              </w:r>
            </w:ins>
            <w:r w:rsidRPr="00F43AAD">
              <w:rPr>
                <w:rFonts w:ascii="Arial Narrow" w:hAnsi="Arial Narrow" w:cs="Arial"/>
                <w:noProof/>
                <w:sz w:val="18"/>
                <w:szCs w:val="18"/>
                <w:lang w:val="id-ID"/>
              </w:rPr>
              <w:t>Security</w:t>
            </w:r>
            <w:commentRangeEnd w:id="3146"/>
            <w:r w:rsidR="00DB2D89">
              <w:rPr>
                <w:rStyle w:val="CommentReference"/>
              </w:rPr>
              <w:commentReference w:id="3146"/>
            </w:r>
            <w:commentRangeEnd w:id="3147"/>
            <w:r w:rsidR="00513BEA">
              <w:rPr>
                <w:rStyle w:val="CommentReference"/>
              </w:rPr>
              <w:commentReference w:id="3147"/>
            </w:r>
          </w:p>
          <w:p w14:paraId="75A7977F" w14:textId="2B6C093F" w:rsidR="00922AA1" w:rsidRPr="00F43AAD" w:rsidRDefault="00AF607E" w:rsidP="007D00A8">
            <w:pPr>
              <w:spacing w:line="240" w:lineRule="auto"/>
              <w:rPr>
                <w:rFonts w:ascii="Arial Narrow" w:hAnsi="Arial Narrow" w:cs="Arial"/>
                <w:noProof/>
                <w:sz w:val="18"/>
                <w:szCs w:val="18"/>
                <w:lang w:val="id-ID"/>
              </w:rPr>
            </w:pPr>
            <w:ins w:id="3150" w:author="Darwin Halomoan Siregar [2]" w:date="2023-07-04T14:58:00Z">
              <w:r>
                <w:rPr>
                  <w:rFonts w:ascii="Arial Narrow" w:hAnsi="Arial Narrow" w:cs="Arial"/>
                  <w:noProof/>
                  <w:sz w:val="18"/>
                  <w:szCs w:val="18"/>
                </w:rPr>
                <w:t>TPM/</w:t>
              </w:r>
              <w:commentRangeStart w:id="3151"/>
              <w:r>
                <w:rPr>
                  <w:rFonts w:ascii="Arial Narrow" w:hAnsi="Arial Narrow" w:cs="Arial"/>
                  <w:noProof/>
                  <w:sz w:val="18"/>
                  <w:szCs w:val="18"/>
                </w:rPr>
                <w:t>IT BA Retail/IT BA Retai</w:t>
              </w:r>
            </w:ins>
            <w:commentRangeEnd w:id="3151"/>
            <w:r w:rsidR="008C72AA">
              <w:rPr>
                <w:rStyle w:val="CommentReference"/>
              </w:rPr>
              <w:commentReference w:id="3151"/>
            </w:r>
            <w:ins w:id="3152" w:author="Darwin Halomoan Siregar [2]" w:date="2023-07-04T14:58:00Z">
              <w:r>
                <w:rPr>
                  <w:rFonts w:ascii="Arial Narrow" w:hAnsi="Arial Narrow" w:cs="Arial"/>
                  <w:noProof/>
                  <w:sz w:val="18"/>
                  <w:szCs w:val="18"/>
                </w:rPr>
                <w:t>l</w:t>
              </w:r>
            </w:ins>
            <w:commentRangeStart w:id="3153"/>
            <w:commentRangeStart w:id="3154"/>
            <w:del w:id="3155" w:author="Darwin Halomoan Siregar [2]" w:date="2023-07-04T14:58:00Z">
              <w:r w:rsidR="00922AA1" w:rsidRPr="00F43AAD" w:rsidDel="00AF607E">
                <w:rPr>
                  <w:rFonts w:ascii="Arial Narrow" w:hAnsi="Arial Narrow" w:cs="Arial"/>
                  <w:noProof/>
                  <w:sz w:val="18"/>
                  <w:szCs w:val="18"/>
                  <w:lang w:val="id-ID"/>
                </w:rPr>
                <w:delText>P</w:delText>
              </w:r>
            </w:del>
            <w:ins w:id="3156" w:author="Darwin Halomoan Siregar" w:date="2023-06-22T10:48:00Z">
              <w:del w:id="3157" w:author="Darwin Halomoan Siregar [2]" w:date="2023-07-04T14:58:00Z">
                <w:r w:rsidR="00B77A20" w:rsidDel="00AF607E">
                  <w:rPr>
                    <w:rFonts w:ascii="Arial Narrow" w:hAnsi="Arial Narrow" w:cs="Arial"/>
                    <w:noProof/>
                    <w:sz w:val="18"/>
                    <w:szCs w:val="18"/>
                  </w:rPr>
                  <w:delText>O</w:delText>
                </w:r>
              </w:del>
            </w:ins>
            <w:del w:id="3158" w:author="Darwin Halomoan Siregar" w:date="2023-06-21T19:24:00Z">
              <w:r w:rsidR="00922AA1" w:rsidRPr="00F43AAD" w:rsidDel="00513BEA">
                <w:rPr>
                  <w:rFonts w:ascii="Arial Narrow" w:hAnsi="Arial Narrow" w:cs="Arial"/>
                  <w:noProof/>
                  <w:sz w:val="18"/>
                  <w:szCs w:val="18"/>
                  <w:lang w:val="id-ID"/>
                </w:rPr>
                <w:delText>O</w:delText>
              </w:r>
              <w:commentRangeEnd w:id="3153"/>
              <w:r w:rsidR="00DB2D89" w:rsidDel="00513BEA">
                <w:rPr>
                  <w:rStyle w:val="CommentReference"/>
                </w:rPr>
                <w:commentReference w:id="3153"/>
              </w:r>
            </w:del>
            <w:commentRangeEnd w:id="3154"/>
            <w:r w:rsidR="00513BEA">
              <w:rPr>
                <w:rStyle w:val="CommentReference"/>
              </w:rPr>
              <w:commentReference w:id="3154"/>
            </w:r>
            <w:del w:id="3159" w:author="Darwin Halomoan Siregar" w:date="2023-06-21T19:24:00Z">
              <w:r w:rsidR="00922AA1" w:rsidRPr="00F43AAD" w:rsidDel="00513BEA">
                <w:rPr>
                  <w:rFonts w:ascii="Arial Narrow" w:hAnsi="Arial Narrow" w:cs="Arial"/>
                  <w:noProof/>
                  <w:sz w:val="18"/>
                  <w:szCs w:val="18"/>
                  <w:lang w:val="id-ID"/>
                </w:rPr>
                <w:delText xml:space="preserve"> </w:delText>
              </w:r>
            </w:del>
            <w:r w:rsidR="00922AA1" w:rsidRPr="00F43AAD">
              <w:rPr>
                <w:rFonts w:ascii="Arial Narrow" w:hAnsi="Arial Narrow" w:cs="Arial"/>
                <w:noProof/>
                <w:sz w:val="18"/>
                <w:szCs w:val="18"/>
                <w:lang w:val="id-ID"/>
              </w:rPr>
              <w:t>/ TIPO</w:t>
            </w:r>
          </w:p>
          <w:p w14:paraId="396BE224" w14:textId="77777777" w:rsidR="00922AA1" w:rsidRPr="00F43AAD" w:rsidRDefault="00922AA1" w:rsidP="00B71606">
            <w:pPr>
              <w:rPr>
                <w:rFonts w:ascii="Arial Narrow" w:hAnsi="Arial Narrow" w:cs="Arial"/>
                <w:noProof/>
                <w:sz w:val="18"/>
                <w:szCs w:val="18"/>
                <w:lang w:val="id-ID"/>
              </w:rPr>
            </w:pPr>
            <w:r w:rsidRPr="00F43AAD">
              <w:rPr>
                <w:rFonts w:ascii="Arial Narrow" w:hAnsi="Arial Narrow" w:cs="Arial"/>
                <w:noProof/>
                <w:sz w:val="18"/>
                <w:szCs w:val="18"/>
                <w:lang w:val="id-ID"/>
              </w:rPr>
              <w:t>IT Dev</w:t>
            </w:r>
          </w:p>
          <w:p w14:paraId="7ACF546B" w14:textId="77777777" w:rsidR="00922AA1" w:rsidRPr="00F43AAD" w:rsidRDefault="00922AA1" w:rsidP="00922AA1">
            <w:pPr>
              <w:spacing w:line="240" w:lineRule="auto"/>
              <w:rPr>
                <w:rFonts w:ascii="Arial Narrow" w:hAnsi="Arial Narrow" w:cs="Arial"/>
                <w:noProof/>
                <w:sz w:val="18"/>
                <w:szCs w:val="18"/>
                <w:lang w:val="id-ID"/>
              </w:rPr>
            </w:pPr>
            <w:r w:rsidRPr="00F43AAD">
              <w:rPr>
                <w:rFonts w:ascii="Arial Narrow" w:hAnsi="Arial Narrow" w:cs="Arial"/>
                <w:noProof/>
                <w:sz w:val="18"/>
                <w:szCs w:val="18"/>
                <w:lang w:val="id-ID"/>
              </w:rPr>
              <w:t>IT Infra</w:t>
            </w:r>
          </w:p>
          <w:p w14:paraId="7EE688CD" w14:textId="77777777" w:rsidR="00922AA1" w:rsidRPr="00F43AAD" w:rsidRDefault="00922AA1" w:rsidP="007D00A8">
            <w:pPr>
              <w:spacing w:line="240" w:lineRule="auto"/>
              <w:rPr>
                <w:rFonts w:ascii="Arial Narrow" w:hAnsi="Arial Narrow" w:cs="Arial"/>
                <w:noProof/>
                <w:sz w:val="18"/>
                <w:szCs w:val="18"/>
                <w:lang w:val="id-ID"/>
              </w:rPr>
            </w:pPr>
          </w:p>
          <w:p w14:paraId="6D1B0B18" w14:textId="77777777" w:rsidR="00922AA1" w:rsidRPr="00F43AAD" w:rsidRDefault="00922AA1" w:rsidP="007D00A8">
            <w:pPr>
              <w:spacing w:line="240" w:lineRule="auto"/>
              <w:rPr>
                <w:rFonts w:ascii="Arial Narrow" w:hAnsi="Arial Narrow" w:cs="Arial"/>
                <w:noProof/>
                <w:sz w:val="18"/>
                <w:szCs w:val="18"/>
                <w:lang w:val="id-ID"/>
              </w:rPr>
            </w:pPr>
          </w:p>
          <w:p w14:paraId="418583D7" w14:textId="77777777" w:rsidR="00922AA1" w:rsidRPr="00F43AAD" w:rsidRDefault="00922AA1" w:rsidP="00922AA1">
            <w:pPr>
              <w:rPr>
                <w:rFonts w:ascii="Arial Narrow" w:hAnsi="Arial Narrow" w:cs="Arial"/>
                <w:noProof/>
                <w:sz w:val="18"/>
                <w:szCs w:val="18"/>
                <w:lang w:val="id-ID"/>
              </w:rPr>
            </w:pPr>
          </w:p>
        </w:tc>
      </w:tr>
      <w:tr w:rsidR="00AF607E" w:rsidRPr="00F43AAD" w14:paraId="214B6A40" w14:textId="77777777" w:rsidTr="00DA57BE">
        <w:tc>
          <w:tcPr>
            <w:tcW w:w="278" w:type="pct"/>
            <w:vMerge/>
            <w:vAlign w:val="center"/>
          </w:tcPr>
          <w:p w14:paraId="6C421657" w14:textId="77777777" w:rsidR="00922AA1" w:rsidRPr="00F43AAD" w:rsidRDefault="00922AA1" w:rsidP="007D00A8">
            <w:pPr>
              <w:spacing w:line="240" w:lineRule="auto"/>
              <w:jc w:val="center"/>
              <w:rPr>
                <w:rFonts w:ascii="Arial Narrow" w:hAnsi="Arial Narrow" w:cs="Arial"/>
                <w:noProof/>
                <w:sz w:val="18"/>
                <w:szCs w:val="18"/>
                <w:lang w:val="id-ID"/>
              </w:rPr>
            </w:pPr>
          </w:p>
        </w:tc>
        <w:tc>
          <w:tcPr>
            <w:tcW w:w="158" w:type="pct"/>
            <w:vMerge/>
            <w:vAlign w:val="center"/>
          </w:tcPr>
          <w:p w14:paraId="3E6006C2" w14:textId="77777777" w:rsidR="00922AA1" w:rsidRPr="00F43AAD" w:rsidRDefault="00922AA1" w:rsidP="007D00A8">
            <w:pPr>
              <w:spacing w:line="240" w:lineRule="auto"/>
              <w:jc w:val="center"/>
              <w:rPr>
                <w:rFonts w:ascii="Arial Narrow" w:hAnsi="Arial Narrow" w:cs="Arial"/>
                <w:noProof/>
                <w:sz w:val="18"/>
                <w:szCs w:val="18"/>
                <w:lang w:val="id-ID"/>
              </w:rPr>
            </w:pPr>
          </w:p>
        </w:tc>
        <w:tc>
          <w:tcPr>
            <w:tcW w:w="896" w:type="pct"/>
            <w:vMerge/>
            <w:vAlign w:val="center"/>
          </w:tcPr>
          <w:p w14:paraId="04F023C3" w14:textId="77777777" w:rsidR="00922AA1" w:rsidRPr="00F43AAD" w:rsidRDefault="00922AA1" w:rsidP="007D00A8">
            <w:pPr>
              <w:spacing w:line="240" w:lineRule="auto"/>
              <w:rPr>
                <w:rFonts w:ascii="Arial Narrow" w:hAnsi="Arial Narrow" w:cs="Arial"/>
                <w:noProof/>
                <w:sz w:val="18"/>
                <w:szCs w:val="18"/>
                <w:lang w:val="id-ID"/>
              </w:rPr>
            </w:pPr>
          </w:p>
        </w:tc>
        <w:tc>
          <w:tcPr>
            <w:tcW w:w="1042" w:type="pct"/>
          </w:tcPr>
          <w:p w14:paraId="0B9896CE"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w:t>
            </w:r>
            <w:r w:rsidR="00FD62A6" w:rsidRPr="00F43AAD">
              <w:rPr>
                <w:rFonts w:ascii="Arial Narrow" w:hAnsi="Arial Narrow"/>
                <w:sz w:val="18"/>
                <w:szCs w:val="18"/>
              </w:rPr>
              <w:t>i</w:t>
            </w:r>
            <w:r w:rsidRPr="00F43AAD">
              <w:rPr>
                <w:rFonts w:ascii="Arial Narrow" w:hAnsi="Arial Narrow"/>
                <w:sz w:val="18"/>
                <w:szCs w:val="18"/>
              </w:rPr>
              <w:t xml:space="preserve"> Enhancement :</w:t>
            </w:r>
          </w:p>
          <w:p w14:paraId="77DE21B1" w14:textId="77777777" w:rsidR="00922AA1" w:rsidRPr="00F43AAD" w:rsidRDefault="00922AA1" w:rsidP="00F43AAD">
            <w:pPr>
              <w:pStyle w:val="ListParagraph"/>
              <w:numPr>
                <w:ilvl w:val="0"/>
                <w:numId w:val="125"/>
              </w:numPr>
              <w:spacing w:before="0" w:after="0"/>
              <w:ind w:left="352" w:hanging="352"/>
              <w:rPr>
                <w:rFonts w:ascii="Arial Narrow" w:hAnsi="Arial Narrow"/>
                <w:sz w:val="18"/>
                <w:szCs w:val="18"/>
              </w:rPr>
            </w:pPr>
            <w:r w:rsidRPr="00F43AAD">
              <w:rPr>
                <w:rFonts w:ascii="Arial Narrow" w:hAnsi="Arial Narrow"/>
                <w:sz w:val="18"/>
                <w:szCs w:val="18"/>
              </w:rPr>
              <w:t xml:space="preserve">Small Work Request  </w:t>
            </w:r>
          </w:p>
          <w:p w14:paraId="1FBF80BC" w14:textId="77777777" w:rsidR="00922AA1" w:rsidRPr="00F43AAD" w:rsidRDefault="00922AA1" w:rsidP="00F43AAD">
            <w:pPr>
              <w:pStyle w:val="ListParagraph"/>
              <w:numPr>
                <w:ilvl w:val="0"/>
                <w:numId w:val="125"/>
              </w:numPr>
              <w:spacing w:before="0" w:after="0"/>
              <w:ind w:left="352" w:hanging="352"/>
              <w:rPr>
                <w:rFonts w:ascii="Arial Narrow" w:hAnsi="Arial Narrow"/>
                <w:sz w:val="18"/>
                <w:szCs w:val="18"/>
              </w:rPr>
            </w:pPr>
            <w:r w:rsidRPr="00F43AAD">
              <w:rPr>
                <w:rFonts w:ascii="Arial Narrow" w:hAnsi="Arial Narrow"/>
                <w:sz w:val="18"/>
                <w:szCs w:val="18"/>
              </w:rPr>
              <w:t>System Design</w:t>
            </w:r>
          </w:p>
          <w:p w14:paraId="10BA6279" w14:textId="77777777" w:rsidR="00922AA1" w:rsidRPr="00F43AAD" w:rsidRDefault="00922AA1" w:rsidP="00F43AAD">
            <w:pPr>
              <w:pStyle w:val="ListParagraph"/>
              <w:numPr>
                <w:ilvl w:val="0"/>
                <w:numId w:val="125"/>
              </w:numPr>
              <w:spacing w:before="0" w:after="0"/>
              <w:ind w:left="352" w:hanging="352"/>
              <w:rPr>
                <w:rFonts w:ascii="Arial Narrow" w:hAnsi="Arial Narrow"/>
                <w:sz w:val="18"/>
                <w:szCs w:val="18"/>
              </w:rPr>
            </w:pPr>
            <w:r w:rsidRPr="00F43AAD">
              <w:rPr>
                <w:rFonts w:ascii="Arial Narrow" w:hAnsi="Arial Narrow"/>
                <w:sz w:val="18"/>
                <w:szCs w:val="18"/>
              </w:rPr>
              <w:t xml:space="preserve">SIT/UAT </w:t>
            </w:r>
            <w:r w:rsidR="00342942" w:rsidRPr="00F43AAD">
              <w:rPr>
                <w:rFonts w:ascii="Arial Narrow" w:hAnsi="Arial Narrow"/>
                <w:sz w:val="18"/>
                <w:szCs w:val="18"/>
              </w:rPr>
              <w:t>Form</w:t>
            </w:r>
          </w:p>
          <w:p w14:paraId="59607BF2" w14:textId="77777777" w:rsidR="00922AA1" w:rsidRPr="00F43AAD" w:rsidRDefault="00922AA1" w:rsidP="00F43AAD">
            <w:pPr>
              <w:pStyle w:val="ListParagraph"/>
              <w:numPr>
                <w:ilvl w:val="0"/>
                <w:numId w:val="125"/>
              </w:numPr>
              <w:spacing w:before="0" w:after="0"/>
              <w:ind w:left="352" w:hanging="352"/>
              <w:rPr>
                <w:rFonts w:ascii="Arial Narrow" w:hAnsi="Arial Narrow"/>
                <w:sz w:val="18"/>
                <w:szCs w:val="18"/>
              </w:rPr>
            </w:pPr>
            <w:r w:rsidRPr="00F43AAD">
              <w:rPr>
                <w:rFonts w:ascii="Arial Narrow" w:hAnsi="Arial Narrow"/>
                <w:sz w:val="18"/>
                <w:szCs w:val="18"/>
              </w:rPr>
              <w:t xml:space="preserve">Parameter Setting Form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657FD166" w14:textId="77777777" w:rsidR="00922AA1" w:rsidRPr="00F43AAD" w:rsidRDefault="00922AA1" w:rsidP="00F43AAD">
            <w:pPr>
              <w:pStyle w:val="ListParagraph"/>
              <w:numPr>
                <w:ilvl w:val="0"/>
                <w:numId w:val="125"/>
              </w:numPr>
              <w:spacing w:before="0" w:after="0"/>
              <w:ind w:left="352" w:hanging="352"/>
              <w:rPr>
                <w:rFonts w:ascii="Arial Narrow" w:hAnsi="Arial Narrow"/>
                <w:sz w:val="18"/>
                <w:szCs w:val="18"/>
              </w:rPr>
            </w:pPr>
            <w:r w:rsidRPr="00F43AAD">
              <w:rPr>
                <w:rFonts w:ascii="Arial Narrow" w:hAnsi="Arial Narrow"/>
                <w:sz w:val="18"/>
                <w:szCs w:val="18"/>
              </w:rPr>
              <w:t>Implementation and Fallback Procedure</w:t>
            </w:r>
          </w:p>
          <w:p w14:paraId="739111C4" w14:textId="77777777" w:rsidR="00922AA1" w:rsidRPr="00F43AAD" w:rsidRDefault="00922AA1" w:rsidP="00F43AAD">
            <w:pPr>
              <w:pStyle w:val="ListParagraph"/>
              <w:numPr>
                <w:ilvl w:val="0"/>
                <w:numId w:val="125"/>
              </w:numPr>
              <w:spacing w:before="0" w:after="0"/>
              <w:ind w:left="352" w:hanging="352"/>
              <w:rPr>
                <w:rFonts w:ascii="Arial Narrow" w:hAnsi="Arial Narrow"/>
                <w:sz w:val="18"/>
                <w:szCs w:val="18"/>
              </w:rPr>
            </w:pPr>
            <w:r w:rsidRPr="00F43AAD">
              <w:rPr>
                <w:rFonts w:ascii="Arial Narrow" w:hAnsi="Arial Narrow"/>
                <w:sz w:val="18"/>
                <w:szCs w:val="18"/>
              </w:rPr>
              <w:t>Rundown</w:t>
            </w:r>
          </w:p>
          <w:p w14:paraId="1F6372A2" w14:textId="77777777" w:rsidR="00922AA1" w:rsidRPr="00F43AAD" w:rsidRDefault="00922AA1" w:rsidP="00F43AAD">
            <w:pPr>
              <w:pStyle w:val="ListParagraph"/>
              <w:numPr>
                <w:ilvl w:val="0"/>
                <w:numId w:val="125"/>
              </w:numPr>
              <w:spacing w:before="0" w:after="0"/>
              <w:ind w:left="352" w:hanging="352"/>
              <w:rPr>
                <w:rFonts w:ascii="Arial Narrow" w:hAnsi="Arial Narrow"/>
                <w:sz w:val="18"/>
                <w:szCs w:val="18"/>
              </w:rPr>
            </w:pPr>
            <w:r w:rsidRPr="00F43AAD">
              <w:rPr>
                <w:rFonts w:ascii="Arial Narrow" w:hAnsi="Arial Narrow"/>
                <w:sz w:val="18"/>
                <w:szCs w:val="18"/>
              </w:rPr>
              <w:t xml:space="preserve">Security Requirement ( </w:t>
            </w:r>
            <w:r w:rsidR="00145675" w:rsidRPr="00F43AAD">
              <w:rPr>
                <w:rFonts w:ascii="Arial Narrow" w:hAnsi="Arial Narrow"/>
                <w:sz w:val="18"/>
                <w:szCs w:val="18"/>
              </w:rPr>
              <w:t>If Require</w:t>
            </w:r>
            <w:r w:rsidRPr="00F43AAD">
              <w:rPr>
                <w:rFonts w:ascii="Arial Narrow" w:hAnsi="Arial Narrow"/>
                <w:sz w:val="18"/>
                <w:szCs w:val="18"/>
              </w:rPr>
              <w:t xml:space="preserve"> )</w:t>
            </w:r>
          </w:p>
        </w:tc>
        <w:tc>
          <w:tcPr>
            <w:tcW w:w="763" w:type="pct"/>
          </w:tcPr>
          <w:p w14:paraId="45317004"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w:t>
            </w:r>
            <w:r w:rsidR="00FD62A6" w:rsidRPr="00F43AAD">
              <w:rPr>
                <w:rFonts w:ascii="Arial Narrow" w:hAnsi="Arial Narrow"/>
                <w:sz w:val="18"/>
                <w:szCs w:val="18"/>
              </w:rPr>
              <w:t>i</w:t>
            </w:r>
            <w:r w:rsidRPr="00F43AAD">
              <w:rPr>
                <w:rFonts w:ascii="Arial Narrow" w:hAnsi="Arial Narrow"/>
                <w:sz w:val="18"/>
                <w:szCs w:val="18"/>
              </w:rPr>
              <w:t xml:space="preserve"> Enhancement :</w:t>
            </w:r>
          </w:p>
          <w:p w14:paraId="14A32804" w14:textId="77777777" w:rsidR="00922AA1" w:rsidRPr="00F43AAD" w:rsidRDefault="00922AA1" w:rsidP="00F43AAD">
            <w:pPr>
              <w:pStyle w:val="ListParagraph"/>
              <w:numPr>
                <w:ilvl w:val="0"/>
                <w:numId w:val="126"/>
              </w:numPr>
              <w:spacing w:before="0" w:after="0"/>
              <w:ind w:left="378"/>
              <w:rPr>
                <w:rFonts w:ascii="Arial Narrow" w:hAnsi="Arial Narrow"/>
                <w:sz w:val="18"/>
                <w:szCs w:val="18"/>
              </w:rPr>
            </w:pPr>
            <w:r w:rsidRPr="00F43AAD">
              <w:rPr>
                <w:rFonts w:ascii="Arial Narrow" w:hAnsi="Arial Narrow"/>
                <w:sz w:val="18"/>
                <w:szCs w:val="18"/>
              </w:rPr>
              <w:t xml:space="preserve">Small Work Request  </w:t>
            </w:r>
          </w:p>
          <w:p w14:paraId="5242DDC5" w14:textId="77777777" w:rsidR="00922AA1" w:rsidRPr="00F43AAD" w:rsidRDefault="00922AA1" w:rsidP="00F43AAD">
            <w:pPr>
              <w:pStyle w:val="ListParagraph"/>
              <w:numPr>
                <w:ilvl w:val="0"/>
                <w:numId w:val="126"/>
              </w:numPr>
              <w:spacing w:before="0" w:after="0"/>
              <w:ind w:left="378"/>
              <w:rPr>
                <w:rFonts w:ascii="Arial Narrow" w:hAnsi="Arial Narrow"/>
                <w:sz w:val="18"/>
                <w:szCs w:val="18"/>
              </w:rPr>
            </w:pPr>
            <w:r w:rsidRPr="00F43AAD">
              <w:rPr>
                <w:rFonts w:ascii="Arial Narrow" w:hAnsi="Arial Narrow"/>
                <w:sz w:val="18"/>
                <w:szCs w:val="18"/>
              </w:rPr>
              <w:t>System Design</w:t>
            </w:r>
          </w:p>
          <w:p w14:paraId="6A42B0DF" w14:textId="77777777" w:rsidR="00922AA1" w:rsidRPr="00F43AAD" w:rsidRDefault="00922AA1" w:rsidP="00F43AAD">
            <w:pPr>
              <w:pStyle w:val="ListParagraph"/>
              <w:numPr>
                <w:ilvl w:val="0"/>
                <w:numId w:val="126"/>
              </w:numPr>
              <w:spacing w:before="0" w:after="0"/>
              <w:ind w:left="378"/>
              <w:rPr>
                <w:rFonts w:ascii="Arial Narrow" w:hAnsi="Arial Narrow"/>
                <w:sz w:val="18"/>
                <w:szCs w:val="18"/>
              </w:rPr>
            </w:pPr>
            <w:r w:rsidRPr="00F43AAD">
              <w:rPr>
                <w:rFonts w:ascii="Arial Narrow" w:hAnsi="Arial Narrow"/>
                <w:sz w:val="18"/>
                <w:szCs w:val="18"/>
              </w:rPr>
              <w:t xml:space="preserve">Testing /UAT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1B8840D8" w14:textId="77777777" w:rsidR="00922AA1" w:rsidRPr="00F43AAD" w:rsidRDefault="00922AA1" w:rsidP="00F43AAD">
            <w:pPr>
              <w:pStyle w:val="ListParagraph"/>
              <w:numPr>
                <w:ilvl w:val="0"/>
                <w:numId w:val="126"/>
              </w:numPr>
              <w:spacing w:before="0" w:after="0"/>
              <w:ind w:left="378"/>
              <w:rPr>
                <w:rFonts w:ascii="Arial Narrow" w:hAnsi="Arial Narrow"/>
                <w:sz w:val="18"/>
                <w:szCs w:val="18"/>
              </w:rPr>
            </w:pPr>
            <w:r w:rsidRPr="00F43AAD">
              <w:rPr>
                <w:rFonts w:ascii="Arial Narrow" w:hAnsi="Arial Narrow"/>
                <w:sz w:val="18"/>
                <w:szCs w:val="18"/>
              </w:rPr>
              <w:t xml:space="preserve">Data Center Hadware Form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552C4C2D" w14:textId="77777777" w:rsidR="00922AA1" w:rsidRPr="00F43AAD" w:rsidRDefault="00922AA1" w:rsidP="00F43AAD">
            <w:pPr>
              <w:pStyle w:val="ListParagraph"/>
              <w:numPr>
                <w:ilvl w:val="0"/>
                <w:numId w:val="126"/>
              </w:numPr>
              <w:spacing w:before="0" w:after="0"/>
              <w:ind w:left="378"/>
              <w:rPr>
                <w:rFonts w:ascii="Arial Narrow" w:hAnsi="Arial Narrow"/>
                <w:sz w:val="18"/>
                <w:szCs w:val="18"/>
              </w:rPr>
            </w:pPr>
            <w:r w:rsidRPr="00F43AAD">
              <w:rPr>
                <w:rFonts w:ascii="Arial Narrow" w:hAnsi="Arial Narrow"/>
                <w:sz w:val="18"/>
                <w:szCs w:val="18"/>
              </w:rPr>
              <w:t>Checklist Implementation Activity Plan</w:t>
            </w:r>
          </w:p>
        </w:tc>
        <w:tc>
          <w:tcPr>
            <w:tcW w:w="496" w:type="pct"/>
            <w:vMerge/>
            <w:vAlign w:val="center"/>
          </w:tcPr>
          <w:p w14:paraId="1F732C8C" w14:textId="77777777" w:rsidR="00922AA1" w:rsidRPr="00F43AAD" w:rsidRDefault="00922AA1" w:rsidP="007D00A8">
            <w:pPr>
              <w:spacing w:line="240" w:lineRule="auto"/>
              <w:rPr>
                <w:rFonts w:ascii="Arial Narrow" w:hAnsi="Arial Narrow" w:cs="Arial"/>
                <w:noProof/>
                <w:sz w:val="18"/>
                <w:szCs w:val="18"/>
                <w:lang w:val="id-ID"/>
              </w:rPr>
            </w:pPr>
          </w:p>
        </w:tc>
        <w:tc>
          <w:tcPr>
            <w:tcW w:w="451" w:type="pct"/>
            <w:vMerge/>
            <w:vAlign w:val="center"/>
          </w:tcPr>
          <w:p w14:paraId="2080B44E" w14:textId="77777777" w:rsidR="00922AA1" w:rsidRPr="00F43AAD" w:rsidRDefault="00922AA1" w:rsidP="007D00A8">
            <w:pPr>
              <w:spacing w:line="240" w:lineRule="auto"/>
              <w:rPr>
                <w:rFonts w:ascii="Arial Narrow" w:hAnsi="Arial Narrow" w:cs="Arial"/>
                <w:noProof/>
                <w:sz w:val="18"/>
                <w:szCs w:val="18"/>
                <w:lang w:val="id-ID"/>
              </w:rPr>
            </w:pPr>
          </w:p>
        </w:tc>
        <w:tc>
          <w:tcPr>
            <w:tcW w:w="451" w:type="pct"/>
            <w:vMerge/>
            <w:vAlign w:val="center"/>
          </w:tcPr>
          <w:p w14:paraId="0491C5B8" w14:textId="77777777" w:rsidR="00922AA1" w:rsidRPr="00F43AAD" w:rsidRDefault="00922AA1" w:rsidP="007D00A8">
            <w:pPr>
              <w:spacing w:line="240" w:lineRule="auto"/>
              <w:rPr>
                <w:rFonts w:ascii="Arial Narrow" w:hAnsi="Arial Narrow" w:cs="Arial"/>
                <w:noProof/>
                <w:sz w:val="18"/>
                <w:szCs w:val="18"/>
                <w:lang w:val="id-ID"/>
              </w:rPr>
            </w:pPr>
          </w:p>
        </w:tc>
        <w:tc>
          <w:tcPr>
            <w:tcW w:w="467" w:type="pct"/>
            <w:vMerge/>
            <w:vAlign w:val="center"/>
          </w:tcPr>
          <w:p w14:paraId="675ACBDA" w14:textId="77777777" w:rsidR="00922AA1" w:rsidRPr="00F43AAD" w:rsidRDefault="00922AA1" w:rsidP="00922AA1">
            <w:pPr>
              <w:rPr>
                <w:rFonts w:ascii="Arial Narrow" w:hAnsi="Arial Narrow" w:cs="Arial"/>
                <w:noProof/>
                <w:sz w:val="18"/>
                <w:szCs w:val="18"/>
                <w:lang w:val="id-ID"/>
              </w:rPr>
            </w:pPr>
          </w:p>
        </w:tc>
      </w:tr>
      <w:tr w:rsidR="00AF607E" w:rsidRPr="00F43AAD" w14:paraId="45535E8D" w14:textId="77777777" w:rsidTr="00DA57BE">
        <w:tc>
          <w:tcPr>
            <w:tcW w:w="278" w:type="pct"/>
            <w:vMerge/>
            <w:vAlign w:val="center"/>
          </w:tcPr>
          <w:p w14:paraId="6537DCFC" w14:textId="77777777" w:rsidR="00922AA1" w:rsidRPr="00F43AAD" w:rsidRDefault="00922AA1" w:rsidP="007D00A8">
            <w:pPr>
              <w:spacing w:line="240" w:lineRule="auto"/>
              <w:jc w:val="center"/>
              <w:rPr>
                <w:rFonts w:ascii="Arial Narrow" w:hAnsi="Arial Narrow" w:cs="Arial"/>
                <w:noProof/>
                <w:sz w:val="18"/>
                <w:szCs w:val="18"/>
                <w:lang w:val="id-ID"/>
              </w:rPr>
            </w:pPr>
          </w:p>
        </w:tc>
        <w:tc>
          <w:tcPr>
            <w:tcW w:w="158" w:type="pct"/>
            <w:vMerge/>
            <w:vAlign w:val="center"/>
          </w:tcPr>
          <w:p w14:paraId="2B25912E" w14:textId="77777777" w:rsidR="00922AA1" w:rsidRPr="00F43AAD" w:rsidRDefault="00922AA1" w:rsidP="007D00A8">
            <w:pPr>
              <w:spacing w:line="240" w:lineRule="auto"/>
              <w:jc w:val="center"/>
              <w:rPr>
                <w:rFonts w:ascii="Arial Narrow" w:hAnsi="Arial Narrow" w:cs="Arial"/>
                <w:noProof/>
                <w:sz w:val="18"/>
                <w:szCs w:val="18"/>
                <w:lang w:val="id-ID"/>
              </w:rPr>
            </w:pPr>
          </w:p>
        </w:tc>
        <w:tc>
          <w:tcPr>
            <w:tcW w:w="896" w:type="pct"/>
            <w:vMerge/>
            <w:vAlign w:val="center"/>
          </w:tcPr>
          <w:p w14:paraId="5B3F5F2F" w14:textId="77777777" w:rsidR="00922AA1" w:rsidRPr="00F43AAD" w:rsidRDefault="00922AA1" w:rsidP="007D00A8">
            <w:pPr>
              <w:spacing w:line="240" w:lineRule="auto"/>
              <w:rPr>
                <w:rFonts w:ascii="Arial Narrow" w:hAnsi="Arial Narrow" w:cs="Arial"/>
                <w:noProof/>
                <w:sz w:val="18"/>
                <w:szCs w:val="18"/>
                <w:lang w:val="id-ID"/>
              </w:rPr>
            </w:pPr>
          </w:p>
        </w:tc>
        <w:tc>
          <w:tcPr>
            <w:tcW w:w="1042" w:type="pct"/>
          </w:tcPr>
          <w:p w14:paraId="2933873C"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w:t>
            </w:r>
            <w:r w:rsidR="00F10A66" w:rsidRPr="00F43AAD">
              <w:rPr>
                <w:rFonts w:ascii="Arial Narrow" w:hAnsi="Arial Narrow"/>
                <w:sz w:val="18"/>
                <w:szCs w:val="18"/>
              </w:rPr>
              <w:t>i</w:t>
            </w:r>
            <w:r w:rsidRPr="00F43AAD">
              <w:rPr>
                <w:rFonts w:ascii="Arial Narrow" w:hAnsi="Arial Narrow"/>
                <w:sz w:val="18"/>
                <w:szCs w:val="18"/>
              </w:rPr>
              <w:t xml:space="preserve"> Correction :</w:t>
            </w:r>
          </w:p>
          <w:p w14:paraId="38D7D79F" w14:textId="77777777" w:rsidR="00922AA1" w:rsidRPr="00F43AAD" w:rsidRDefault="00922AA1" w:rsidP="00F43AAD">
            <w:pPr>
              <w:pStyle w:val="ListParagraph"/>
              <w:numPr>
                <w:ilvl w:val="0"/>
                <w:numId w:val="127"/>
              </w:numPr>
              <w:spacing w:before="0" w:after="0"/>
              <w:ind w:left="352"/>
              <w:rPr>
                <w:rFonts w:ascii="Arial Narrow" w:hAnsi="Arial Narrow"/>
                <w:sz w:val="18"/>
                <w:szCs w:val="18"/>
              </w:rPr>
            </w:pPr>
            <w:r w:rsidRPr="00F43AAD">
              <w:rPr>
                <w:rFonts w:ascii="Arial Narrow" w:hAnsi="Arial Narrow"/>
                <w:sz w:val="18"/>
                <w:szCs w:val="18"/>
              </w:rPr>
              <w:t>Propose  of Solution</w:t>
            </w:r>
          </w:p>
          <w:p w14:paraId="4B77CBE6" w14:textId="77777777" w:rsidR="00922AA1" w:rsidRPr="00F43AAD" w:rsidRDefault="00922AA1" w:rsidP="00F43AAD">
            <w:pPr>
              <w:pStyle w:val="ListParagraph"/>
              <w:numPr>
                <w:ilvl w:val="0"/>
                <w:numId w:val="127"/>
              </w:numPr>
              <w:spacing w:before="0" w:after="0"/>
              <w:ind w:left="352"/>
              <w:rPr>
                <w:rFonts w:ascii="Arial Narrow" w:hAnsi="Arial Narrow"/>
                <w:sz w:val="18"/>
                <w:szCs w:val="18"/>
              </w:rPr>
            </w:pPr>
            <w:r w:rsidRPr="00F43AAD">
              <w:rPr>
                <w:rFonts w:ascii="Arial Narrow" w:hAnsi="Arial Narrow"/>
                <w:sz w:val="18"/>
                <w:szCs w:val="18"/>
              </w:rPr>
              <w:t>SIT/UAT Form</w:t>
            </w:r>
          </w:p>
          <w:p w14:paraId="4DD607ED" w14:textId="77777777" w:rsidR="00922AA1" w:rsidRPr="00F43AAD" w:rsidRDefault="00922AA1" w:rsidP="00F43AAD">
            <w:pPr>
              <w:pStyle w:val="ListParagraph"/>
              <w:numPr>
                <w:ilvl w:val="0"/>
                <w:numId w:val="127"/>
              </w:numPr>
              <w:spacing w:before="0" w:after="0"/>
              <w:ind w:left="352"/>
              <w:rPr>
                <w:rFonts w:ascii="Arial Narrow" w:hAnsi="Arial Narrow"/>
                <w:sz w:val="18"/>
                <w:szCs w:val="18"/>
              </w:rPr>
            </w:pPr>
            <w:r w:rsidRPr="00F43AAD">
              <w:rPr>
                <w:rFonts w:ascii="Arial Narrow" w:hAnsi="Arial Narrow"/>
                <w:sz w:val="18"/>
                <w:szCs w:val="18"/>
              </w:rPr>
              <w:t xml:space="preserve">Parameter Setting Form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26FAF2FB" w14:textId="77777777" w:rsidR="00922AA1" w:rsidRPr="00F43AAD" w:rsidRDefault="00922AA1" w:rsidP="00F43AAD">
            <w:pPr>
              <w:pStyle w:val="ListParagraph"/>
              <w:numPr>
                <w:ilvl w:val="0"/>
                <w:numId w:val="127"/>
              </w:numPr>
              <w:spacing w:before="0" w:after="0"/>
              <w:ind w:left="352"/>
              <w:rPr>
                <w:rFonts w:ascii="Arial Narrow" w:hAnsi="Arial Narrow"/>
                <w:sz w:val="18"/>
                <w:szCs w:val="18"/>
              </w:rPr>
            </w:pPr>
            <w:r w:rsidRPr="00F43AAD">
              <w:rPr>
                <w:rFonts w:ascii="Arial Narrow" w:hAnsi="Arial Narrow"/>
                <w:sz w:val="18"/>
                <w:szCs w:val="18"/>
              </w:rPr>
              <w:t>Implementation and Fallback Procedure</w:t>
            </w:r>
          </w:p>
          <w:p w14:paraId="04483F89" w14:textId="77777777" w:rsidR="00922AA1" w:rsidRPr="00F43AAD" w:rsidRDefault="00922AA1" w:rsidP="00F43AAD">
            <w:pPr>
              <w:pStyle w:val="ListParagraph"/>
              <w:numPr>
                <w:ilvl w:val="0"/>
                <w:numId w:val="127"/>
              </w:numPr>
              <w:spacing w:before="0" w:after="0"/>
              <w:ind w:left="352"/>
              <w:rPr>
                <w:rFonts w:ascii="Arial Narrow" w:hAnsi="Arial Narrow"/>
                <w:sz w:val="18"/>
                <w:szCs w:val="18"/>
              </w:rPr>
            </w:pPr>
            <w:r w:rsidRPr="00F43AAD">
              <w:rPr>
                <w:rFonts w:ascii="Arial Narrow" w:hAnsi="Arial Narrow"/>
                <w:sz w:val="18"/>
                <w:szCs w:val="18"/>
              </w:rPr>
              <w:t>Rundown</w:t>
            </w:r>
          </w:p>
        </w:tc>
        <w:tc>
          <w:tcPr>
            <w:tcW w:w="763" w:type="pct"/>
          </w:tcPr>
          <w:p w14:paraId="62BA0EA9"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w:t>
            </w:r>
            <w:r w:rsidR="00F10A66" w:rsidRPr="00F43AAD">
              <w:rPr>
                <w:rFonts w:ascii="Arial Narrow" w:hAnsi="Arial Narrow"/>
                <w:sz w:val="18"/>
                <w:szCs w:val="18"/>
              </w:rPr>
              <w:t>i</w:t>
            </w:r>
            <w:r w:rsidRPr="00F43AAD">
              <w:rPr>
                <w:rFonts w:ascii="Arial Narrow" w:hAnsi="Arial Narrow"/>
                <w:sz w:val="18"/>
                <w:szCs w:val="18"/>
              </w:rPr>
              <w:t xml:space="preserve"> Correction :</w:t>
            </w:r>
          </w:p>
          <w:p w14:paraId="16D14376" w14:textId="77777777" w:rsidR="00922AA1" w:rsidRPr="00F43AAD" w:rsidRDefault="00922AA1" w:rsidP="00F43AAD">
            <w:pPr>
              <w:pStyle w:val="ListParagraph"/>
              <w:numPr>
                <w:ilvl w:val="0"/>
                <w:numId w:val="128"/>
              </w:numPr>
              <w:spacing w:before="0" w:after="0"/>
              <w:ind w:left="374"/>
              <w:rPr>
                <w:rFonts w:ascii="Arial Narrow" w:hAnsi="Arial Narrow"/>
                <w:sz w:val="18"/>
                <w:szCs w:val="18"/>
              </w:rPr>
            </w:pPr>
            <w:r w:rsidRPr="00F43AAD">
              <w:rPr>
                <w:rFonts w:ascii="Arial Narrow" w:hAnsi="Arial Narrow"/>
                <w:sz w:val="18"/>
                <w:szCs w:val="18"/>
              </w:rPr>
              <w:t>Propose  of Solution</w:t>
            </w:r>
          </w:p>
          <w:p w14:paraId="7515C614" w14:textId="77777777" w:rsidR="00922AA1" w:rsidRPr="00F43AAD" w:rsidRDefault="00922AA1" w:rsidP="00F43AAD">
            <w:pPr>
              <w:pStyle w:val="ListParagraph"/>
              <w:numPr>
                <w:ilvl w:val="0"/>
                <w:numId w:val="128"/>
              </w:numPr>
              <w:spacing w:before="0" w:after="0"/>
              <w:ind w:left="374"/>
              <w:rPr>
                <w:rFonts w:ascii="Arial Narrow" w:hAnsi="Arial Narrow"/>
                <w:sz w:val="18"/>
                <w:szCs w:val="18"/>
              </w:rPr>
            </w:pPr>
            <w:r w:rsidRPr="00F43AAD">
              <w:rPr>
                <w:rFonts w:ascii="Arial Narrow" w:hAnsi="Arial Narrow"/>
                <w:sz w:val="18"/>
                <w:szCs w:val="18"/>
              </w:rPr>
              <w:t xml:space="preserve">Testing /UAT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5F5CE0A7" w14:textId="77777777" w:rsidR="00922AA1" w:rsidRPr="00F43AAD" w:rsidRDefault="00922AA1" w:rsidP="00F43AAD">
            <w:pPr>
              <w:pStyle w:val="ListParagraph"/>
              <w:numPr>
                <w:ilvl w:val="0"/>
                <w:numId w:val="128"/>
              </w:numPr>
              <w:spacing w:before="0" w:after="0"/>
              <w:ind w:left="374"/>
              <w:rPr>
                <w:rFonts w:ascii="Arial Narrow" w:hAnsi="Arial Narrow"/>
                <w:sz w:val="18"/>
                <w:szCs w:val="18"/>
              </w:rPr>
            </w:pPr>
            <w:r w:rsidRPr="00F43AAD">
              <w:rPr>
                <w:rFonts w:ascii="Arial Narrow" w:hAnsi="Arial Narrow"/>
                <w:sz w:val="18"/>
                <w:szCs w:val="18"/>
              </w:rPr>
              <w:t xml:space="preserve">Data Center Hadware Form ( </w:t>
            </w:r>
            <w:r w:rsidR="00145675" w:rsidRPr="00F43AAD">
              <w:rPr>
                <w:rFonts w:ascii="Arial Narrow" w:hAnsi="Arial Narrow"/>
                <w:sz w:val="18"/>
                <w:szCs w:val="18"/>
              </w:rPr>
              <w:t>If Require</w:t>
            </w:r>
            <w:r w:rsidRPr="00F43AAD">
              <w:rPr>
                <w:rFonts w:ascii="Arial Narrow" w:hAnsi="Arial Narrow"/>
                <w:sz w:val="18"/>
                <w:szCs w:val="18"/>
              </w:rPr>
              <w:t xml:space="preserve"> )</w:t>
            </w:r>
          </w:p>
          <w:p w14:paraId="09235C62" w14:textId="77777777" w:rsidR="00922AA1" w:rsidRPr="00F43AAD" w:rsidRDefault="00922AA1" w:rsidP="00F43AAD">
            <w:pPr>
              <w:pStyle w:val="ListParagraph"/>
              <w:numPr>
                <w:ilvl w:val="0"/>
                <w:numId w:val="128"/>
              </w:numPr>
              <w:spacing w:before="0" w:after="0"/>
              <w:ind w:left="374"/>
              <w:rPr>
                <w:rFonts w:ascii="Arial Narrow" w:hAnsi="Arial Narrow"/>
                <w:sz w:val="18"/>
                <w:szCs w:val="18"/>
              </w:rPr>
            </w:pPr>
            <w:r w:rsidRPr="00F43AAD">
              <w:rPr>
                <w:rFonts w:ascii="Arial Narrow" w:hAnsi="Arial Narrow"/>
                <w:sz w:val="18"/>
                <w:szCs w:val="18"/>
              </w:rPr>
              <w:lastRenderedPageBreak/>
              <w:t>Checklist Implementation Activity Plan</w:t>
            </w:r>
          </w:p>
        </w:tc>
        <w:tc>
          <w:tcPr>
            <w:tcW w:w="496" w:type="pct"/>
            <w:vMerge/>
            <w:vAlign w:val="center"/>
          </w:tcPr>
          <w:p w14:paraId="2C9BDCCA" w14:textId="77777777" w:rsidR="00922AA1" w:rsidRPr="00F43AAD" w:rsidRDefault="00922AA1" w:rsidP="007D00A8">
            <w:pPr>
              <w:spacing w:line="240" w:lineRule="auto"/>
              <w:rPr>
                <w:rFonts w:ascii="Arial Narrow" w:hAnsi="Arial Narrow" w:cs="Arial"/>
                <w:noProof/>
                <w:sz w:val="18"/>
                <w:szCs w:val="18"/>
                <w:lang w:val="id-ID"/>
              </w:rPr>
            </w:pPr>
          </w:p>
        </w:tc>
        <w:tc>
          <w:tcPr>
            <w:tcW w:w="451" w:type="pct"/>
            <w:vMerge/>
            <w:vAlign w:val="center"/>
          </w:tcPr>
          <w:p w14:paraId="72720C45" w14:textId="77777777" w:rsidR="00922AA1" w:rsidRPr="00F43AAD" w:rsidRDefault="00922AA1" w:rsidP="007D00A8">
            <w:pPr>
              <w:spacing w:line="240" w:lineRule="auto"/>
              <w:rPr>
                <w:rFonts w:ascii="Arial Narrow" w:hAnsi="Arial Narrow" w:cs="Arial"/>
                <w:noProof/>
                <w:sz w:val="18"/>
                <w:szCs w:val="18"/>
                <w:lang w:val="id-ID"/>
              </w:rPr>
            </w:pPr>
          </w:p>
        </w:tc>
        <w:tc>
          <w:tcPr>
            <w:tcW w:w="451" w:type="pct"/>
            <w:vMerge/>
            <w:vAlign w:val="center"/>
          </w:tcPr>
          <w:p w14:paraId="1C4D9992" w14:textId="77777777" w:rsidR="00922AA1" w:rsidRPr="00F43AAD" w:rsidRDefault="00922AA1" w:rsidP="007D00A8">
            <w:pPr>
              <w:spacing w:line="240" w:lineRule="auto"/>
              <w:rPr>
                <w:rFonts w:ascii="Arial Narrow" w:hAnsi="Arial Narrow" w:cs="Arial"/>
                <w:noProof/>
                <w:sz w:val="18"/>
                <w:szCs w:val="18"/>
                <w:lang w:val="id-ID"/>
              </w:rPr>
            </w:pPr>
          </w:p>
        </w:tc>
        <w:tc>
          <w:tcPr>
            <w:tcW w:w="467" w:type="pct"/>
            <w:vMerge/>
            <w:vAlign w:val="center"/>
          </w:tcPr>
          <w:p w14:paraId="68093C18" w14:textId="77777777" w:rsidR="00922AA1" w:rsidRPr="00F43AAD" w:rsidRDefault="00922AA1" w:rsidP="00922AA1">
            <w:pPr>
              <w:rPr>
                <w:rFonts w:ascii="Arial Narrow" w:hAnsi="Arial Narrow" w:cs="Arial"/>
                <w:noProof/>
                <w:sz w:val="18"/>
                <w:szCs w:val="18"/>
                <w:lang w:val="id-ID"/>
              </w:rPr>
            </w:pPr>
          </w:p>
        </w:tc>
      </w:tr>
      <w:tr w:rsidR="00AF607E" w:rsidRPr="00F43AAD" w14:paraId="7E923100" w14:textId="77777777" w:rsidTr="00DA57BE">
        <w:trPr>
          <w:trHeight w:val="845"/>
        </w:trPr>
        <w:tc>
          <w:tcPr>
            <w:tcW w:w="278" w:type="pct"/>
            <w:vMerge/>
            <w:vAlign w:val="center"/>
          </w:tcPr>
          <w:p w14:paraId="2A5F2E67" w14:textId="77777777" w:rsidR="00922AA1" w:rsidRPr="00F43AAD" w:rsidRDefault="00922AA1" w:rsidP="007D00A8">
            <w:pPr>
              <w:spacing w:line="240" w:lineRule="auto"/>
              <w:jc w:val="center"/>
              <w:rPr>
                <w:rFonts w:ascii="Arial Narrow" w:hAnsi="Arial Narrow" w:cs="Arial"/>
                <w:noProof/>
                <w:sz w:val="18"/>
                <w:szCs w:val="18"/>
                <w:lang w:val="id-ID"/>
              </w:rPr>
            </w:pPr>
          </w:p>
        </w:tc>
        <w:tc>
          <w:tcPr>
            <w:tcW w:w="158" w:type="pct"/>
            <w:vMerge/>
            <w:vAlign w:val="center"/>
          </w:tcPr>
          <w:p w14:paraId="2083DD77" w14:textId="77777777" w:rsidR="00922AA1" w:rsidRPr="00F43AAD" w:rsidRDefault="00922AA1" w:rsidP="007D00A8">
            <w:pPr>
              <w:spacing w:line="240" w:lineRule="auto"/>
              <w:jc w:val="center"/>
              <w:rPr>
                <w:rFonts w:ascii="Arial Narrow" w:hAnsi="Arial Narrow" w:cs="Arial"/>
                <w:noProof/>
                <w:sz w:val="18"/>
                <w:szCs w:val="18"/>
                <w:lang w:val="id-ID"/>
              </w:rPr>
            </w:pPr>
          </w:p>
        </w:tc>
        <w:tc>
          <w:tcPr>
            <w:tcW w:w="896" w:type="pct"/>
            <w:vMerge/>
            <w:vAlign w:val="center"/>
          </w:tcPr>
          <w:p w14:paraId="7DD3F2F9" w14:textId="77777777" w:rsidR="00922AA1" w:rsidRPr="00F43AAD" w:rsidRDefault="00922AA1" w:rsidP="007D00A8">
            <w:pPr>
              <w:spacing w:line="240" w:lineRule="auto"/>
              <w:rPr>
                <w:rFonts w:ascii="Arial Narrow" w:hAnsi="Arial Narrow" w:cs="Arial"/>
                <w:noProof/>
                <w:sz w:val="18"/>
                <w:szCs w:val="18"/>
                <w:lang w:val="id-ID"/>
              </w:rPr>
            </w:pPr>
          </w:p>
        </w:tc>
        <w:tc>
          <w:tcPr>
            <w:tcW w:w="1042" w:type="pct"/>
          </w:tcPr>
          <w:p w14:paraId="471D2501"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w:t>
            </w:r>
            <w:r w:rsidR="00F60F1E" w:rsidRPr="00F43AAD">
              <w:rPr>
                <w:rFonts w:ascii="Arial Narrow" w:hAnsi="Arial Narrow"/>
                <w:sz w:val="18"/>
                <w:szCs w:val="18"/>
              </w:rPr>
              <w:t>i</w:t>
            </w:r>
            <w:r w:rsidRPr="00F43AAD">
              <w:rPr>
                <w:rFonts w:ascii="Arial Narrow" w:hAnsi="Arial Narrow"/>
                <w:sz w:val="18"/>
                <w:szCs w:val="18"/>
              </w:rPr>
              <w:t xml:space="preserve"> Standard : </w:t>
            </w:r>
          </w:p>
          <w:p w14:paraId="44217C97" w14:textId="77777777" w:rsidR="00922AA1" w:rsidRPr="00F43AAD" w:rsidRDefault="00922AA1" w:rsidP="00F43AAD">
            <w:pPr>
              <w:pStyle w:val="ListParagraph"/>
              <w:numPr>
                <w:ilvl w:val="0"/>
                <w:numId w:val="129"/>
              </w:numPr>
              <w:spacing w:before="0" w:after="0"/>
              <w:ind w:left="352" w:hanging="352"/>
              <w:rPr>
                <w:rFonts w:ascii="Arial Narrow" w:hAnsi="Arial Narrow"/>
                <w:sz w:val="18"/>
                <w:szCs w:val="18"/>
              </w:rPr>
            </w:pPr>
            <w:r w:rsidRPr="00F43AAD">
              <w:rPr>
                <w:rFonts w:ascii="Arial Narrow" w:hAnsi="Arial Narrow"/>
                <w:sz w:val="18"/>
                <w:szCs w:val="18"/>
              </w:rPr>
              <w:t>System Design</w:t>
            </w:r>
          </w:p>
          <w:p w14:paraId="53B595E7" w14:textId="77777777" w:rsidR="00922AA1" w:rsidRPr="00F43AAD" w:rsidRDefault="00922AA1" w:rsidP="00F43AAD">
            <w:pPr>
              <w:pStyle w:val="ListParagraph"/>
              <w:numPr>
                <w:ilvl w:val="0"/>
                <w:numId w:val="129"/>
              </w:numPr>
              <w:spacing w:before="0" w:after="0"/>
              <w:ind w:left="352" w:hanging="352"/>
              <w:rPr>
                <w:rFonts w:ascii="Arial Narrow" w:hAnsi="Arial Narrow"/>
                <w:sz w:val="18"/>
                <w:szCs w:val="18"/>
              </w:rPr>
            </w:pPr>
            <w:r w:rsidRPr="00F43AAD">
              <w:rPr>
                <w:rFonts w:ascii="Arial Narrow" w:hAnsi="Arial Narrow"/>
                <w:sz w:val="18"/>
                <w:szCs w:val="18"/>
              </w:rPr>
              <w:t>Implementation and Fallback Procedure</w:t>
            </w:r>
          </w:p>
          <w:p w14:paraId="7844B214" w14:textId="77777777" w:rsidR="00342942" w:rsidRPr="00F43AAD" w:rsidRDefault="00342942" w:rsidP="00F43AAD">
            <w:pPr>
              <w:pStyle w:val="ListParagraph"/>
              <w:numPr>
                <w:ilvl w:val="0"/>
                <w:numId w:val="129"/>
              </w:numPr>
              <w:spacing w:before="0" w:after="0"/>
              <w:ind w:left="352" w:hanging="352"/>
              <w:rPr>
                <w:rFonts w:ascii="Arial Narrow" w:hAnsi="Arial Narrow"/>
                <w:sz w:val="18"/>
                <w:szCs w:val="18"/>
              </w:rPr>
            </w:pPr>
            <w:r w:rsidRPr="00F43AAD">
              <w:rPr>
                <w:rFonts w:ascii="Arial Narrow" w:hAnsi="Arial Narrow"/>
                <w:sz w:val="18"/>
                <w:szCs w:val="18"/>
              </w:rPr>
              <w:t xml:space="preserve">SIT/UAT Form ( If </w:t>
            </w:r>
            <w:r w:rsidR="007B2FCC" w:rsidRPr="00F43AAD">
              <w:rPr>
                <w:rFonts w:ascii="Arial Narrow" w:hAnsi="Arial Narrow"/>
                <w:sz w:val="18"/>
                <w:szCs w:val="18"/>
              </w:rPr>
              <w:t>Require )</w:t>
            </w:r>
          </w:p>
        </w:tc>
        <w:tc>
          <w:tcPr>
            <w:tcW w:w="763" w:type="pct"/>
          </w:tcPr>
          <w:p w14:paraId="7E70B06F" w14:textId="77777777" w:rsidR="00922AA1" w:rsidRPr="00F43AAD" w:rsidRDefault="00922AA1" w:rsidP="00F43AAD">
            <w:pPr>
              <w:rPr>
                <w:rFonts w:ascii="Arial Narrow" w:hAnsi="Arial Narrow"/>
                <w:sz w:val="18"/>
                <w:szCs w:val="18"/>
              </w:rPr>
            </w:pPr>
            <w:r w:rsidRPr="00F43AAD">
              <w:rPr>
                <w:rFonts w:ascii="Arial Narrow" w:hAnsi="Arial Narrow"/>
                <w:sz w:val="18"/>
                <w:szCs w:val="18"/>
              </w:rPr>
              <w:t>Kategor</w:t>
            </w:r>
            <w:r w:rsidR="00F60F1E" w:rsidRPr="00F43AAD">
              <w:rPr>
                <w:rFonts w:ascii="Arial Narrow" w:hAnsi="Arial Narrow"/>
                <w:sz w:val="18"/>
                <w:szCs w:val="18"/>
              </w:rPr>
              <w:t>i</w:t>
            </w:r>
            <w:r w:rsidRPr="00F43AAD">
              <w:rPr>
                <w:rFonts w:ascii="Arial Narrow" w:hAnsi="Arial Narrow"/>
                <w:sz w:val="18"/>
                <w:szCs w:val="18"/>
              </w:rPr>
              <w:t xml:space="preserve"> Standard : </w:t>
            </w:r>
          </w:p>
          <w:p w14:paraId="442D863D" w14:textId="77777777" w:rsidR="00922AA1" w:rsidRPr="00F43AAD" w:rsidRDefault="00922AA1" w:rsidP="00F43AAD">
            <w:pPr>
              <w:pStyle w:val="ListParagraph"/>
              <w:numPr>
                <w:ilvl w:val="0"/>
                <w:numId w:val="130"/>
              </w:numPr>
              <w:spacing w:before="0" w:after="0"/>
              <w:ind w:left="378"/>
              <w:rPr>
                <w:rFonts w:ascii="Arial Narrow" w:hAnsi="Arial Narrow"/>
                <w:sz w:val="18"/>
                <w:szCs w:val="18"/>
              </w:rPr>
            </w:pPr>
            <w:r w:rsidRPr="00F43AAD">
              <w:rPr>
                <w:rFonts w:ascii="Arial Narrow" w:hAnsi="Arial Narrow"/>
                <w:sz w:val="18"/>
                <w:szCs w:val="18"/>
              </w:rPr>
              <w:t>System Design</w:t>
            </w:r>
          </w:p>
          <w:p w14:paraId="2183AC00" w14:textId="77777777" w:rsidR="00922AA1" w:rsidRPr="00F43AAD" w:rsidRDefault="00922AA1" w:rsidP="00F43AAD">
            <w:pPr>
              <w:pStyle w:val="ListParagraph"/>
              <w:numPr>
                <w:ilvl w:val="0"/>
                <w:numId w:val="130"/>
              </w:numPr>
              <w:spacing w:before="0" w:after="0"/>
              <w:ind w:left="378"/>
              <w:rPr>
                <w:rFonts w:ascii="Arial Narrow" w:hAnsi="Arial Narrow"/>
                <w:sz w:val="18"/>
                <w:szCs w:val="18"/>
              </w:rPr>
            </w:pPr>
            <w:r w:rsidRPr="00F43AAD">
              <w:rPr>
                <w:rFonts w:ascii="Arial Narrow" w:hAnsi="Arial Narrow"/>
                <w:sz w:val="18"/>
                <w:szCs w:val="18"/>
              </w:rPr>
              <w:t>Checklist Implementation Activity Plan</w:t>
            </w:r>
          </w:p>
        </w:tc>
        <w:tc>
          <w:tcPr>
            <w:tcW w:w="496" w:type="pct"/>
            <w:vMerge/>
            <w:vAlign w:val="center"/>
          </w:tcPr>
          <w:p w14:paraId="536A4DAC" w14:textId="77777777" w:rsidR="00922AA1" w:rsidRPr="00F43AAD" w:rsidRDefault="00922AA1" w:rsidP="007D00A8">
            <w:pPr>
              <w:spacing w:line="240" w:lineRule="auto"/>
              <w:rPr>
                <w:rFonts w:ascii="Arial Narrow" w:hAnsi="Arial Narrow" w:cs="Arial"/>
                <w:noProof/>
                <w:sz w:val="18"/>
                <w:szCs w:val="18"/>
                <w:lang w:val="id-ID"/>
              </w:rPr>
            </w:pPr>
          </w:p>
        </w:tc>
        <w:tc>
          <w:tcPr>
            <w:tcW w:w="451" w:type="pct"/>
            <w:vMerge/>
            <w:vAlign w:val="center"/>
          </w:tcPr>
          <w:p w14:paraId="303298E0" w14:textId="77777777" w:rsidR="00922AA1" w:rsidRPr="00F43AAD" w:rsidRDefault="00922AA1" w:rsidP="007D00A8">
            <w:pPr>
              <w:spacing w:line="240" w:lineRule="auto"/>
              <w:rPr>
                <w:rFonts w:ascii="Arial Narrow" w:hAnsi="Arial Narrow" w:cs="Arial"/>
                <w:noProof/>
                <w:sz w:val="18"/>
                <w:szCs w:val="18"/>
                <w:lang w:val="id-ID"/>
              </w:rPr>
            </w:pPr>
          </w:p>
        </w:tc>
        <w:tc>
          <w:tcPr>
            <w:tcW w:w="451" w:type="pct"/>
            <w:vMerge/>
            <w:vAlign w:val="center"/>
          </w:tcPr>
          <w:p w14:paraId="201F979A" w14:textId="77777777" w:rsidR="00922AA1" w:rsidRPr="00F43AAD" w:rsidRDefault="00922AA1" w:rsidP="007D00A8">
            <w:pPr>
              <w:spacing w:line="240" w:lineRule="auto"/>
              <w:rPr>
                <w:rFonts w:ascii="Arial Narrow" w:hAnsi="Arial Narrow" w:cs="Arial"/>
                <w:noProof/>
                <w:sz w:val="18"/>
                <w:szCs w:val="18"/>
                <w:lang w:val="id-ID"/>
              </w:rPr>
            </w:pPr>
          </w:p>
        </w:tc>
        <w:tc>
          <w:tcPr>
            <w:tcW w:w="467" w:type="pct"/>
            <w:vMerge/>
            <w:vAlign w:val="center"/>
          </w:tcPr>
          <w:p w14:paraId="7707BAB2" w14:textId="77777777" w:rsidR="00922AA1" w:rsidRPr="00F43AAD" w:rsidRDefault="00922AA1" w:rsidP="00B71606">
            <w:pPr>
              <w:rPr>
                <w:rFonts w:ascii="Arial Narrow" w:hAnsi="Arial Narrow" w:cs="Arial"/>
                <w:noProof/>
                <w:sz w:val="18"/>
                <w:szCs w:val="18"/>
                <w:lang w:val="id-ID"/>
              </w:rPr>
            </w:pPr>
          </w:p>
        </w:tc>
      </w:tr>
      <w:tr w:rsidR="00AF607E" w:rsidRPr="00F43AAD" w14:paraId="4D8557D0" w14:textId="77777777" w:rsidTr="00DA57BE">
        <w:tc>
          <w:tcPr>
            <w:tcW w:w="278" w:type="pct"/>
            <w:vMerge w:val="restart"/>
            <w:textDirection w:val="btLr"/>
            <w:vAlign w:val="center"/>
          </w:tcPr>
          <w:p w14:paraId="496ED465" w14:textId="77777777" w:rsidR="005979A3" w:rsidRPr="00F43AAD" w:rsidRDefault="005979A3" w:rsidP="007D00A8">
            <w:pPr>
              <w:spacing w:line="240" w:lineRule="auto"/>
              <w:ind w:left="113" w:right="113"/>
              <w:jc w:val="center"/>
              <w:rPr>
                <w:rFonts w:ascii="Arial Narrow" w:hAnsi="Arial Narrow" w:cs="Arial"/>
                <w:noProof/>
                <w:sz w:val="18"/>
                <w:szCs w:val="18"/>
                <w:lang w:val="id-ID"/>
              </w:rPr>
            </w:pPr>
            <w:r w:rsidRPr="00F43AAD">
              <w:rPr>
                <w:rFonts w:ascii="Arial Narrow" w:hAnsi="Arial Narrow" w:cs="Arial"/>
                <w:noProof/>
                <w:sz w:val="18"/>
                <w:szCs w:val="18"/>
                <w:lang w:val="id-ID"/>
              </w:rPr>
              <w:t>IT Change Management</w:t>
            </w:r>
          </w:p>
        </w:tc>
        <w:tc>
          <w:tcPr>
            <w:tcW w:w="158" w:type="pct"/>
            <w:vMerge w:val="restart"/>
            <w:textDirection w:val="btLr"/>
            <w:vAlign w:val="center"/>
          </w:tcPr>
          <w:p w14:paraId="3BD70939" w14:textId="77777777" w:rsidR="005979A3" w:rsidRPr="00F43AAD" w:rsidRDefault="00E21138" w:rsidP="007D00A8">
            <w:pPr>
              <w:spacing w:line="240" w:lineRule="auto"/>
              <w:ind w:left="113" w:right="113"/>
              <w:jc w:val="center"/>
              <w:rPr>
                <w:rFonts w:ascii="Arial Narrow" w:hAnsi="Arial Narrow" w:cs="Arial"/>
                <w:noProof/>
                <w:sz w:val="18"/>
                <w:szCs w:val="18"/>
                <w:lang w:val="id-ID"/>
              </w:rPr>
            </w:pPr>
            <w:r w:rsidRPr="00F43AAD">
              <w:rPr>
                <w:rFonts w:ascii="Arial Narrow" w:hAnsi="Arial Narrow" w:cs="Arial"/>
                <w:noProof/>
                <w:sz w:val="18"/>
                <w:szCs w:val="18"/>
              </w:rPr>
              <w:t xml:space="preserve">Change </w:t>
            </w:r>
            <w:r w:rsidR="005979A3" w:rsidRPr="00F43AAD">
              <w:rPr>
                <w:rFonts w:ascii="Arial Narrow" w:hAnsi="Arial Narrow" w:cs="Arial"/>
                <w:noProof/>
                <w:sz w:val="18"/>
                <w:szCs w:val="18"/>
                <w:lang w:val="id-ID"/>
              </w:rPr>
              <w:t>Evaluation &amp; Coordination</w:t>
            </w:r>
          </w:p>
        </w:tc>
        <w:tc>
          <w:tcPr>
            <w:tcW w:w="896" w:type="pct"/>
            <w:vAlign w:val="center"/>
          </w:tcPr>
          <w:p w14:paraId="4389A414" w14:textId="77777777" w:rsidR="005979A3" w:rsidRPr="00F43AAD" w:rsidRDefault="005979A3" w:rsidP="00F43AAD">
            <w:pPr>
              <w:spacing w:line="20" w:lineRule="atLeast"/>
              <w:rPr>
                <w:rFonts w:ascii="Arial Narrow" w:hAnsi="Arial Narrow" w:cs="Arial"/>
                <w:noProof/>
                <w:sz w:val="18"/>
                <w:szCs w:val="18"/>
                <w:highlight w:val="yellow"/>
                <w:lang w:val="id-ID"/>
              </w:rPr>
            </w:pPr>
            <w:r w:rsidRPr="00F43AAD">
              <w:rPr>
                <w:rFonts w:ascii="Arial Narrow" w:hAnsi="Arial Narrow" w:cs="Arial"/>
                <w:noProof/>
                <w:sz w:val="18"/>
                <w:szCs w:val="18"/>
                <w:lang w:val="id-ID"/>
              </w:rPr>
              <w:t>2</w:t>
            </w:r>
            <w:r w:rsidR="005556F0" w:rsidRPr="00F43AAD">
              <w:rPr>
                <w:rFonts w:ascii="Arial Narrow" w:hAnsi="Arial Narrow" w:cs="Arial"/>
                <w:noProof/>
                <w:sz w:val="18"/>
                <w:szCs w:val="18"/>
                <w:lang w:val="id-ID"/>
              </w:rPr>
              <w:t>a</w:t>
            </w:r>
            <w:r w:rsidRPr="00F43AAD">
              <w:rPr>
                <w:rFonts w:ascii="Arial Narrow" w:hAnsi="Arial Narrow" w:cs="Arial"/>
                <w:noProof/>
                <w:sz w:val="18"/>
                <w:szCs w:val="18"/>
                <w:lang w:val="id-ID"/>
              </w:rPr>
              <w:t>.Mengevaluasi pengajuan RFC</w:t>
            </w:r>
            <w:r w:rsidR="00720534" w:rsidRPr="00F43AAD">
              <w:rPr>
                <w:rFonts w:ascii="Arial Narrow" w:hAnsi="Arial Narrow" w:cs="Arial"/>
                <w:noProof/>
                <w:sz w:val="18"/>
                <w:szCs w:val="18"/>
                <w:lang w:val="id-ID"/>
              </w:rPr>
              <w:t xml:space="preserve"> Normal Changes</w:t>
            </w:r>
          </w:p>
        </w:tc>
        <w:tc>
          <w:tcPr>
            <w:tcW w:w="1804" w:type="pct"/>
            <w:gridSpan w:val="2"/>
            <w:vAlign w:val="center"/>
          </w:tcPr>
          <w:p w14:paraId="12685AFA" w14:textId="77777777" w:rsidR="005979A3" w:rsidRPr="00F43AAD" w:rsidRDefault="005979A3" w:rsidP="00F43AAD">
            <w:pPr>
              <w:spacing w:line="20" w:lineRule="atLeast"/>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Kelengkapan Dokumen RFC </w:t>
            </w:r>
            <w:r w:rsidR="00763633" w:rsidRPr="00F43AAD">
              <w:rPr>
                <w:rFonts w:ascii="Arial Narrow" w:hAnsi="Arial Narrow" w:cs="Arial"/>
                <w:noProof/>
                <w:sz w:val="18"/>
                <w:szCs w:val="18"/>
                <w:lang w:val="id-ID"/>
              </w:rPr>
              <w:t>(</w:t>
            </w:r>
            <w:r w:rsidRPr="00F43AAD">
              <w:rPr>
                <w:rFonts w:ascii="Arial Narrow" w:hAnsi="Arial Narrow" w:cs="Arial"/>
                <w:noProof/>
                <w:sz w:val="18"/>
                <w:szCs w:val="18"/>
                <w:lang w:val="id-ID"/>
              </w:rPr>
              <w:t>Completed</w:t>
            </w:r>
            <w:r w:rsidR="00763633" w:rsidRPr="00F43AAD">
              <w:rPr>
                <w:rFonts w:ascii="Arial Narrow" w:hAnsi="Arial Narrow" w:cs="Arial"/>
                <w:noProof/>
                <w:sz w:val="18"/>
                <w:szCs w:val="18"/>
                <w:lang w:val="id-ID"/>
              </w:rPr>
              <w:t>)</w:t>
            </w:r>
          </w:p>
        </w:tc>
        <w:tc>
          <w:tcPr>
            <w:tcW w:w="496" w:type="pct"/>
            <w:vAlign w:val="center"/>
          </w:tcPr>
          <w:p w14:paraId="4876D5C7" w14:textId="77777777" w:rsidR="005979A3" w:rsidRPr="00F43AAD" w:rsidRDefault="005979A3"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Evaluator</w:t>
            </w:r>
          </w:p>
        </w:tc>
        <w:tc>
          <w:tcPr>
            <w:tcW w:w="451" w:type="pct"/>
            <w:vAlign w:val="center"/>
          </w:tcPr>
          <w:p w14:paraId="11F40C89" w14:textId="77777777" w:rsidR="005979A3" w:rsidRPr="00F43AAD" w:rsidRDefault="005979A3"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51" w:type="pct"/>
            <w:vAlign w:val="center"/>
          </w:tcPr>
          <w:p w14:paraId="5A91A40F" w14:textId="77777777" w:rsidR="005979A3" w:rsidRPr="00F43AAD" w:rsidRDefault="005979A3"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Requestor</w:t>
            </w:r>
          </w:p>
        </w:tc>
        <w:tc>
          <w:tcPr>
            <w:tcW w:w="467" w:type="pct"/>
            <w:vAlign w:val="center"/>
          </w:tcPr>
          <w:p w14:paraId="204FA772" w14:textId="77777777" w:rsidR="005979A3" w:rsidRPr="00F43AAD" w:rsidRDefault="006D5E9C" w:rsidP="00F43AAD">
            <w:pPr>
              <w:spacing w:line="20" w:lineRule="atLeast"/>
              <w:rPr>
                <w:rFonts w:ascii="Arial Narrow" w:hAnsi="Arial Narrow"/>
                <w:noProof/>
                <w:sz w:val="18"/>
                <w:szCs w:val="18"/>
              </w:rPr>
            </w:pPr>
            <w:r w:rsidRPr="00F43AAD">
              <w:rPr>
                <w:rFonts w:ascii="Arial Narrow" w:hAnsi="Arial Narrow"/>
                <w:noProof/>
                <w:sz w:val="18"/>
                <w:szCs w:val="18"/>
              </w:rPr>
              <w:t>IT T</w:t>
            </w:r>
            <w:r w:rsidR="00A222AB" w:rsidRPr="00F43AAD">
              <w:rPr>
                <w:rFonts w:ascii="Arial Narrow" w:hAnsi="Arial Narrow"/>
                <w:noProof/>
                <w:sz w:val="18"/>
                <w:szCs w:val="18"/>
              </w:rPr>
              <w:t>esting</w:t>
            </w:r>
          </w:p>
          <w:p w14:paraId="2AD78BA5" w14:textId="35A39257" w:rsidR="005979A3" w:rsidRPr="00F43AAD" w:rsidRDefault="005979A3" w:rsidP="00F43AAD">
            <w:pPr>
              <w:spacing w:line="20" w:lineRule="atLeast"/>
              <w:rPr>
                <w:rFonts w:ascii="Arial Narrow" w:hAnsi="Arial Narrow"/>
                <w:noProof/>
                <w:sz w:val="18"/>
                <w:szCs w:val="18"/>
              </w:rPr>
            </w:pPr>
            <w:del w:id="3160" w:author="Darwin Halomoan Siregar" w:date="2023-06-21T19:30:00Z">
              <w:r w:rsidRPr="00F43AAD" w:rsidDel="00513BEA">
                <w:rPr>
                  <w:rFonts w:ascii="Arial Narrow" w:hAnsi="Arial Narrow"/>
                  <w:noProof/>
                  <w:sz w:val="18"/>
                  <w:szCs w:val="18"/>
                </w:rPr>
                <w:delText>IT Security</w:delText>
              </w:r>
            </w:del>
            <w:ins w:id="3161" w:author="Darwin Halomoan Siregar" w:date="2023-06-21T19:30:00Z">
              <w:r w:rsidR="00513BEA">
                <w:rPr>
                  <w:rFonts w:ascii="Arial Narrow" w:hAnsi="Arial Narrow"/>
                  <w:noProof/>
                  <w:sz w:val="18"/>
                  <w:szCs w:val="18"/>
                </w:rPr>
                <w:t>Cyber Security</w:t>
              </w:r>
            </w:ins>
          </w:p>
          <w:p w14:paraId="2A14FA81" w14:textId="7EDFCDCC" w:rsidR="005979A3" w:rsidRPr="00F43AAD" w:rsidRDefault="00AF607E" w:rsidP="00F43AAD">
            <w:pPr>
              <w:spacing w:line="20" w:lineRule="atLeast"/>
              <w:rPr>
                <w:rFonts w:ascii="Arial Narrow" w:hAnsi="Arial Narrow"/>
                <w:noProof/>
                <w:sz w:val="18"/>
                <w:szCs w:val="18"/>
              </w:rPr>
            </w:pPr>
            <w:ins w:id="3162" w:author="Darwin Halomoan Siregar [2]" w:date="2023-07-04T15:01:00Z">
              <w:r>
                <w:rPr>
                  <w:rFonts w:ascii="Arial Narrow" w:hAnsi="Arial Narrow" w:cs="Arial"/>
                  <w:noProof/>
                  <w:sz w:val="18"/>
                  <w:szCs w:val="18"/>
                </w:rPr>
                <w:t>TPM/IT BA Retail/IT BA Retai</w:t>
              </w:r>
            </w:ins>
            <w:ins w:id="3163" w:author="Darwin Halomoan Siregar" w:date="2023-06-21T19:36:00Z">
              <w:del w:id="3164" w:author="Darwin Halomoan Siregar [2]" w:date="2023-07-04T15:01:00Z">
                <w:r w:rsidR="00B77A20" w:rsidDel="00AF607E">
                  <w:rPr>
                    <w:rFonts w:ascii="Arial Narrow" w:hAnsi="Arial Narrow"/>
                    <w:noProof/>
                    <w:sz w:val="18"/>
                    <w:szCs w:val="18"/>
                  </w:rPr>
                  <w:delText>PO</w:delText>
                </w:r>
              </w:del>
              <w:r w:rsidR="00B77A20">
                <w:rPr>
                  <w:rFonts w:ascii="Arial Narrow" w:hAnsi="Arial Narrow"/>
                  <w:noProof/>
                  <w:sz w:val="18"/>
                  <w:szCs w:val="18"/>
                </w:rPr>
                <w:t>/</w:t>
              </w:r>
            </w:ins>
            <w:del w:id="3165" w:author="Darwin Halomoan Siregar" w:date="2023-06-22T10:48:00Z">
              <w:r w:rsidR="005979A3" w:rsidRPr="00F43AAD" w:rsidDel="00B77A20">
                <w:rPr>
                  <w:rFonts w:ascii="Arial Narrow" w:hAnsi="Arial Narrow"/>
                  <w:noProof/>
                  <w:sz w:val="18"/>
                  <w:szCs w:val="18"/>
                </w:rPr>
                <w:delText>P</w:delText>
              </w:r>
            </w:del>
            <w:del w:id="3166" w:author="Darwin Halomoan Siregar" w:date="2023-06-21T19:36:00Z">
              <w:r w:rsidR="005979A3" w:rsidRPr="00F43AAD" w:rsidDel="008C69AD">
                <w:rPr>
                  <w:rFonts w:ascii="Arial Narrow" w:hAnsi="Arial Narrow"/>
                  <w:noProof/>
                  <w:sz w:val="18"/>
                  <w:szCs w:val="18"/>
                </w:rPr>
                <w:delText>O</w:delText>
              </w:r>
            </w:del>
            <w:r w:rsidR="005979A3" w:rsidRPr="00F43AAD">
              <w:rPr>
                <w:rFonts w:ascii="Arial Narrow" w:hAnsi="Arial Narrow"/>
                <w:noProof/>
                <w:sz w:val="18"/>
                <w:szCs w:val="18"/>
              </w:rPr>
              <w:t>/TIPO</w:t>
            </w:r>
          </w:p>
          <w:p w14:paraId="01DAFE3C" w14:textId="77777777" w:rsidR="005979A3" w:rsidRPr="00F43AAD" w:rsidRDefault="005979A3" w:rsidP="00F43AAD">
            <w:pPr>
              <w:spacing w:line="20" w:lineRule="atLeast"/>
              <w:rPr>
                <w:rFonts w:ascii="Arial Narrow" w:hAnsi="Arial Narrow"/>
                <w:noProof/>
                <w:sz w:val="18"/>
                <w:szCs w:val="18"/>
              </w:rPr>
            </w:pPr>
            <w:r w:rsidRPr="00F43AAD">
              <w:rPr>
                <w:rFonts w:ascii="Arial Narrow" w:hAnsi="Arial Narrow"/>
                <w:noProof/>
                <w:sz w:val="18"/>
                <w:szCs w:val="18"/>
              </w:rPr>
              <w:t>IT Dev</w:t>
            </w:r>
          </w:p>
          <w:p w14:paraId="4957EF54" w14:textId="77777777" w:rsidR="005979A3" w:rsidRPr="00F43AAD" w:rsidRDefault="005979A3" w:rsidP="00F43AAD">
            <w:pPr>
              <w:spacing w:line="20" w:lineRule="atLeast"/>
              <w:rPr>
                <w:rFonts w:ascii="Arial Narrow" w:hAnsi="Arial Narrow"/>
                <w:noProof/>
                <w:sz w:val="18"/>
                <w:szCs w:val="18"/>
              </w:rPr>
            </w:pPr>
            <w:r w:rsidRPr="00F43AAD">
              <w:rPr>
                <w:rFonts w:ascii="Arial Narrow" w:hAnsi="Arial Narrow"/>
                <w:noProof/>
                <w:sz w:val="18"/>
                <w:szCs w:val="18"/>
              </w:rPr>
              <w:t>IT Infra</w:t>
            </w:r>
          </w:p>
        </w:tc>
      </w:tr>
      <w:tr w:rsidR="00AF607E" w:rsidRPr="00F43AAD" w14:paraId="061DA817" w14:textId="77777777" w:rsidTr="00DA57BE">
        <w:tc>
          <w:tcPr>
            <w:tcW w:w="278" w:type="pct"/>
            <w:vMerge/>
            <w:vAlign w:val="center"/>
          </w:tcPr>
          <w:p w14:paraId="0F869F6E" w14:textId="77777777" w:rsidR="005556F0" w:rsidRPr="00F43AAD" w:rsidRDefault="005556F0" w:rsidP="005556F0">
            <w:pPr>
              <w:spacing w:line="240" w:lineRule="auto"/>
              <w:jc w:val="center"/>
              <w:rPr>
                <w:rFonts w:ascii="Arial Narrow" w:hAnsi="Arial Narrow" w:cs="Arial"/>
                <w:noProof/>
                <w:sz w:val="18"/>
                <w:szCs w:val="18"/>
                <w:lang w:val="id-ID"/>
              </w:rPr>
            </w:pPr>
          </w:p>
        </w:tc>
        <w:tc>
          <w:tcPr>
            <w:tcW w:w="158" w:type="pct"/>
            <w:vMerge/>
            <w:vAlign w:val="center"/>
          </w:tcPr>
          <w:p w14:paraId="3A9F02C6" w14:textId="77777777" w:rsidR="005556F0" w:rsidRPr="00F43AAD" w:rsidRDefault="005556F0" w:rsidP="005556F0">
            <w:pPr>
              <w:spacing w:line="240" w:lineRule="auto"/>
              <w:jc w:val="center"/>
              <w:rPr>
                <w:rFonts w:ascii="Arial Narrow" w:hAnsi="Arial Narrow" w:cs="Arial"/>
                <w:noProof/>
                <w:sz w:val="18"/>
                <w:szCs w:val="18"/>
                <w:lang w:val="id-ID"/>
              </w:rPr>
            </w:pPr>
          </w:p>
        </w:tc>
        <w:tc>
          <w:tcPr>
            <w:tcW w:w="896" w:type="pct"/>
            <w:vAlign w:val="center"/>
          </w:tcPr>
          <w:p w14:paraId="013A282C"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 xml:space="preserve">2b. Mengevaluasi pengajuan RFC Standard </w:t>
            </w:r>
            <w:r w:rsidR="007C0C6A" w:rsidRPr="00F43AAD">
              <w:rPr>
                <w:rFonts w:ascii="Arial Narrow" w:hAnsi="Arial Narrow" w:cs="Arial"/>
                <w:noProof/>
                <w:sz w:val="18"/>
                <w:szCs w:val="18"/>
                <w:lang w:val="id-ID"/>
              </w:rPr>
              <w:t>Emergency &amp; Expedited Changes</w:t>
            </w:r>
          </w:p>
        </w:tc>
        <w:tc>
          <w:tcPr>
            <w:tcW w:w="1804" w:type="pct"/>
            <w:gridSpan w:val="2"/>
            <w:vAlign w:val="center"/>
          </w:tcPr>
          <w:p w14:paraId="2F23C2FA" w14:textId="77777777" w:rsidR="005556F0" w:rsidRPr="00F43AAD" w:rsidRDefault="005556F0" w:rsidP="00F43AAD">
            <w:pPr>
              <w:spacing w:line="20" w:lineRule="atLeast"/>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Kelengkapan Dokumen RFC </w:t>
            </w:r>
            <w:r w:rsidR="00763633" w:rsidRPr="00F43AAD">
              <w:rPr>
                <w:rFonts w:ascii="Arial Narrow" w:hAnsi="Arial Narrow" w:cs="Arial"/>
                <w:noProof/>
                <w:sz w:val="18"/>
                <w:szCs w:val="18"/>
                <w:lang w:val="id-ID"/>
              </w:rPr>
              <w:t>(</w:t>
            </w:r>
            <w:r w:rsidRPr="00F43AAD">
              <w:rPr>
                <w:rFonts w:ascii="Arial Narrow" w:hAnsi="Arial Narrow" w:cs="Arial"/>
                <w:noProof/>
                <w:sz w:val="18"/>
                <w:szCs w:val="18"/>
                <w:lang w:val="id-ID"/>
              </w:rPr>
              <w:t>Completed</w:t>
            </w:r>
            <w:r w:rsidR="00763633" w:rsidRPr="00F43AAD">
              <w:rPr>
                <w:rFonts w:ascii="Arial Narrow" w:hAnsi="Arial Narrow" w:cs="Arial"/>
                <w:noProof/>
                <w:sz w:val="18"/>
                <w:szCs w:val="18"/>
                <w:lang w:val="id-ID"/>
              </w:rPr>
              <w:t>)</w:t>
            </w:r>
          </w:p>
        </w:tc>
        <w:tc>
          <w:tcPr>
            <w:tcW w:w="496" w:type="pct"/>
            <w:vAlign w:val="center"/>
          </w:tcPr>
          <w:p w14:paraId="09FBC3FF"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Evaluator</w:t>
            </w:r>
          </w:p>
        </w:tc>
        <w:tc>
          <w:tcPr>
            <w:tcW w:w="451" w:type="pct"/>
            <w:vAlign w:val="center"/>
          </w:tcPr>
          <w:p w14:paraId="1A9ABE15"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51" w:type="pct"/>
            <w:vAlign w:val="center"/>
          </w:tcPr>
          <w:p w14:paraId="3D7ADC72" w14:textId="77777777" w:rsidR="005556F0" w:rsidRPr="00F43AAD" w:rsidRDefault="005556F0" w:rsidP="00F43AAD">
            <w:pPr>
              <w:spacing w:line="20" w:lineRule="atLeast"/>
              <w:rPr>
                <w:rFonts w:ascii="Arial Narrow" w:hAnsi="Arial Narrow" w:cs="Arial"/>
                <w:noProof/>
                <w:sz w:val="18"/>
                <w:szCs w:val="18"/>
              </w:rPr>
            </w:pPr>
            <w:r w:rsidRPr="00F43AAD">
              <w:rPr>
                <w:rFonts w:ascii="Arial Narrow" w:hAnsi="Arial Narrow" w:cs="Arial"/>
                <w:noProof/>
                <w:sz w:val="18"/>
                <w:szCs w:val="18"/>
              </w:rPr>
              <w:t>Change Requestor</w:t>
            </w:r>
          </w:p>
        </w:tc>
        <w:tc>
          <w:tcPr>
            <w:tcW w:w="467" w:type="pct"/>
            <w:vAlign w:val="center"/>
          </w:tcPr>
          <w:p w14:paraId="2D67D513" w14:textId="4795334F" w:rsidR="005556F0" w:rsidRPr="00F43AAD" w:rsidRDefault="00AF607E" w:rsidP="00F43AAD">
            <w:pPr>
              <w:spacing w:line="20" w:lineRule="atLeast"/>
              <w:rPr>
                <w:rFonts w:ascii="Arial Narrow" w:hAnsi="Arial Narrow"/>
                <w:noProof/>
                <w:sz w:val="18"/>
                <w:szCs w:val="18"/>
              </w:rPr>
            </w:pPr>
            <w:ins w:id="3167" w:author="Darwin Halomoan Siregar [2]" w:date="2023-07-04T15:01:00Z">
              <w:r>
                <w:rPr>
                  <w:rFonts w:ascii="Arial Narrow" w:hAnsi="Arial Narrow" w:cs="Arial"/>
                  <w:noProof/>
                  <w:sz w:val="18"/>
                  <w:szCs w:val="18"/>
                </w:rPr>
                <w:t>TPM/IT BA Retail/IT BA Retai</w:t>
              </w:r>
            </w:ins>
            <w:del w:id="3168" w:author="Darwin Halomoan Siregar [2]" w:date="2023-07-04T15:01:00Z">
              <w:r w:rsidR="005556F0" w:rsidRPr="00F43AAD" w:rsidDel="00AF607E">
                <w:rPr>
                  <w:rFonts w:ascii="Arial Narrow" w:hAnsi="Arial Narrow"/>
                  <w:noProof/>
                  <w:sz w:val="18"/>
                  <w:szCs w:val="18"/>
                </w:rPr>
                <w:delText>P</w:delText>
              </w:r>
            </w:del>
            <w:ins w:id="3169" w:author="Darwin Halomoan Siregar" w:date="2023-06-22T10:48:00Z">
              <w:del w:id="3170" w:author="Darwin Halomoan Siregar [2]" w:date="2023-07-04T15:01:00Z">
                <w:r w:rsidR="00B77A20" w:rsidDel="00AF607E">
                  <w:rPr>
                    <w:rFonts w:ascii="Arial Narrow" w:hAnsi="Arial Narrow"/>
                    <w:noProof/>
                    <w:sz w:val="18"/>
                    <w:szCs w:val="18"/>
                  </w:rPr>
                  <w:delText>O</w:delText>
                </w:r>
              </w:del>
            </w:ins>
            <w:del w:id="3171" w:author="Darwin Halomoan Siregar" w:date="2023-06-21T19:36:00Z">
              <w:r w:rsidR="005556F0" w:rsidRPr="00F43AAD" w:rsidDel="008C69AD">
                <w:rPr>
                  <w:rFonts w:ascii="Arial Narrow" w:hAnsi="Arial Narrow"/>
                  <w:noProof/>
                  <w:sz w:val="18"/>
                  <w:szCs w:val="18"/>
                </w:rPr>
                <w:delText>O</w:delText>
              </w:r>
            </w:del>
            <w:r w:rsidR="005556F0" w:rsidRPr="00F43AAD">
              <w:rPr>
                <w:rFonts w:ascii="Arial Narrow" w:hAnsi="Arial Narrow"/>
                <w:noProof/>
                <w:sz w:val="18"/>
                <w:szCs w:val="18"/>
              </w:rPr>
              <w:t>/TIPO</w:t>
            </w:r>
          </w:p>
          <w:p w14:paraId="0365F8FF" w14:textId="77777777" w:rsidR="005556F0" w:rsidRPr="00F43AAD" w:rsidRDefault="005556F0" w:rsidP="00F43AAD">
            <w:pPr>
              <w:spacing w:line="20" w:lineRule="atLeast"/>
              <w:rPr>
                <w:rFonts w:ascii="Arial Narrow" w:hAnsi="Arial Narrow"/>
                <w:noProof/>
                <w:sz w:val="18"/>
                <w:szCs w:val="18"/>
              </w:rPr>
            </w:pPr>
            <w:r w:rsidRPr="00F43AAD">
              <w:rPr>
                <w:rFonts w:ascii="Arial Narrow" w:hAnsi="Arial Narrow"/>
                <w:noProof/>
                <w:sz w:val="18"/>
                <w:szCs w:val="18"/>
              </w:rPr>
              <w:t>IT Dev</w:t>
            </w:r>
          </w:p>
          <w:p w14:paraId="7A0DFFDD" w14:textId="77777777" w:rsidR="005556F0" w:rsidRPr="00F43AAD" w:rsidRDefault="005556F0" w:rsidP="00F43AAD">
            <w:pPr>
              <w:spacing w:line="20" w:lineRule="atLeast"/>
              <w:rPr>
                <w:rFonts w:ascii="Arial Narrow" w:hAnsi="Arial Narrow"/>
                <w:noProof/>
                <w:sz w:val="18"/>
                <w:szCs w:val="18"/>
              </w:rPr>
            </w:pPr>
            <w:r w:rsidRPr="00F43AAD">
              <w:rPr>
                <w:rFonts w:ascii="Arial Narrow" w:hAnsi="Arial Narrow"/>
                <w:noProof/>
                <w:sz w:val="18"/>
                <w:szCs w:val="18"/>
              </w:rPr>
              <w:t>IT Infra</w:t>
            </w:r>
          </w:p>
        </w:tc>
      </w:tr>
      <w:tr w:rsidR="00AF607E" w:rsidRPr="00F43AAD" w14:paraId="7F94E6EF" w14:textId="77777777" w:rsidTr="00DA57BE">
        <w:tc>
          <w:tcPr>
            <w:tcW w:w="278" w:type="pct"/>
            <w:vMerge/>
            <w:vAlign w:val="center"/>
          </w:tcPr>
          <w:p w14:paraId="3AC635ED" w14:textId="77777777" w:rsidR="005556F0" w:rsidRPr="00F43AAD" w:rsidRDefault="005556F0" w:rsidP="007D00A8">
            <w:pPr>
              <w:spacing w:line="240" w:lineRule="auto"/>
              <w:jc w:val="center"/>
              <w:rPr>
                <w:rFonts w:ascii="Arial Narrow" w:hAnsi="Arial Narrow" w:cs="Arial"/>
                <w:noProof/>
                <w:sz w:val="18"/>
                <w:szCs w:val="18"/>
                <w:lang w:val="id-ID"/>
              </w:rPr>
            </w:pPr>
          </w:p>
        </w:tc>
        <w:tc>
          <w:tcPr>
            <w:tcW w:w="158" w:type="pct"/>
            <w:vMerge/>
            <w:vAlign w:val="center"/>
          </w:tcPr>
          <w:p w14:paraId="610F8815" w14:textId="77777777" w:rsidR="005556F0" w:rsidRPr="00F43AAD" w:rsidRDefault="005556F0" w:rsidP="007D00A8">
            <w:pPr>
              <w:spacing w:line="240" w:lineRule="auto"/>
              <w:jc w:val="center"/>
              <w:rPr>
                <w:rFonts w:ascii="Arial Narrow" w:hAnsi="Arial Narrow" w:cs="Arial"/>
                <w:noProof/>
                <w:sz w:val="18"/>
                <w:szCs w:val="18"/>
                <w:lang w:val="id-ID"/>
              </w:rPr>
            </w:pPr>
          </w:p>
        </w:tc>
        <w:tc>
          <w:tcPr>
            <w:tcW w:w="896" w:type="pct"/>
            <w:vAlign w:val="center"/>
          </w:tcPr>
          <w:p w14:paraId="2BE4764E"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 xml:space="preserve">3. Membuat rangkuman RFC , menentukan jadwal, dan fasilitator </w:t>
            </w:r>
            <w:r w:rsidR="00F01848">
              <w:rPr>
                <w:rFonts w:ascii="Arial Narrow" w:hAnsi="Arial Narrow" w:cs="Arial"/>
                <w:noProof/>
                <w:sz w:val="18"/>
                <w:szCs w:val="18"/>
                <w:lang w:val="id-ID"/>
              </w:rPr>
              <w:t>CCRT</w:t>
            </w:r>
          </w:p>
        </w:tc>
        <w:tc>
          <w:tcPr>
            <w:tcW w:w="1804" w:type="pct"/>
            <w:gridSpan w:val="2"/>
            <w:vAlign w:val="center"/>
          </w:tcPr>
          <w:p w14:paraId="769B5EA8" w14:textId="77777777" w:rsidR="005556F0" w:rsidRPr="00F43AAD" w:rsidRDefault="005556F0" w:rsidP="00F43AAD">
            <w:pPr>
              <w:spacing w:line="20" w:lineRule="atLeast"/>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Pendaftaran RFC untuk </w:t>
            </w:r>
            <w:r w:rsidR="00F01848">
              <w:rPr>
                <w:rFonts w:ascii="Arial Narrow" w:hAnsi="Arial Narrow" w:cs="Arial"/>
                <w:noProof/>
                <w:sz w:val="18"/>
                <w:szCs w:val="18"/>
                <w:lang w:val="id-ID"/>
              </w:rPr>
              <w:t>CCRT</w:t>
            </w:r>
          </w:p>
        </w:tc>
        <w:tc>
          <w:tcPr>
            <w:tcW w:w="496" w:type="pct"/>
            <w:vAlign w:val="center"/>
          </w:tcPr>
          <w:p w14:paraId="418B4872"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w:t>
            </w:r>
            <w:r w:rsidR="00C1677A" w:rsidRPr="00F43AAD">
              <w:rPr>
                <w:rFonts w:ascii="Arial Narrow" w:hAnsi="Arial Narrow" w:cs="Arial"/>
                <w:noProof/>
                <w:sz w:val="18"/>
                <w:szCs w:val="18"/>
                <w:lang w:val="id-ID"/>
              </w:rPr>
              <w:t xml:space="preserve"> Coordinator</w:t>
            </w:r>
          </w:p>
        </w:tc>
        <w:tc>
          <w:tcPr>
            <w:tcW w:w="451" w:type="pct"/>
            <w:vAlign w:val="center"/>
          </w:tcPr>
          <w:p w14:paraId="1767092B" w14:textId="77777777" w:rsidR="005556F0" w:rsidRPr="00F43AAD" w:rsidRDefault="005556F0" w:rsidP="00F43AAD">
            <w:pPr>
              <w:spacing w:line="20" w:lineRule="atLeast"/>
              <w:rPr>
                <w:rFonts w:ascii="Arial Narrow" w:hAnsi="Arial Narrow" w:cs="Arial"/>
                <w:noProof/>
                <w:sz w:val="18"/>
                <w:szCs w:val="18"/>
                <w:highlight w:val="cyan"/>
                <w:lang w:val="id-ID"/>
              </w:rPr>
            </w:pPr>
          </w:p>
        </w:tc>
        <w:tc>
          <w:tcPr>
            <w:tcW w:w="451" w:type="pct"/>
            <w:vAlign w:val="center"/>
          </w:tcPr>
          <w:p w14:paraId="66D78299" w14:textId="77777777" w:rsidR="005556F0" w:rsidRPr="00F43AAD" w:rsidRDefault="005556F0" w:rsidP="00F43AAD">
            <w:pPr>
              <w:spacing w:line="20" w:lineRule="atLeast"/>
              <w:rPr>
                <w:rFonts w:ascii="Arial Narrow" w:hAnsi="Arial Narrow" w:cs="Arial"/>
                <w:noProof/>
                <w:sz w:val="18"/>
                <w:szCs w:val="18"/>
              </w:rPr>
            </w:pPr>
            <w:r w:rsidRPr="00F43AAD">
              <w:rPr>
                <w:rFonts w:ascii="Arial Narrow" w:hAnsi="Arial Narrow" w:cs="Arial"/>
                <w:noProof/>
                <w:sz w:val="18"/>
                <w:szCs w:val="18"/>
              </w:rPr>
              <w:t xml:space="preserve">SCM </w:t>
            </w:r>
            <w:r w:rsidR="00394C11" w:rsidRPr="00F43AAD">
              <w:rPr>
                <w:rFonts w:ascii="Arial Narrow" w:hAnsi="Arial Narrow" w:cs="Arial"/>
                <w:noProof/>
                <w:sz w:val="18"/>
                <w:szCs w:val="18"/>
              </w:rPr>
              <w:t>Mgr</w:t>
            </w:r>
          </w:p>
        </w:tc>
        <w:tc>
          <w:tcPr>
            <w:tcW w:w="467" w:type="pct"/>
            <w:vAlign w:val="center"/>
          </w:tcPr>
          <w:p w14:paraId="74BA0876" w14:textId="77777777" w:rsidR="005556F0" w:rsidRPr="00F43AAD" w:rsidRDefault="005556F0" w:rsidP="00F43AAD">
            <w:pPr>
              <w:spacing w:line="20" w:lineRule="atLeast"/>
              <w:rPr>
                <w:rFonts w:ascii="Arial Narrow" w:hAnsi="Arial Narrow"/>
                <w:noProof/>
                <w:sz w:val="18"/>
                <w:szCs w:val="18"/>
              </w:rPr>
            </w:pPr>
            <w:r w:rsidRPr="00F43AAD">
              <w:rPr>
                <w:rFonts w:ascii="Arial Narrow" w:hAnsi="Arial Narrow"/>
                <w:noProof/>
                <w:sz w:val="18"/>
                <w:szCs w:val="18"/>
              </w:rPr>
              <w:t>Change Requestor</w:t>
            </w:r>
          </w:p>
          <w:p w14:paraId="1FE391C0" w14:textId="05324488" w:rsidR="005556F0" w:rsidRPr="00F43AAD" w:rsidRDefault="005556F0" w:rsidP="00F43AAD">
            <w:pPr>
              <w:spacing w:line="20" w:lineRule="atLeast"/>
              <w:rPr>
                <w:rFonts w:ascii="Arial Narrow" w:hAnsi="Arial Narrow"/>
                <w:noProof/>
                <w:sz w:val="18"/>
                <w:szCs w:val="18"/>
              </w:rPr>
            </w:pPr>
            <w:del w:id="3172" w:author="Darwin Halomoan Siregar" w:date="2023-06-21T19:30:00Z">
              <w:r w:rsidRPr="00F43AAD" w:rsidDel="00513BEA">
                <w:rPr>
                  <w:rFonts w:ascii="Arial Narrow" w:hAnsi="Arial Narrow"/>
                  <w:noProof/>
                  <w:sz w:val="18"/>
                  <w:szCs w:val="18"/>
                </w:rPr>
                <w:delText>IT Security</w:delText>
              </w:r>
            </w:del>
            <w:ins w:id="3173" w:author="Darwin Halomoan Siregar" w:date="2023-06-21T19:30:00Z">
              <w:r w:rsidR="00513BEA">
                <w:rPr>
                  <w:rFonts w:ascii="Arial Narrow" w:hAnsi="Arial Narrow"/>
                  <w:noProof/>
                  <w:sz w:val="18"/>
                  <w:szCs w:val="18"/>
                </w:rPr>
                <w:t>Cyber Security</w:t>
              </w:r>
            </w:ins>
          </w:p>
          <w:p w14:paraId="785B4864" w14:textId="1D13751C" w:rsidR="005556F0" w:rsidRPr="00F43AAD" w:rsidRDefault="00AF607E" w:rsidP="00F43AAD">
            <w:pPr>
              <w:spacing w:line="20" w:lineRule="atLeast"/>
              <w:rPr>
                <w:rFonts w:ascii="Arial Narrow" w:hAnsi="Arial Narrow"/>
                <w:noProof/>
                <w:sz w:val="18"/>
                <w:szCs w:val="18"/>
              </w:rPr>
            </w:pPr>
            <w:ins w:id="3174" w:author="Darwin Halomoan Siregar [2]" w:date="2023-07-04T15:01:00Z">
              <w:r>
                <w:rPr>
                  <w:rFonts w:ascii="Arial Narrow" w:hAnsi="Arial Narrow" w:cs="Arial"/>
                  <w:noProof/>
                  <w:sz w:val="18"/>
                  <w:szCs w:val="18"/>
                </w:rPr>
                <w:t>TPM/IT BA Retail/IT BA Retai</w:t>
              </w:r>
            </w:ins>
            <w:del w:id="3175" w:author="Darwin Halomoan Siregar [2]" w:date="2023-07-04T15:01:00Z">
              <w:r w:rsidR="005556F0" w:rsidRPr="00F43AAD" w:rsidDel="00AF607E">
                <w:rPr>
                  <w:rFonts w:ascii="Arial Narrow" w:hAnsi="Arial Narrow"/>
                  <w:noProof/>
                  <w:sz w:val="18"/>
                  <w:szCs w:val="18"/>
                </w:rPr>
                <w:delText>PO</w:delText>
              </w:r>
            </w:del>
            <w:ins w:id="3176" w:author="Darwin Halomoan Siregar" w:date="2023-06-21T19:36:00Z">
              <w:del w:id="3177" w:author="Darwin Halomoan Siregar [2]" w:date="2023-07-04T15:01:00Z">
                <w:r w:rsidR="00B77A20" w:rsidDel="00AF607E">
                  <w:rPr>
                    <w:rFonts w:ascii="Arial Narrow" w:hAnsi="Arial Narrow"/>
                    <w:noProof/>
                    <w:sz w:val="18"/>
                    <w:szCs w:val="18"/>
                  </w:rPr>
                  <w:delText>O</w:delText>
                </w:r>
              </w:del>
            </w:ins>
            <w:r w:rsidR="005556F0" w:rsidRPr="00F43AAD">
              <w:rPr>
                <w:rFonts w:ascii="Arial Narrow" w:hAnsi="Arial Narrow"/>
                <w:noProof/>
                <w:sz w:val="18"/>
                <w:szCs w:val="18"/>
              </w:rPr>
              <w:t>/TIPO</w:t>
            </w:r>
          </w:p>
          <w:p w14:paraId="60F515C5" w14:textId="77777777" w:rsidR="005556F0" w:rsidRPr="00F43AAD" w:rsidRDefault="005556F0" w:rsidP="00F43AAD">
            <w:pPr>
              <w:spacing w:line="20" w:lineRule="atLeast"/>
              <w:rPr>
                <w:rFonts w:ascii="Arial Narrow" w:hAnsi="Arial Narrow"/>
                <w:noProof/>
                <w:sz w:val="18"/>
                <w:szCs w:val="18"/>
              </w:rPr>
            </w:pPr>
            <w:r w:rsidRPr="00F43AAD">
              <w:rPr>
                <w:rFonts w:ascii="Arial Narrow" w:hAnsi="Arial Narrow"/>
                <w:noProof/>
                <w:sz w:val="18"/>
                <w:szCs w:val="18"/>
              </w:rPr>
              <w:t>IT Dev</w:t>
            </w:r>
          </w:p>
          <w:p w14:paraId="355100B5" w14:textId="77777777" w:rsidR="005556F0" w:rsidRPr="00F43AAD" w:rsidRDefault="005556F0" w:rsidP="00F43AAD">
            <w:pPr>
              <w:spacing w:line="20" w:lineRule="atLeast"/>
              <w:rPr>
                <w:rFonts w:ascii="Arial Narrow" w:hAnsi="Arial Narrow"/>
                <w:noProof/>
                <w:sz w:val="18"/>
                <w:szCs w:val="18"/>
              </w:rPr>
            </w:pPr>
            <w:r w:rsidRPr="00F43AAD">
              <w:rPr>
                <w:rFonts w:ascii="Arial Narrow" w:hAnsi="Arial Narrow"/>
                <w:noProof/>
                <w:sz w:val="18"/>
                <w:szCs w:val="18"/>
              </w:rPr>
              <w:t>IT Infra</w:t>
            </w:r>
          </w:p>
        </w:tc>
      </w:tr>
      <w:tr w:rsidR="00AF607E" w:rsidRPr="00F43AAD" w14:paraId="58E23420" w14:textId="77777777" w:rsidTr="00DA57BE">
        <w:tc>
          <w:tcPr>
            <w:tcW w:w="278" w:type="pct"/>
            <w:vMerge/>
            <w:vAlign w:val="center"/>
          </w:tcPr>
          <w:p w14:paraId="0E6C4E19" w14:textId="77777777" w:rsidR="005556F0" w:rsidRPr="00F43AAD" w:rsidRDefault="005556F0" w:rsidP="007D00A8">
            <w:pPr>
              <w:spacing w:line="240" w:lineRule="auto"/>
              <w:jc w:val="center"/>
              <w:rPr>
                <w:rFonts w:ascii="Arial Narrow" w:hAnsi="Arial Narrow" w:cs="Arial"/>
                <w:noProof/>
                <w:sz w:val="18"/>
                <w:szCs w:val="18"/>
                <w:lang w:val="id-ID"/>
              </w:rPr>
            </w:pPr>
          </w:p>
        </w:tc>
        <w:tc>
          <w:tcPr>
            <w:tcW w:w="158" w:type="pct"/>
            <w:vMerge w:val="restart"/>
            <w:textDirection w:val="btLr"/>
            <w:vAlign w:val="center"/>
          </w:tcPr>
          <w:p w14:paraId="6BFCBE84" w14:textId="77777777" w:rsidR="005556F0" w:rsidRPr="00F43AAD" w:rsidRDefault="00F01848" w:rsidP="007D00A8">
            <w:pPr>
              <w:spacing w:line="240" w:lineRule="auto"/>
              <w:ind w:left="113" w:right="113"/>
              <w:jc w:val="center"/>
              <w:rPr>
                <w:rFonts w:ascii="Arial Narrow" w:hAnsi="Arial Narrow" w:cs="Arial"/>
                <w:noProof/>
                <w:sz w:val="18"/>
                <w:szCs w:val="18"/>
              </w:rPr>
            </w:pPr>
            <w:r>
              <w:rPr>
                <w:rFonts w:ascii="Arial Narrow" w:hAnsi="Arial Narrow" w:cs="Arial"/>
                <w:noProof/>
                <w:sz w:val="18"/>
                <w:szCs w:val="18"/>
              </w:rPr>
              <w:t>CCRT</w:t>
            </w:r>
          </w:p>
        </w:tc>
        <w:tc>
          <w:tcPr>
            <w:tcW w:w="896" w:type="pct"/>
            <w:vAlign w:val="center"/>
          </w:tcPr>
          <w:p w14:paraId="5A25B8F3"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4</w:t>
            </w:r>
            <w:r w:rsidR="00720534" w:rsidRPr="00F43AAD">
              <w:rPr>
                <w:rFonts w:ascii="Arial Narrow" w:hAnsi="Arial Narrow" w:cs="Arial"/>
                <w:noProof/>
                <w:sz w:val="18"/>
                <w:szCs w:val="18"/>
                <w:lang w:val="id-ID"/>
              </w:rPr>
              <w:t>a</w:t>
            </w:r>
            <w:r w:rsidRPr="00F43AAD">
              <w:rPr>
                <w:rFonts w:ascii="Arial Narrow" w:hAnsi="Arial Narrow" w:cs="Arial"/>
                <w:noProof/>
                <w:sz w:val="18"/>
                <w:szCs w:val="18"/>
                <w:lang w:val="id-ID"/>
              </w:rPr>
              <w:t>. Mengkaji dampak perubahan, resiko pelaksanaan , dan menyetujui jadwal implementasi</w:t>
            </w:r>
          </w:p>
        </w:tc>
        <w:tc>
          <w:tcPr>
            <w:tcW w:w="1804" w:type="pct"/>
            <w:gridSpan w:val="2"/>
            <w:vAlign w:val="center"/>
          </w:tcPr>
          <w:p w14:paraId="74352ACD" w14:textId="77777777" w:rsidR="005556F0" w:rsidRPr="00F43AAD" w:rsidRDefault="005556F0" w:rsidP="00F43AAD">
            <w:pPr>
              <w:spacing w:line="20" w:lineRule="atLeast"/>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RFC disetujui atau tidak setujui </w:t>
            </w:r>
            <w:r w:rsidR="00F01848">
              <w:rPr>
                <w:rFonts w:ascii="Arial Narrow" w:hAnsi="Arial Narrow" w:cs="Arial"/>
                <w:noProof/>
                <w:sz w:val="18"/>
                <w:szCs w:val="18"/>
                <w:lang w:val="id-ID"/>
              </w:rPr>
              <w:t>CCRT</w:t>
            </w:r>
          </w:p>
        </w:tc>
        <w:tc>
          <w:tcPr>
            <w:tcW w:w="496" w:type="pct"/>
            <w:vAlign w:val="center"/>
          </w:tcPr>
          <w:p w14:paraId="36B7E339" w14:textId="75646C33"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 xml:space="preserve">Change Control Review </w:t>
            </w:r>
            <w:ins w:id="3178" w:author="Darwin Halomoan Siregar" w:date="2023-06-22T17:11:00Z">
              <w:r w:rsidR="004B70B0">
                <w:rPr>
                  <w:rFonts w:ascii="Arial Narrow" w:hAnsi="Arial Narrow" w:cs="Arial"/>
                  <w:noProof/>
                  <w:sz w:val="18"/>
                  <w:szCs w:val="18"/>
                </w:rPr>
                <w:t>Team</w:t>
              </w:r>
            </w:ins>
            <w:del w:id="3179" w:author="Darwin Halomoan Siregar" w:date="2023-06-22T17:11:00Z">
              <w:r w:rsidRPr="00F43AAD" w:rsidDel="004B70B0">
                <w:rPr>
                  <w:rFonts w:ascii="Arial Narrow" w:hAnsi="Arial Narrow" w:cs="Arial"/>
                  <w:noProof/>
                  <w:sz w:val="18"/>
                  <w:szCs w:val="18"/>
                  <w:lang w:val="id-ID"/>
                </w:rPr>
                <w:delText>Board</w:delText>
              </w:r>
            </w:del>
          </w:p>
        </w:tc>
        <w:tc>
          <w:tcPr>
            <w:tcW w:w="451" w:type="pct"/>
            <w:vAlign w:val="center"/>
          </w:tcPr>
          <w:p w14:paraId="4794D926"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51" w:type="pct"/>
            <w:vAlign w:val="center"/>
          </w:tcPr>
          <w:p w14:paraId="345B5FAC" w14:textId="074D936B" w:rsidR="005556F0" w:rsidRPr="00F43AAD" w:rsidRDefault="005556F0" w:rsidP="00F43AAD">
            <w:pPr>
              <w:spacing w:line="20" w:lineRule="atLeast"/>
              <w:rPr>
                <w:rFonts w:ascii="Arial Narrow" w:hAnsi="Arial Narrow"/>
                <w:noProof/>
                <w:sz w:val="18"/>
                <w:szCs w:val="18"/>
              </w:rPr>
            </w:pPr>
            <w:del w:id="3180" w:author="Darwin Halomoan Siregar" w:date="2023-06-21T19:30:00Z">
              <w:r w:rsidRPr="00F43AAD" w:rsidDel="00513BEA">
                <w:rPr>
                  <w:rFonts w:ascii="Arial Narrow" w:hAnsi="Arial Narrow"/>
                  <w:noProof/>
                  <w:sz w:val="18"/>
                  <w:szCs w:val="18"/>
                </w:rPr>
                <w:delText>IT Security</w:delText>
              </w:r>
            </w:del>
            <w:ins w:id="3181" w:author="Darwin Halomoan Siregar" w:date="2023-06-21T19:30:00Z">
              <w:r w:rsidR="00513BEA">
                <w:rPr>
                  <w:rFonts w:ascii="Arial Narrow" w:hAnsi="Arial Narrow"/>
                  <w:noProof/>
                  <w:sz w:val="18"/>
                  <w:szCs w:val="18"/>
                </w:rPr>
                <w:t>Cyber Security</w:t>
              </w:r>
            </w:ins>
          </w:p>
          <w:p w14:paraId="30720D4C" w14:textId="4DEEF617" w:rsidR="005556F0" w:rsidRPr="00F43AAD" w:rsidRDefault="00AF607E" w:rsidP="00F43AAD">
            <w:pPr>
              <w:spacing w:line="20" w:lineRule="atLeast"/>
              <w:rPr>
                <w:rFonts w:ascii="Arial Narrow" w:hAnsi="Arial Narrow"/>
                <w:noProof/>
                <w:sz w:val="18"/>
                <w:szCs w:val="18"/>
              </w:rPr>
            </w:pPr>
            <w:ins w:id="3182" w:author="Darwin Halomoan Siregar [2]" w:date="2023-07-04T15:01:00Z">
              <w:r>
                <w:rPr>
                  <w:rFonts w:ascii="Arial Narrow" w:hAnsi="Arial Narrow" w:cs="Arial"/>
                  <w:noProof/>
                  <w:sz w:val="18"/>
                  <w:szCs w:val="18"/>
                </w:rPr>
                <w:t>TPM/IT BA Retail/IT BA Retai</w:t>
              </w:r>
            </w:ins>
            <w:del w:id="3183" w:author="Darwin Halomoan Siregar [2]" w:date="2023-07-04T15:01:00Z">
              <w:r w:rsidR="005556F0" w:rsidRPr="00F43AAD" w:rsidDel="00AF607E">
                <w:rPr>
                  <w:rFonts w:ascii="Arial Narrow" w:hAnsi="Arial Narrow"/>
                  <w:noProof/>
                  <w:sz w:val="18"/>
                  <w:szCs w:val="18"/>
                </w:rPr>
                <w:delText>P</w:delText>
              </w:r>
            </w:del>
            <w:ins w:id="3184" w:author="Darwin Halomoan Siregar" w:date="2023-06-21T19:37:00Z">
              <w:del w:id="3185" w:author="Darwin Halomoan Siregar [2]" w:date="2023-07-04T15:01:00Z">
                <w:r w:rsidR="00B77A20" w:rsidDel="00AF607E">
                  <w:rPr>
                    <w:rFonts w:ascii="Arial Narrow" w:hAnsi="Arial Narrow"/>
                    <w:noProof/>
                    <w:sz w:val="18"/>
                    <w:szCs w:val="18"/>
                  </w:rPr>
                  <w:delText>O</w:delText>
                </w:r>
              </w:del>
            </w:ins>
            <w:del w:id="3186" w:author="Darwin Halomoan Siregar" w:date="2023-06-21T19:37:00Z">
              <w:r w:rsidR="005556F0" w:rsidRPr="00F43AAD" w:rsidDel="008C69AD">
                <w:rPr>
                  <w:rFonts w:ascii="Arial Narrow" w:hAnsi="Arial Narrow"/>
                  <w:noProof/>
                  <w:sz w:val="18"/>
                  <w:szCs w:val="18"/>
                </w:rPr>
                <w:delText>O</w:delText>
              </w:r>
            </w:del>
            <w:r w:rsidR="005556F0" w:rsidRPr="00F43AAD">
              <w:rPr>
                <w:rFonts w:ascii="Arial Narrow" w:hAnsi="Arial Narrow"/>
                <w:noProof/>
                <w:sz w:val="18"/>
                <w:szCs w:val="18"/>
              </w:rPr>
              <w:t>/TIPO</w:t>
            </w:r>
          </w:p>
          <w:p w14:paraId="2274DED9" w14:textId="77777777" w:rsidR="005556F0" w:rsidRPr="00F43AAD" w:rsidRDefault="005556F0" w:rsidP="00F43AAD">
            <w:pPr>
              <w:spacing w:line="20" w:lineRule="atLeast"/>
              <w:rPr>
                <w:rFonts w:ascii="Arial Narrow" w:hAnsi="Arial Narrow"/>
                <w:noProof/>
                <w:sz w:val="18"/>
                <w:szCs w:val="18"/>
              </w:rPr>
            </w:pPr>
            <w:r w:rsidRPr="00F43AAD">
              <w:rPr>
                <w:rFonts w:ascii="Arial Narrow" w:hAnsi="Arial Narrow"/>
                <w:noProof/>
                <w:sz w:val="18"/>
                <w:szCs w:val="18"/>
              </w:rPr>
              <w:t>IT Dev</w:t>
            </w:r>
          </w:p>
          <w:p w14:paraId="7895F42F" w14:textId="77777777" w:rsidR="005556F0" w:rsidRPr="00F43AAD" w:rsidRDefault="005556F0" w:rsidP="00F43AAD">
            <w:pPr>
              <w:spacing w:line="20" w:lineRule="atLeast"/>
              <w:rPr>
                <w:rFonts w:ascii="Arial Narrow" w:hAnsi="Arial Narrow"/>
                <w:noProof/>
                <w:sz w:val="18"/>
                <w:szCs w:val="18"/>
              </w:rPr>
            </w:pPr>
            <w:r w:rsidRPr="00F43AAD">
              <w:rPr>
                <w:rFonts w:ascii="Arial Narrow" w:hAnsi="Arial Narrow"/>
                <w:noProof/>
                <w:sz w:val="18"/>
                <w:szCs w:val="18"/>
              </w:rPr>
              <w:t>IT Infra</w:t>
            </w:r>
          </w:p>
        </w:tc>
        <w:tc>
          <w:tcPr>
            <w:tcW w:w="467" w:type="pct"/>
            <w:vAlign w:val="center"/>
          </w:tcPr>
          <w:p w14:paraId="2BC5A89C" w14:textId="77777777" w:rsidR="005556F0" w:rsidRPr="00F43AAD" w:rsidRDefault="005556F0"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Implementor</w:t>
            </w:r>
          </w:p>
        </w:tc>
      </w:tr>
      <w:tr w:rsidR="00AF607E" w:rsidRPr="00F43AAD" w14:paraId="623BE251" w14:textId="77777777" w:rsidTr="00DA57BE">
        <w:tc>
          <w:tcPr>
            <w:tcW w:w="278" w:type="pct"/>
            <w:vMerge/>
            <w:vAlign w:val="center"/>
          </w:tcPr>
          <w:p w14:paraId="78F68617" w14:textId="77777777" w:rsidR="00720534" w:rsidRPr="00F43AAD" w:rsidRDefault="00720534" w:rsidP="00720534">
            <w:pPr>
              <w:spacing w:line="240" w:lineRule="auto"/>
              <w:jc w:val="center"/>
              <w:rPr>
                <w:rFonts w:ascii="Arial Narrow" w:hAnsi="Arial Narrow" w:cs="Arial"/>
                <w:noProof/>
                <w:sz w:val="18"/>
                <w:szCs w:val="18"/>
                <w:lang w:val="id-ID"/>
              </w:rPr>
            </w:pPr>
          </w:p>
        </w:tc>
        <w:tc>
          <w:tcPr>
            <w:tcW w:w="158" w:type="pct"/>
            <w:vMerge/>
            <w:textDirection w:val="btLr"/>
            <w:vAlign w:val="center"/>
          </w:tcPr>
          <w:p w14:paraId="248311B9" w14:textId="77777777" w:rsidR="00720534" w:rsidRPr="00F43AAD" w:rsidRDefault="00720534" w:rsidP="00720534">
            <w:pPr>
              <w:spacing w:line="240" w:lineRule="auto"/>
              <w:ind w:left="113" w:right="113"/>
              <w:jc w:val="center"/>
              <w:rPr>
                <w:rFonts w:ascii="Arial Narrow" w:hAnsi="Arial Narrow" w:cs="Arial"/>
                <w:noProof/>
                <w:sz w:val="18"/>
                <w:szCs w:val="18"/>
                <w:lang w:val="id-ID"/>
              </w:rPr>
            </w:pPr>
          </w:p>
        </w:tc>
        <w:tc>
          <w:tcPr>
            <w:tcW w:w="896" w:type="pct"/>
            <w:vAlign w:val="center"/>
          </w:tcPr>
          <w:p w14:paraId="534BB94D" w14:textId="77777777" w:rsidR="007C0C6A"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4b.</w:t>
            </w:r>
          </w:p>
          <w:p w14:paraId="1B10A9AC" w14:textId="77777777" w:rsidR="000F53E3" w:rsidRPr="00F43AAD" w:rsidRDefault="00F60F1E" w:rsidP="00F43AAD">
            <w:pPr>
              <w:spacing w:line="20" w:lineRule="atLeast"/>
              <w:rPr>
                <w:rFonts w:ascii="Arial Narrow" w:hAnsi="Arial Narrow"/>
                <w:noProof/>
                <w:sz w:val="18"/>
                <w:szCs w:val="18"/>
              </w:rPr>
            </w:pPr>
            <w:r w:rsidRPr="00F43AAD">
              <w:rPr>
                <w:rFonts w:ascii="Arial Narrow" w:hAnsi="Arial Narrow"/>
                <w:noProof/>
                <w:sz w:val="18"/>
                <w:szCs w:val="18"/>
              </w:rPr>
              <w:t xml:space="preserve">a. </w:t>
            </w:r>
            <w:r w:rsidR="007C0C6A" w:rsidRPr="00F43AAD">
              <w:rPr>
                <w:rFonts w:ascii="Arial Narrow" w:hAnsi="Arial Narrow"/>
                <w:noProof/>
                <w:sz w:val="18"/>
                <w:szCs w:val="18"/>
              </w:rPr>
              <w:t>S</w:t>
            </w:r>
            <w:r w:rsidR="00D82151" w:rsidRPr="00F43AAD">
              <w:rPr>
                <w:rFonts w:ascii="Arial Narrow" w:hAnsi="Arial Narrow"/>
                <w:noProof/>
                <w:sz w:val="18"/>
                <w:szCs w:val="18"/>
              </w:rPr>
              <w:t>tandard Change – email list standard change</w:t>
            </w:r>
          </w:p>
          <w:p w14:paraId="6949F822" w14:textId="77777777" w:rsidR="007C0C6A" w:rsidRPr="00F43AAD" w:rsidRDefault="00F60F1E" w:rsidP="00F43AAD">
            <w:pPr>
              <w:spacing w:line="20" w:lineRule="atLeast"/>
              <w:rPr>
                <w:rFonts w:ascii="Arial Narrow" w:hAnsi="Arial Narrow"/>
                <w:noProof/>
                <w:sz w:val="18"/>
                <w:szCs w:val="18"/>
                <w:lang w:val="id-ID"/>
              </w:rPr>
            </w:pPr>
            <w:r w:rsidRPr="00F43AAD">
              <w:rPr>
                <w:rFonts w:ascii="Arial Narrow" w:hAnsi="Arial Narrow"/>
                <w:noProof/>
                <w:sz w:val="18"/>
                <w:szCs w:val="18"/>
              </w:rPr>
              <w:t xml:space="preserve">b. </w:t>
            </w:r>
            <w:r w:rsidR="00D82151" w:rsidRPr="00F43AAD">
              <w:rPr>
                <w:rFonts w:ascii="Arial Narrow" w:hAnsi="Arial Narrow"/>
                <w:noProof/>
                <w:sz w:val="18"/>
                <w:szCs w:val="18"/>
                <w:lang w:val="id-ID"/>
              </w:rPr>
              <w:t xml:space="preserve">Emergency/ Expedited – approval </w:t>
            </w:r>
            <w:r w:rsidR="001212E6" w:rsidRPr="00F43AAD">
              <w:rPr>
                <w:rFonts w:ascii="Arial Narrow" w:hAnsi="Arial Narrow"/>
                <w:noProof/>
                <w:sz w:val="18"/>
                <w:szCs w:val="18"/>
                <w:lang w:val="id-ID"/>
              </w:rPr>
              <w:t>matrik</w:t>
            </w:r>
          </w:p>
        </w:tc>
        <w:tc>
          <w:tcPr>
            <w:tcW w:w="1804" w:type="pct"/>
            <w:gridSpan w:val="2"/>
            <w:vAlign w:val="center"/>
          </w:tcPr>
          <w:p w14:paraId="55C12996" w14:textId="77777777" w:rsidR="00720534" w:rsidRPr="00F43AAD" w:rsidRDefault="00720534" w:rsidP="00F43AAD">
            <w:pPr>
              <w:spacing w:line="20" w:lineRule="atLeast"/>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RFC </w:t>
            </w:r>
            <w:r w:rsidRPr="00F43AAD">
              <w:rPr>
                <w:rFonts w:ascii="Arial Narrow" w:hAnsi="Arial Narrow" w:cs="Arial"/>
                <w:i/>
                <w:noProof/>
                <w:sz w:val="18"/>
                <w:szCs w:val="18"/>
                <w:lang w:val="id-ID"/>
              </w:rPr>
              <w:t>acknowledge</w:t>
            </w:r>
            <w:r w:rsidRPr="00F43AAD">
              <w:rPr>
                <w:rFonts w:ascii="Arial Narrow" w:hAnsi="Arial Narrow" w:cs="Arial"/>
                <w:noProof/>
                <w:sz w:val="18"/>
                <w:szCs w:val="18"/>
                <w:lang w:val="id-ID"/>
              </w:rPr>
              <w:t xml:space="preserve"> by </w:t>
            </w:r>
            <w:r w:rsidR="00F01848">
              <w:rPr>
                <w:rFonts w:ascii="Arial Narrow" w:hAnsi="Arial Narrow" w:cs="Arial"/>
                <w:noProof/>
                <w:sz w:val="18"/>
                <w:szCs w:val="18"/>
                <w:lang w:val="id-ID"/>
              </w:rPr>
              <w:t>CCRT</w:t>
            </w:r>
          </w:p>
        </w:tc>
        <w:tc>
          <w:tcPr>
            <w:tcW w:w="496" w:type="pct"/>
            <w:vAlign w:val="center"/>
          </w:tcPr>
          <w:p w14:paraId="6E653548" w14:textId="16FA7447" w:rsidR="00720534"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Control Review</w:t>
            </w:r>
            <w:ins w:id="3187" w:author="Darwin Halomoan Siregar" w:date="2023-06-22T17:11:00Z">
              <w:r w:rsidR="004B70B0">
                <w:rPr>
                  <w:rFonts w:ascii="Arial Narrow" w:hAnsi="Arial Narrow" w:cs="Arial"/>
                  <w:noProof/>
                  <w:sz w:val="18"/>
                  <w:szCs w:val="18"/>
                </w:rPr>
                <w:t xml:space="preserve"> Team</w:t>
              </w:r>
            </w:ins>
            <w:del w:id="3188" w:author="Darwin Halomoan Siregar" w:date="2023-06-22T17:11:00Z">
              <w:r w:rsidRPr="00F43AAD" w:rsidDel="004B70B0">
                <w:rPr>
                  <w:rFonts w:ascii="Arial Narrow" w:hAnsi="Arial Narrow" w:cs="Arial"/>
                  <w:noProof/>
                  <w:sz w:val="18"/>
                  <w:szCs w:val="18"/>
                  <w:lang w:val="id-ID"/>
                </w:rPr>
                <w:delText xml:space="preserve"> Board</w:delText>
              </w:r>
            </w:del>
          </w:p>
        </w:tc>
        <w:tc>
          <w:tcPr>
            <w:tcW w:w="451" w:type="pct"/>
            <w:vAlign w:val="center"/>
          </w:tcPr>
          <w:p w14:paraId="3BBA0A89" w14:textId="77777777" w:rsidR="00720534"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51" w:type="pct"/>
            <w:vAlign w:val="center"/>
          </w:tcPr>
          <w:p w14:paraId="6B32FB84" w14:textId="77777777" w:rsidR="00720534" w:rsidRPr="00F43AAD" w:rsidRDefault="00B20D61"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N/A</w:t>
            </w:r>
          </w:p>
        </w:tc>
        <w:tc>
          <w:tcPr>
            <w:tcW w:w="467" w:type="pct"/>
            <w:vAlign w:val="center"/>
          </w:tcPr>
          <w:p w14:paraId="1DE7D750" w14:textId="77777777" w:rsidR="00720534"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Implementor</w:t>
            </w:r>
          </w:p>
        </w:tc>
      </w:tr>
      <w:tr w:rsidR="00AF607E" w:rsidRPr="00F43AAD" w14:paraId="2E926CBF" w14:textId="77777777" w:rsidTr="00DA57BE">
        <w:tc>
          <w:tcPr>
            <w:tcW w:w="278" w:type="pct"/>
            <w:vMerge/>
            <w:vAlign w:val="center"/>
          </w:tcPr>
          <w:p w14:paraId="2E66177E" w14:textId="77777777" w:rsidR="00720534" w:rsidRPr="00F43AAD" w:rsidRDefault="00720534" w:rsidP="007D00A8">
            <w:pPr>
              <w:spacing w:line="240" w:lineRule="auto"/>
              <w:jc w:val="center"/>
              <w:rPr>
                <w:rFonts w:ascii="Arial Narrow" w:hAnsi="Arial Narrow" w:cs="Arial"/>
                <w:noProof/>
                <w:sz w:val="18"/>
                <w:szCs w:val="18"/>
                <w:lang w:val="id-ID"/>
              </w:rPr>
            </w:pPr>
          </w:p>
        </w:tc>
        <w:tc>
          <w:tcPr>
            <w:tcW w:w="158" w:type="pct"/>
            <w:vMerge/>
            <w:textDirection w:val="btLr"/>
            <w:vAlign w:val="center"/>
          </w:tcPr>
          <w:p w14:paraId="1D9FFCFD" w14:textId="77777777" w:rsidR="00720534" w:rsidRPr="00F43AAD" w:rsidRDefault="00720534" w:rsidP="007D00A8">
            <w:pPr>
              <w:spacing w:line="240" w:lineRule="auto"/>
              <w:ind w:left="113" w:right="113"/>
              <w:jc w:val="center"/>
              <w:rPr>
                <w:rFonts w:ascii="Arial Narrow" w:hAnsi="Arial Narrow" w:cs="Arial"/>
                <w:noProof/>
                <w:sz w:val="18"/>
                <w:szCs w:val="18"/>
                <w:lang w:val="id-ID"/>
              </w:rPr>
            </w:pPr>
          </w:p>
        </w:tc>
        <w:tc>
          <w:tcPr>
            <w:tcW w:w="896" w:type="pct"/>
            <w:vAlign w:val="center"/>
          </w:tcPr>
          <w:p w14:paraId="1DB942F0" w14:textId="77777777" w:rsidR="00720534"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 xml:space="preserve">5. Melaporkan hasil review RFC   yang tidak disetujui </w:t>
            </w:r>
            <w:r w:rsidR="00F01848">
              <w:rPr>
                <w:rFonts w:ascii="Arial Narrow" w:hAnsi="Arial Narrow" w:cs="Arial"/>
                <w:noProof/>
                <w:sz w:val="18"/>
                <w:szCs w:val="18"/>
                <w:lang w:val="id-ID"/>
              </w:rPr>
              <w:t>CCRT</w:t>
            </w:r>
          </w:p>
        </w:tc>
        <w:tc>
          <w:tcPr>
            <w:tcW w:w="1804" w:type="pct"/>
            <w:gridSpan w:val="2"/>
            <w:vAlign w:val="center"/>
          </w:tcPr>
          <w:p w14:paraId="6749C089" w14:textId="77777777" w:rsidR="00720534" w:rsidRPr="00F43AAD" w:rsidRDefault="00720534" w:rsidP="00F43AAD">
            <w:pPr>
              <w:spacing w:line="20" w:lineRule="atLeast"/>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MOM </w:t>
            </w:r>
            <w:r w:rsidR="00F01848">
              <w:rPr>
                <w:rFonts w:ascii="Arial Narrow" w:hAnsi="Arial Narrow" w:cs="Arial"/>
                <w:noProof/>
                <w:sz w:val="18"/>
                <w:szCs w:val="18"/>
                <w:lang w:val="id-ID"/>
              </w:rPr>
              <w:t>CCRT</w:t>
            </w:r>
            <w:r w:rsidRPr="00F43AAD">
              <w:rPr>
                <w:rFonts w:ascii="Arial Narrow" w:hAnsi="Arial Narrow" w:cs="Arial"/>
                <w:noProof/>
                <w:sz w:val="18"/>
                <w:szCs w:val="18"/>
                <w:lang w:val="id-ID"/>
              </w:rPr>
              <w:t xml:space="preserve"> - Hasil Review RFC</w:t>
            </w:r>
          </w:p>
        </w:tc>
        <w:tc>
          <w:tcPr>
            <w:tcW w:w="496" w:type="pct"/>
            <w:vAlign w:val="center"/>
          </w:tcPr>
          <w:p w14:paraId="136C2F53" w14:textId="77777777" w:rsidR="00720534"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51" w:type="pct"/>
            <w:vAlign w:val="center"/>
          </w:tcPr>
          <w:p w14:paraId="386037AE" w14:textId="77777777" w:rsidR="00720534" w:rsidRPr="00F43AAD" w:rsidRDefault="00394C11"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SCM Mgr</w:t>
            </w:r>
          </w:p>
        </w:tc>
        <w:tc>
          <w:tcPr>
            <w:tcW w:w="451" w:type="pct"/>
            <w:vAlign w:val="center"/>
          </w:tcPr>
          <w:p w14:paraId="5E44CE59" w14:textId="77777777" w:rsidR="00720534" w:rsidRPr="00F43AAD" w:rsidRDefault="001C12AA"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rPr>
              <w:t>-</w:t>
            </w:r>
          </w:p>
        </w:tc>
        <w:tc>
          <w:tcPr>
            <w:tcW w:w="467" w:type="pct"/>
            <w:vAlign w:val="center"/>
          </w:tcPr>
          <w:p w14:paraId="10AD18C2" w14:textId="77777777" w:rsidR="00720534" w:rsidRPr="00F43AAD" w:rsidRDefault="00720534" w:rsidP="00F43AAD">
            <w:pPr>
              <w:spacing w:line="20" w:lineRule="atLeast"/>
              <w:rPr>
                <w:rFonts w:ascii="Arial Narrow" w:hAnsi="Arial Narrow"/>
                <w:noProof/>
                <w:sz w:val="18"/>
                <w:szCs w:val="18"/>
              </w:rPr>
            </w:pPr>
            <w:r w:rsidRPr="00F43AAD">
              <w:rPr>
                <w:rFonts w:ascii="Arial Narrow" w:hAnsi="Arial Narrow"/>
                <w:noProof/>
                <w:sz w:val="18"/>
                <w:szCs w:val="18"/>
              </w:rPr>
              <w:t>Change Requestor</w:t>
            </w:r>
          </w:p>
          <w:p w14:paraId="5B9B7795" w14:textId="77777777" w:rsidR="00720534" w:rsidRPr="00F43AAD" w:rsidRDefault="00720534" w:rsidP="00F43AAD">
            <w:pPr>
              <w:spacing w:line="20" w:lineRule="atLeast"/>
              <w:rPr>
                <w:rFonts w:ascii="Arial Narrow" w:hAnsi="Arial Narrow"/>
                <w:noProof/>
                <w:sz w:val="18"/>
                <w:szCs w:val="18"/>
              </w:rPr>
            </w:pPr>
            <w:r w:rsidRPr="00F43AAD">
              <w:rPr>
                <w:rFonts w:ascii="Arial Narrow" w:hAnsi="Arial Narrow"/>
                <w:noProof/>
                <w:sz w:val="18"/>
                <w:szCs w:val="18"/>
              </w:rPr>
              <w:t>All GH IT</w:t>
            </w:r>
          </w:p>
          <w:p w14:paraId="7647764D" w14:textId="77777777" w:rsidR="00720534" w:rsidRPr="00F43AAD" w:rsidRDefault="00720534" w:rsidP="00F43AAD">
            <w:pPr>
              <w:spacing w:line="20" w:lineRule="atLeast"/>
              <w:rPr>
                <w:rFonts w:ascii="Arial Narrow" w:hAnsi="Arial Narrow"/>
                <w:noProof/>
                <w:sz w:val="18"/>
                <w:szCs w:val="18"/>
              </w:rPr>
            </w:pPr>
            <w:r w:rsidRPr="00F43AAD">
              <w:rPr>
                <w:rFonts w:ascii="Arial Narrow" w:hAnsi="Arial Narrow"/>
                <w:noProof/>
                <w:sz w:val="18"/>
                <w:szCs w:val="18"/>
              </w:rPr>
              <w:t>Head of IT</w:t>
            </w:r>
          </w:p>
        </w:tc>
      </w:tr>
      <w:tr w:rsidR="00AF607E" w:rsidRPr="00F43AAD" w14:paraId="424573C3" w14:textId="77777777" w:rsidTr="00DA57BE">
        <w:tc>
          <w:tcPr>
            <w:tcW w:w="278" w:type="pct"/>
            <w:vMerge/>
            <w:vAlign w:val="center"/>
          </w:tcPr>
          <w:p w14:paraId="4262B021" w14:textId="77777777" w:rsidR="00720534" w:rsidRPr="00F43AAD" w:rsidRDefault="00720534" w:rsidP="007D00A8">
            <w:pPr>
              <w:spacing w:line="240" w:lineRule="auto"/>
              <w:jc w:val="center"/>
              <w:rPr>
                <w:rFonts w:ascii="Arial Narrow" w:hAnsi="Arial Narrow" w:cs="Arial"/>
                <w:noProof/>
                <w:sz w:val="18"/>
                <w:szCs w:val="18"/>
                <w:lang w:val="id-ID"/>
              </w:rPr>
            </w:pPr>
          </w:p>
        </w:tc>
        <w:tc>
          <w:tcPr>
            <w:tcW w:w="158" w:type="pct"/>
            <w:vMerge/>
            <w:vAlign w:val="center"/>
          </w:tcPr>
          <w:p w14:paraId="5F0BCC89" w14:textId="77777777" w:rsidR="00720534" w:rsidRPr="00F43AAD" w:rsidRDefault="00720534" w:rsidP="007D00A8">
            <w:pPr>
              <w:spacing w:line="240" w:lineRule="auto"/>
              <w:jc w:val="center"/>
              <w:rPr>
                <w:rFonts w:ascii="Arial Narrow" w:hAnsi="Arial Narrow" w:cs="Arial"/>
                <w:noProof/>
                <w:sz w:val="18"/>
                <w:szCs w:val="18"/>
                <w:lang w:val="id-ID"/>
              </w:rPr>
            </w:pPr>
          </w:p>
        </w:tc>
        <w:tc>
          <w:tcPr>
            <w:tcW w:w="896" w:type="pct"/>
            <w:vAlign w:val="center"/>
          </w:tcPr>
          <w:p w14:paraId="62B288D9" w14:textId="77777777" w:rsidR="00720534"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 xml:space="preserve">6. Melaporkan hasil review RFC   yang sudah disetujui </w:t>
            </w:r>
            <w:r w:rsidR="00F01848">
              <w:rPr>
                <w:rFonts w:ascii="Arial Narrow" w:hAnsi="Arial Narrow" w:cs="Arial"/>
                <w:noProof/>
                <w:sz w:val="18"/>
                <w:szCs w:val="18"/>
                <w:lang w:val="id-ID"/>
              </w:rPr>
              <w:t>CCRT</w:t>
            </w:r>
          </w:p>
        </w:tc>
        <w:tc>
          <w:tcPr>
            <w:tcW w:w="1804" w:type="pct"/>
            <w:gridSpan w:val="2"/>
            <w:vAlign w:val="center"/>
          </w:tcPr>
          <w:p w14:paraId="7638C7F1" w14:textId="77777777" w:rsidR="00720534" w:rsidRPr="00F43AAD" w:rsidRDefault="00720534" w:rsidP="00F43AAD">
            <w:pPr>
              <w:spacing w:line="20" w:lineRule="atLeast"/>
              <w:jc w:val="center"/>
              <w:rPr>
                <w:rFonts w:ascii="Arial Narrow" w:hAnsi="Arial Narrow" w:cs="Arial"/>
                <w:noProof/>
                <w:sz w:val="18"/>
                <w:szCs w:val="18"/>
                <w:lang w:val="id-ID"/>
              </w:rPr>
            </w:pPr>
            <w:r w:rsidRPr="00F43AAD">
              <w:rPr>
                <w:rFonts w:ascii="Arial Narrow" w:hAnsi="Arial Narrow" w:cs="Arial"/>
                <w:noProof/>
                <w:sz w:val="18"/>
                <w:szCs w:val="18"/>
                <w:lang w:val="id-ID"/>
              </w:rPr>
              <w:t xml:space="preserve">MOM </w:t>
            </w:r>
            <w:r w:rsidR="00F01848">
              <w:rPr>
                <w:rFonts w:ascii="Arial Narrow" w:hAnsi="Arial Narrow" w:cs="Arial"/>
                <w:noProof/>
                <w:sz w:val="18"/>
                <w:szCs w:val="18"/>
                <w:lang w:val="id-ID"/>
              </w:rPr>
              <w:t>CCRT</w:t>
            </w:r>
            <w:r w:rsidRPr="00F43AAD">
              <w:rPr>
                <w:rFonts w:ascii="Arial Narrow" w:hAnsi="Arial Narrow" w:cs="Arial"/>
                <w:noProof/>
                <w:sz w:val="18"/>
                <w:szCs w:val="18"/>
                <w:lang w:val="id-ID"/>
              </w:rPr>
              <w:t xml:space="preserve"> - Hasil Review RFC</w:t>
            </w:r>
          </w:p>
        </w:tc>
        <w:tc>
          <w:tcPr>
            <w:tcW w:w="496" w:type="pct"/>
            <w:vAlign w:val="center"/>
          </w:tcPr>
          <w:p w14:paraId="7B5B63F4" w14:textId="77777777" w:rsidR="00720534" w:rsidRPr="00F43AAD" w:rsidRDefault="00720534"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51" w:type="pct"/>
            <w:vAlign w:val="center"/>
          </w:tcPr>
          <w:p w14:paraId="7C168E22" w14:textId="77777777" w:rsidR="00720534" w:rsidRPr="00F43AAD" w:rsidRDefault="00394C11" w:rsidP="00F43AAD">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SCM Mgr</w:t>
            </w:r>
          </w:p>
        </w:tc>
        <w:tc>
          <w:tcPr>
            <w:tcW w:w="451" w:type="pct"/>
            <w:vAlign w:val="center"/>
          </w:tcPr>
          <w:p w14:paraId="0857B05B" w14:textId="77777777" w:rsidR="00720534" w:rsidRPr="00F43AAD" w:rsidRDefault="001C12AA" w:rsidP="00F43AAD">
            <w:pPr>
              <w:spacing w:line="20" w:lineRule="atLeast"/>
              <w:rPr>
                <w:rFonts w:ascii="Arial Narrow" w:hAnsi="Arial Narrow" w:cs="Arial"/>
                <w:noProof/>
                <w:sz w:val="18"/>
                <w:szCs w:val="18"/>
              </w:rPr>
            </w:pPr>
            <w:r w:rsidRPr="00F43AAD">
              <w:rPr>
                <w:rFonts w:ascii="Arial Narrow" w:hAnsi="Arial Narrow" w:cs="Arial"/>
                <w:noProof/>
                <w:sz w:val="18"/>
                <w:szCs w:val="18"/>
              </w:rPr>
              <w:t>-</w:t>
            </w:r>
          </w:p>
        </w:tc>
        <w:tc>
          <w:tcPr>
            <w:tcW w:w="467" w:type="pct"/>
            <w:vAlign w:val="center"/>
          </w:tcPr>
          <w:p w14:paraId="27154C3B" w14:textId="77777777" w:rsidR="00720534" w:rsidRPr="00F43AAD" w:rsidRDefault="00720534" w:rsidP="00F43AAD">
            <w:pPr>
              <w:spacing w:line="20" w:lineRule="atLeast"/>
              <w:rPr>
                <w:rFonts w:ascii="Arial Narrow" w:hAnsi="Arial Narrow"/>
                <w:noProof/>
                <w:sz w:val="18"/>
                <w:szCs w:val="18"/>
              </w:rPr>
            </w:pPr>
            <w:r w:rsidRPr="00F43AAD">
              <w:rPr>
                <w:rFonts w:ascii="Arial Narrow" w:hAnsi="Arial Narrow"/>
                <w:noProof/>
                <w:sz w:val="18"/>
                <w:szCs w:val="18"/>
              </w:rPr>
              <w:t>Change Requestor</w:t>
            </w:r>
          </w:p>
          <w:p w14:paraId="771A3D9C" w14:textId="77777777" w:rsidR="00720534" w:rsidRPr="00F43AAD" w:rsidRDefault="00720534" w:rsidP="00F43AAD">
            <w:pPr>
              <w:spacing w:line="20" w:lineRule="atLeast"/>
              <w:rPr>
                <w:rFonts w:ascii="Arial Narrow" w:hAnsi="Arial Narrow"/>
                <w:noProof/>
                <w:sz w:val="18"/>
                <w:szCs w:val="18"/>
              </w:rPr>
            </w:pPr>
            <w:r w:rsidRPr="00F43AAD">
              <w:rPr>
                <w:rFonts w:ascii="Arial Narrow" w:hAnsi="Arial Narrow"/>
                <w:noProof/>
                <w:sz w:val="18"/>
                <w:szCs w:val="18"/>
              </w:rPr>
              <w:t>All GH IT</w:t>
            </w:r>
          </w:p>
          <w:p w14:paraId="44BA8321" w14:textId="77777777" w:rsidR="00720534" w:rsidRPr="00F43AAD" w:rsidRDefault="00720534" w:rsidP="00F43AAD">
            <w:pPr>
              <w:spacing w:line="20" w:lineRule="atLeast"/>
              <w:rPr>
                <w:rFonts w:ascii="Arial Narrow" w:hAnsi="Arial Narrow"/>
                <w:noProof/>
                <w:sz w:val="18"/>
                <w:szCs w:val="18"/>
              </w:rPr>
            </w:pPr>
            <w:r w:rsidRPr="00F43AAD">
              <w:rPr>
                <w:rFonts w:ascii="Arial Narrow" w:hAnsi="Arial Narrow"/>
                <w:noProof/>
                <w:sz w:val="18"/>
                <w:szCs w:val="18"/>
              </w:rPr>
              <w:t>Head of IT</w:t>
            </w:r>
          </w:p>
        </w:tc>
      </w:tr>
    </w:tbl>
    <w:p w14:paraId="7D76D375" w14:textId="77777777" w:rsidR="00DA57BE" w:rsidRDefault="00DA57BE">
      <w:pPr>
        <w:rPr>
          <w:ins w:id="3189" w:author="Zhafar Kartika Putra" w:date="2023-06-15T10:06:00Z"/>
        </w:rPr>
      </w:pPr>
      <w:ins w:id="3190" w:author="Zhafar Kartika Putra" w:date="2023-06-15T10:06:00Z">
        <w:r>
          <w:lastRenderedPageBreak/>
          <w:br w:type="page"/>
        </w:r>
      </w:ins>
    </w:p>
    <w:tbl>
      <w:tblPr>
        <w:tblStyle w:val="TableGrid"/>
        <w:tblW w:w="5087" w:type="pct"/>
        <w:tblLook w:val="04A0" w:firstRow="1" w:lastRow="0" w:firstColumn="1" w:lastColumn="0" w:noHBand="0" w:noVBand="1"/>
        <w:tblPrChange w:id="3191" w:author="Darwin Halomoan Siregar" w:date="2023-06-21T18:59:00Z">
          <w:tblPr>
            <w:tblStyle w:val="TableGrid"/>
            <w:tblW w:w="5087" w:type="pct"/>
            <w:tblLook w:val="04A0" w:firstRow="1" w:lastRow="0" w:firstColumn="1" w:lastColumn="0" w:noHBand="0" w:noVBand="1"/>
          </w:tblPr>
        </w:tblPrChange>
      </w:tblPr>
      <w:tblGrid>
        <w:gridCol w:w="774"/>
        <w:gridCol w:w="432"/>
        <w:gridCol w:w="2555"/>
        <w:gridCol w:w="2954"/>
        <w:gridCol w:w="2158"/>
        <w:gridCol w:w="1414"/>
        <w:gridCol w:w="1414"/>
        <w:gridCol w:w="1275"/>
        <w:gridCol w:w="1284"/>
        <w:tblGridChange w:id="3192">
          <w:tblGrid>
            <w:gridCol w:w="794"/>
            <w:gridCol w:w="450"/>
            <w:gridCol w:w="2555"/>
            <w:gridCol w:w="2971"/>
            <w:gridCol w:w="2175"/>
            <w:gridCol w:w="1414"/>
            <w:gridCol w:w="1285"/>
            <w:gridCol w:w="1285"/>
            <w:gridCol w:w="1331"/>
          </w:tblGrid>
        </w:tblGridChange>
      </w:tblGrid>
      <w:tr w:rsidR="0024385D" w:rsidRPr="00F43AAD" w14:paraId="20678DBD" w14:textId="77777777" w:rsidTr="0024385D">
        <w:tc>
          <w:tcPr>
            <w:tcW w:w="278" w:type="pct"/>
            <w:vMerge w:val="restart"/>
            <w:textDirection w:val="btLr"/>
            <w:vAlign w:val="center"/>
            <w:tcPrChange w:id="3193" w:author="Darwin Halomoan Siregar" w:date="2023-06-21T18:59:00Z">
              <w:tcPr>
                <w:tcW w:w="278" w:type="pct"/>
                <w:vMerge w:val="restart"/>
                <w:textDirection w:val="btLr"/>
                <w:vAlign w:val="center"/>
              </w:tcPr>
            </w:tcPrChange>
          </w:tcPr>
          <w:p w14:paraId="529B249E" w14:textId="77777777" w:rsidR="0024385D" w:rsidRPr="00F43AAD" w:rsidRDefault="0024385D" w:rsidP="0024385D">
            <w:pPr>
              <w:spacing w:line="240" w:lineRule="auto"/>
              <w:ind w:left="113" w:right="113"/>
              <w:jc w:val="center"/>
              <w:rPr>
                <w:rFonts w:ascii="Arial Narrow" w:hAnsi="Arial Narrow" w:cs="Arial"/>
                <w:noProof/>
                <w:sz w:val="18"/>
                <w:szCs w:val="18"/>
                <w:lang w:val="id-ID"/>
              </w:rPr>
            </w:pPr>
            <w:r w:rsidRPr="00F43AAD">
              <w:rPr>
                <w:rFonts w:ascii="Arial Narrow" w:hAnsi="Arial Narrow" w:cs="Arial"/>
                <w:noProof/>
                <w:sz w:val="18"/>
                <w:szCs w:val="18"/>
                <w:lang w:val="id-ID"/>
              </w:rPr>
              <w:lastRenderedPageBreak/>
              <w:t>IT Change Management</w:t>
            </w:r>
          </w:p>
        </w:tc>
        <w:tc>
          <w:tcPr>
            <w:tcW w:w="158" w:type="pct"/>
            <w:vMerge w:val="restart"/>
            <w:textDirection w:val="btLr"/>
            <w:vAlign w:val="center"/>
            <w:tcPrChange w:id="3194" w:author="Darwin Halomoan Siregar" w:date="2023-06-21T18:59:00Z">
              <w:tcPr>
                <w:tcW w:w="212" w:type="pct"/>
                <w:vMerge w:val="restart"/>
                <w:textDirection w:val="btLr"/>
                <w:vAlign w:val="center"/>
              </w:tcPr>
            </w:tcPrChange>
          </w:tcPr>
          <w:p w14:paraId="24D897A5" w14:textId="77777777" w:rsidR="0024385D" w:rsidRPr="00F43AAD" w:rsidRDefault="0024385D" w:rsidP="0024385D">
            <w:pPr>
              <w:spacing w:line="240" w:lineRule="auto"/>
              <w:ind w:left="113" w:right="113"/>
              <w:jc w:val="center"/>
              <w:rPr>
                <w:rFonts w:ascii="Arial Narrow" w:hAnsi="Arial Narrow" w:cs="Arial"/>
                <w:noProof/>
                <w:sz w:val="18"/>
                <w:szCs w:val="18"/>
                <w:lang w:val="id-ID"/>
              </w:rPr>
            </w:pPr>
            <w:r w:rsidRPr="00F43AAD">
              <w:rPr>
                <w:rFonts w:ascii="Arial Narrow" w:hAnsi="Arial Narrow" w:cs="Arial"/>
                <w:noProof/>
                <w:sz w:val="18"/>
                <w:szCs w:val="18"/>
              </w:rPr>
              <w:t xml:space="preserve">Change </w:t>
            </w:r>
            <w:r w:rsidRPr="00F43AAD">
              <w:rPr>
                <w:rFonts w:ascii="Arial Narrow" w:hAnsi="Arial Narrow" w:cs="Arial"/>
                <w:noProof/>
                <w:sz w:val="18"/>
                <w:szCs w:val="18"/>
                <w:lang w:val="id-ID"/>
              </w:rPr>
              <w:t>Implementation</w:t>
            </w:r>
          </w:p>
        </w:tc>
        <w:tc>
          <w:tcPr>
            <w:tcW w:w="896" w:type="pct"/>
            <w:vAlign w:val="center"/>
            <w:tcPrChange w:id="3195" w:author="Darwin Halomoan Siregar" w:date="2023-06-21T18:59:00Z">
              <w:tcPr>
                <w:tcW w:w="608" w:type="pct"/>
                <w:vAlign w:val="center"/>
              </w:tcPr>
            </w:tcPrChange>
          </w:tcPr>
          <w:p w14:paraId="243E4B0B" w14:textId="77777777" w:rsidR="0024385D" w:rsidRPr="00F43AAD" w:rsidRDefault="0024385D" w:rsidP="0024385D">
            <w:pPr>
              <w:spacing w:line="20" w:lineRule="atLeast"/>
              <w:rPr>
                <w:rFonts w:ascii="Arial Narrow" w:hAnsi="Arial Narrow" w:cs="Arial"/>
                <w:noProof/>
                <w:sz w:val="18"/>
                <w:szCs w:val="18"/>
                <w:lang w:val="id-ID"/>
              </w:rPr>
            </w:pPr>
            <w:ins w:id="3196" w:author="Angga Dwinanto" w:date="2023-06-14T11:51:00Z">
              <w:r>
                <w:rPr>
                  <w:rFonts w:ascii="Arial Narrow" w:hAnsi="Arial Narrow" w:cs="Arial"/>
                  <w:noProof/>
                  <w:sz w:val="18"/>
                  <w:szCs w:val="18"/>
                </w:rPr>
                <w:t>7.</w:t>
              </w:r>
            </w:ins>
            <w:ins w:id="3197" w:author="Angga Dwinanto" w:date="2023-06-14T11:43:00Z">
              <w:r>
                <w:rPr>
                  <w:rFonts w:ascii="Arial Narrow" w:hAnsi="Arial Narrow" w:cs="Arial"/>
                  <w:noProof/>
                  <w:sz w:val="18"/>
                  <w:szCs w:val="18"/>
                </w:rPr>
                <w:t>Penyimpanan Source Code/Object</w:t>
              </w:r>
            </w:ins>
            <w:del w:id="3198" w:author="Angga Dwinanto" w:date="2023-06-14T11:43:00Z">
              <w:r w:rsidRPr="00F43AAD" w:rsidDel="00E34888">
                <w:rPr>
                  <w:rFonts w:ascii="Arial Narrow" w:hAnsi="Arial Narrow" w:cs="Arial"/>
                  <w:noProof/>
                  <w:sz w:val="18"/>
                  <w:szCs w:val="18"/>
                  <w:lang w:val="id-ID"/>
                </w:rPr>
                <w:delText>7.Mengadministrasikan  Persetujuan Promote</w:delText>
              </w:r>
            </w:del>
          </w:p>
        </w:tc>
        <w:tc>
          <w:tcPr>
            <w:tcW w:w="1805" w:type="pct"/>
            <w:gridSpan w:val="2"/>
            <w:vAlign w:val="center"/>
            <w:tcPrChange w:id="3199" w:author="Darwin Halomoan Siregar" w:date="2023-06-21T18:59:00Z">
              <w:tcPr>
                <w:tcW w:w="1913" w:type="pct"/>
                <w:gridSpan w:val="2"/>
                <w:vAlign w:val="center"/>
              </w:tcPr>
            </w:tcPrChange>
          </w:tcPr>
          <w:p w14:paraId="04D19E05" w14:textId="77777777" w:rsidR="0024385D" w:rsidRPr="00F43AAD" w:rsidRDefault="0024385D" w:rsidP="0024385D">
            <w:pPr>
              <w:spacing w:line="20" w:lineRule="atLeast"/>
              <w:jc w:val="center"/>
              <w:rPr>
                <w:rFonts w:ascii="Arial Narrow" w:hAnsi="Arial Narrow" w:cs="Arial"/>
                <w:noProof/>
                <w:sz w:val="18"/>
                <w:szCs w:val="18"/>
                <w:lang w:val="id-ID"/>
              </w:rPr>
            </w:pPr>
            <w:ins w:id="3200" w:author="Angga Dwinanto" w:date="2023-06-14T11:46:00Z">
              <w:r w:rsidRPr="00F43AAD">
                <w:rPr>
                  <w:rFonts w:ascii="Arial Narrow" w:hAnsi="Arial Narrow" w:cs="Arial"/>
                  <w:noProof/>
                  <w:sz w:val="18"/>
                  <w:szCs w:val="18"/>
                  <w:lang w:val="id-ID"/>
                </w:rPr>
                <w:t xml:space="preserve">MOM </w:t>
              </w:r>
              <w:r>
                <w:rPr>
                  <w:rFonts w:ascii="Arial Narrow" w:hAnsi="Arial Narrow" w:cs="Arial"/>
                  <w:noProof/>
                  <w:sz w:val="18"/>
                  <w:szCs w:val="18"/>
                  <w:lang w:val="id-ID"/>
                </w:rPr>
                <w:t>CCRT</w:t>
              </w:r>
              <w:r w:rsidRPr="00F43AAD">
                <w:rPr>
                  <w:rFonts w:ascii="Arial Narrow" w:hAnsi="Arial Narrow" w:cs="Arial"/>
                  <w:noProof/>
                  <w:sz w:val="18"/>
                  <w:szCs w:val="18"/>
                  <w:lang w:val="id-ID"/>
                </w:rPr>
                <w:t xml:space="preserve"> - Hasil Review RFC</w:t>
              </w:r>
              <w:r w:rsidRPr="00F43AAD" w:rsidDel="00E34888">
                <w:rPr>
                  <w:rFonts w:ascii="Arial Narrow" w:hAnsi="Arial Narrow" w:cs="Arial"/>
                  <w:noProof/>
                  <w:sz w:val="18"/>
                  <w:szCs w:val="18"/>
                  <w:lang w:val="id-ID"/>
                </w:rPr>
                <w:t xml:space="preserve"> </w:t>
              </w:r>
            </w:ins>
            <w:del w:id="3201" w:author="Angga Dwinanto" w:date="2023-06-14T11:43:00Z">
              <w:r w:rsidRPr="00F43AAD" w:rsidDel="00E34888">
                <w:rPr>
                  <w:rFonts w:ascii="Arial Narrow" w:hAnsi="Arial Narrow" w:cs="Arial"/>
                  <w:noProof/>
                  <w:sz w:val="18"/>
                  <w:szCs w:val="18"/>
                  <w:lang w:val="id-ID"/>
                </w:rPr>
                <w:delText>Persetujuan Promote (Bulk approval)</w:delText>
              </w:r>
            </w:del>
          </w:p>
        </w:tc>
        <w:tc>
          <w:tcPr>
            <w:tcW w:w="496" w:type="pct"/>
            <w:tcPrChange w:id="3202" w:author="Darwin Halomoan Siregar" w:date="2023-06-21T18:59:00Z">
              <w:tcPr>
                <w:tcW w:w="458" w:type="pct"/>
                <w:vAlign w:val="center"/>
              </w:tcPr>
            </w:tcPrChange>
          </w:tcPr>
          <w:p w14:paraId="78A7E20E" w14:textId="150F99B4" w:rsidR="0024385D" w:rsidRPr="00F43AAD" w:rsidRDefault="0024385D" w:rsidP="0024385D">
            <w:pPr>
              <w:spacing w:line="20" w:lineRule="atLeast"/>
              <w:rPr>
                <w:rFonts w:ascii="Arial Narrow" w:hAnsi="Arial Narrow" w:cs="Arial"/>
                <w:noProof/>
                <w:sz w:val="18"/>
                <w:szCs w:val="18"/>
                <w:lang w:val="id-ID"/>
              </w:rPr>
            </w:pPr>
            <w:ins w:id="3203" w:author="Darwin Halomoan Siregar" w:date="2023-06-21T18:59:00Z">
              <w:r w:rsidRPr="0024385D">
                <w:rPr>
                  <w:rFonts w:ascii="Arial Narrow" w:hAnsi="Arial Narrow" w:cs="Arial"/>
                  <w:noProof/>
                  <w:sz w:val="18"/>
                  <w:szCs w:val="18"/>
                  <w:lang w:val="id-ID"/>
                  <w:rPrChange w:id="3204" w:author="Darwin Halomoan Siregar" w:date="2023-06-21T18:59:00Z">
                    <w:rPr/>
                  </w:rPrChange>
                </w:rPr>
                <w:t>Change Requestor</w:t>
              </w:r>
            </w:ins>
            <w:ins w:id="3205" w:author="Angga Dwinanto" w:date="2023-06-14T11:47:00Z">
              <w:del w:id="3206" w:author="Darwin Halomoan Siregar" w:date="2023-06-21T18:59:00Z">
                <w:r w:rsidRPr="0024385D" w:rsidDel="00AA1EB7">
                  <w:rPr>
                    <w:rFonts w:ascii="Arial Narrow" w:hAnsi="Arial Narrow" w:cs="Arial"/>
                    <w:noProof/>
                    <w:sz w:val="18"/>
                    <w:szCs w:val="18"/>
                    <w:lang w:val="id-ID"/>
                    <w:rPrChange w:id="3207" w:author="Darwin Halomoan Siregar" w:date="2023-06-21T18:59:00Z">
                      <w:rPr>
                        <w:rFonts w:ascii="Arial Narrow" w:hAnsi="Arial Narrow" w:cs="Arial"/>
                        <w:noProof/>
                        <w:sz w:val="18"/>
                        <w:szCs w:val="18"/>
                      </w:rPr>
                    </w:rPrChange>
                  </w:rPr>
                  <w:delText>Change Requestor</w:delText>
                </w:r>
              </w:del>
            </w:ins>
            <w:del w:id="3208" w:author="Darwin Halomoan Siregar" w:date="2023-06-21T18:59:00Z">
              <w:r w:rsidRPr="00F43AAD" w:rsidDel="00AA1EB7">
                <w:rPr>
                  <w:rFonts w:ascii="Arial Narrow" w:hAnsi="Arial Narrow" w:cs="Arial"/>
                  <w:noProof/>
                  <w:sz w:val="18"/>
                  <w:szCs w:val="18"/>
                  <w:lang w:val="id-ID"/>
                </w:rPr>
                <w:delText>Change Coordinator</w:delText>
              </w:r>
            </w:del>
          </w:p>
        </w:tc>
        <w:tc>
          <w:tcPr>
            <w:tcW w:w="451" w:type="pct"/>
            <w:tcPrChange w:id="3209" w:author="Darwin Halomoan Siregar" w:date="2023-06-21T18:59:00Z">
              <w:tcPr>
                <w:tcW w:w="505" w:type="pct"/>
                <w:vAlign w:val="center"/>
              </w:tcPr>
            </w:tcPrChange>
          </w:tcPr>
          <w:p w14:paraId="5B9834C9" w14:textId="7530A044" w:rsidR="0024385D" w:rsidRPr="00F43AAD" w:rsidRDefault="0024385D" w:rsidP="0024385D">
            <w:pPr>
              <w:spacing w:line="20" w:lineRule="atLeast"/>
              <w:rPr>
                <w:rFonts w:ascii="Arial Narrow" w:hAnsi="Arial Narrow" w:cs="Arial"/>
                <w:noProof/>
                <w:sz w:val="18"/>
                <w:szCs w:val="18"/>
                <w:lang w:val="id-ID"/>
              </w:rPr>
            </w:pPr>
            <w:ins w:id="3210" w:author="Darwin Halomoan Siregar" w:date="2023-06-21T18:59:00Z">
              <w:r w:rsidRPr="0024385D">
                <w:rPr>
                  <w:rFonts w:ascii="Arial Narrow" w:hAnsi="Arial Narrow" w:cs="Arial"/>
                  <w:noProof/>
                  <w:sz w:val="18"/>
                  <w:szCs w:val="18"/>
                  <w:lang w:val="id-ID"/>
                  <w:rPrChange w:id="3211" w:author="Darwin Halomoan Siregar" w:date="2023-06-21T18:59:00Z">
                    <w:rPr/>
                  </w:rPrChange>
                </w:rPr>
                <w:t>Change Requestor</w:t>
              </w:r>
            </w:ins>
            <w:ins w:id="3212" w:author="Angga Dwinanto" w:date="2023-06-14T11:48:00Z">
              <w:del w:id="3213" w:author="Darwin Halomoan Siregar" w:date="2023-06-21T18:59:00Z">
                <w:r w:rsidRPr="00F43AAD" w:rsidDel="00AA1EB7">
                  <w:rPr>
                    <w:rFonts w:ascii="Arial Narrow" w:hAnsi="Arial Narrow" w:cs="Arial"/>
                    <w:noProof/>
                    <w:sz w:val="18"/>
                    <w:szCs w:val="18"/>
                    <w:lang w:val="id-ID"/>
                  </w:rPr>
                  <w:delText xml:space="preserve">Change Coordinator </w:delText>
                </w:r>
              </w:del>
            </w:ins>
            <w:del w:id="3214" w:author="Darwin Halomoan Siregar" w:date="2023-06-21T18:59:00Z">
              <w:r w:rsidRPr="00F43AAD" w:rsidDel="00AA1EB7">
                <w:rPr>
                  <w:rFonts w:ascii="Arial Narrow" w:hAnsi="Arial Narrow" w:cs="Arial"/>
                  <w:noProof/>
                  <w:sz w:val="18"/>
                  <w:szCs w:val="18"/>
                  <w:lang w:val="id-ID"/>
                </w:rPr>
                <w:delText>SCM Mgr</w:delText>
              </w:r>
            </w:del>
          </w:p>
        </w:tc>
        <w:tc>
          <w:tcPr>
            <w:tcW w:w="451" w:type="pct"/>
            <w:tcPrChange w:id="3215" w:author="Darwin Halomoan Siregar" w:date="2023-06-21T18:59:00Z">
              <w:tcPr>
                <w:tcW w:w="505" w:type="pct"/>
                <w:vAlign w:val="center"/>
              </w:tcPr>
            </w:tcPrChange>
          </w:tcPr>
          <w:p w14:paraId="792DED0A" w14:textId="018E63BB" w:rsidR="0024385D" w:rsidRPr="0024385D" w:rsidDel="00AA1EB7" w:rsidRDefault="0024385D" w:rsidP="0024385D">
            <w:pPr>
              <w:spacing w:line="20" w:lineRule="atLeast"/>
              <w:rPr>
                <w:del w:id="3216" w:author="Darwin Halomoan Siregar" w:date="2023-06-21T18:59:00Z"/>
                <w:rFonts w:ascii="Arial Narrow" w:hAnsi="Arial Narrow" w:cs="Arial"/>
                <w:noProof/>
                <w:sz w:val="18"/>
                <w:szCs w:val="18"/>
                <w:lang w:val="id-ID"/>
                <w:rPrChange w:id="3217" w:author="Darwin Halomoan Siregar" w:date="2023-06-21T18:59:00Z">
                  <w:rPr>
                    <w:del w:id="3218" w:author="Darwin Halomoan Siregar" w:date="2023-06-21T18:59:00Z"/>
                    <w:rFonts w:ascii="Arial Narrow" w:hAnsi="Arial Narrow"/>
                    <w:noProof/>
                    <w:sz w:val="18"/>
                    <w:szCs w:val="18"/>
                  </w:rPr>
                </w:rPrChange>
              </w:rPr>
            </w:pPr>
            <w:ins w:id="3219" w:author="Darwin Halomoan Siregar" w:date="2023-06-21T18:59:00Z">
              <w:r w:rsidRPr="0024385D">
                <w:rPr>
                  <w:rFonts w:ascii="Arial Narrow" w:hAnsi="Arial Narrow" w:cs="Arial"/>
                  <w:noProof/>
                  <w:sz w:val="18"/>
                  <w:szCs w:val="18"/>
                  <w:lang w:val="id-ID"/>
                  <w:rPrChange w:id="3220" w:author="Darwin Halomoan Siregar" w:date="2023-06-21T18:59:00Z">
                    <w:rPr/>
                  </w:rPrChange>
                </w:rPr>
                <w:t xml:space="preserve">Change Implementor </w:t>
              </w:r>
            </w:ins>
            <w:ins w:id="3221" w:author="Angga Dwinanto" w:date="2023-06-14T11:48:00Z">
              <w:del w:id="3222" w:author="Darwin Halomoan Siregar" w:date="2023-06-21T18:59:00Z">
                <w:r w:rsidRPr="0024385D" w:rsidDel="00AA1EB7">
                  <w:rPr>
                    <w:rFonts w:ascii="Arial Narrow" w:hAnsi="Arial Narrow" w:cs="Arial"/>
                    <w:noProof/>
                    <w:sz w:val="18"/>
                    <w:szCs w:val="18"/>
                    <w:lang w:val="id-ID"/>
                    <w:rPrChange w:id="3223" w:author="Darwin Halomoan Siregar" w:date="2023-06-21T18:59:00Z">
                      <w:rPr>
                        <w:rFonts w:ascii="Arial Narrow" w:hAnsi="Arial Narrow"/>
                        <w:noProof/>
                        <w:sz w:val="18"/>
                        <w:szCs w:val="18"/>
                      </w:rPr>
                    </w:rPrChange>
                  </w:rPr>
                  <w:delText>IT Dev</w:delText>
                </w:r>
              </w:del>
            </w:ins>
            <w:del w:id="3224" w:author="Darwin Halomoan Siregar" w:date="2023-06-21T18:59:00Z">
              <w:r w:rsidRPr="0024385D" w:rsidDel="00AA1EB7">
                <w:rPr>
                  <w:rFonts w:ascii="Arial Narrow" w:hAnsi="Arial Narrow" w:cs="Arial"/>
                  <w:noProof/>
                  <w:sz w:val="18"/>
                  <w:szCs w:val="18"/>
                  <w:lang w:val="id-ID"/>
                  <w:rPrChange w:id="3225" w:author="Darwin Halomoan Siregar" w:date="2023-06-21T18:59:00Z">
                    <w:rPr>
                      <w:rFonts w:ascii="Arial Narrow" w:hAnsi="Arial Narrow"/>
                      <w:noProof/>
                      <w:sz w:val="18"/>
                      <w:szCs w:val="18"/>
                    </w:rPr>
                  </w:rPrChange>
                </w:rPr>
                <w:delText>SCM Mgr</w:delText>
              </w:r>
            </w:del>
          </w:p>
          <w:p w14:paraId="71EB99A8" w14:textId="5AAEDE2E" w:rsidR="0024385D" w:rsidRPr="0024385D" w:rsidRDefault="0024385D" w:rsidP="0024385D">
            <w:pPr>
              <w:spacing w:line="20" w:lineRule="atLeast"/>
              <w:rPr>
                <w:rFonts w:ascii="Arial Narrow" w:hAnsi="Arial Narrow" w:cs="Arial"/>
                <w:noProof/>
                <w:sz w:val="18"/>
                <w:szCs w:val="18"/>
                <w:lang w:val="id-ID"/>
                <w:rPrChange w:id="3226" w:author="Darwin Halomoan Siregar" w:date="2023-06-21T18:59:00Z">
                  <w:rPr>
                    <w:rFonts w:ascii="Arial Narrow" w:hAnsi="Arial Narrow"/>
                    <w:noProof/>
                    <w:sz w:val="18"/>
                    <w:szCs w:val="18"/>
                  </w:rPr>
                </w:rPrChange>
              </w:rPr>
            </w:pPr>
            <w:del w:id="3227" w:author="Darwin Halomoan Siregar" w:date="2023-06-21T18:59:00Z">
              <w:r w:rsidRPr="0024385D" w:rsidDel="00AA1EB7">
                <w:rPr>
                  <w:rFonts w:ascii="Arial Narrow" w:hAnsi="Arial Narrow" w:cs="Arial"/>
                  <w:noProof/>
                  <w:sz w:val="18"/>
                  <w:szCs w:val="18"/>
                  <w:lang w:val="id-ID"/>
                  <w:rPrChange w:id="3228" w:author="Darwin Halomoan Siregar" w:date="2023-06-21T18:59:00Z">
                    <w:rPr>
                      <w:rFonts w:ascii="Arial Narrow" w:hAnsi="Arial Narrow"/>
                      <w:noProof/>
                      <w:sz w:val="18"/>
                      <w:szCs w:val="18"/>
                    </w:rPr>
                  </w:rPrChange>
                </w:rPr>
                <w:delText>DCOM Head</w:delText>
              </w:r>
            </w:del>
          </w:p>
        </w:tc>
        <w:tc>
          <w:tcPr>
            <w:tcW w:w="465" w:type="pct"/>
            <w:tcPrChange w:id="3229" w:author="Darwin Halomoan Siregar" w:date="2023-06-21T18:59:00Z">
              <w:tcPr>
                <w:tcW w:w="521" w:type="pct"/>
                <w:vAlign w:val="center"/>
              </w:tcPr>
            </w:tcPrChange>
          </w:tcPr>
          <w:p w14:paraId="5CA085DD" w14:textId="77777777" w:rsidR="008C69AD" w:rsidRDefault="0024385D" w:rsidP="0024385D">
            <w:pPr>
              <w:spacing w:line="20" w:lineRule="atLeast"/>
              <w:rPr>
                <w:ins w:id="3230" w:author="Darwin Halomoan Siregar" w:date="2023-06-21T19:37:00Z"/>
                <w:rFonts w:ascii="Arial Narrow" w:hAnsi="Arial Narrow" w:cs="Arial"/>
                <w:noProof/>
                <w:sz w:val="18"/>
                <w:szCs w:val="18"/>
                <w:lang w:val="id-ID"/>
              </w:rPr>
            </w:pPr>
            <w:ins w:id="3231" w:author="Darwin Halomoan Siregar" w:date="2023-06-21T18:59:00Z">
              <w:r w:rsidRPr="0024385D">
                <w:rPr>
                  <w:rFonts w:ascii="Arial Narrow" w:hAnsi="Arial Narrow" w:cs="Arial"/>
                  <w:noProof/>
                  <w:sz w:val="18"/>
                  <w:szCs w:val="18"/>
                  <w:lang w:val="id-ID"/>
                  <w:rPrChange w:id="3232" w:author="Darwin Halomoan Siregar" w:date="2023-06-21T18:59:00Z">
                    <w:rPr/>
                  </w:rPrChange>
                </w:rPr>
                <w:t>Change Requestor</w:t>
              </w:r>
            </w:ins>
          </w:p>
          <w:p w14:paraId="7672BA23" w14:textId="232C9AAB" w:rsidR="0024385D" w:rsidRPr="0024385D" w:rsidDel="00AA1EB7" w:rsidRDefault="008C69AD" w:rsidP="0024385D">
            <w:pPr>
              <w:spacing w:line="20" w:lineRule="atLeast"/>
              <w:rPr>
                <w:del w:id="3233" w:author="Darwin Halomoan Siregar" w:date="2023-06-21T18:59:00Z"/>
                <w:rFonts w:ascii="Arial Narrow" w:hAnsi="Arial Narrow" w:cs="Arial"/>
                <w:noProof/>
                <w:sz w:val="18"/>
                <w:szCs w:val="18"/>
                <w:lang w:val="id-ID"/>
                <w:rPrChange w:id="3234" w:author="Darwin Halomoan Siregar" w:date="2023-06-21T18:59:00Z">
                  <w:rPr>
                    <w:del w:id="3235" w:author="Darwin Halomoan Siregar" w:date="2023-06-21T18:59:00Z"/>
                    <w:rFonts w:ascii="Arial Narrow" w:hAnsi="Arial Narrow"/>
                    <w:noProof/>
                    <w:sz w:val="18"/>
                    <w:szCs w:val="18"/>
                  </w:rPr>
                </w:rPrChange>
              </w:rPr>
            </w:pPr>
            <w:ins w:id="3236" w:author="Darwin Halomoan Siregar" w:date="2023-06-21T19:37:00Z">
              <w:r>
                <w:rPr>
                  <w:rFonts w:ascii="Arial Narrow" w:hAnsi="Arial Narrow" w:cs="Arial"/>
                  <w:noProof/>
                  <w:sz w:val="18"/>
                  <w:szCs w:val="18"/>
                </w:rPr>
                <w:t>SCM Mgr</w:t>
              </w:r>
            </w:ins>
            <w:ins w:id="3237" w:author="Angga Dwinanto" w:date="2023-06-14T11:50:00Z">
              <w:del w:id="3238" w:author="Darwin Halomoan Siregar" w:date="2023-06-21T18:59:00Z">
                <w:r w:rsidR="0024385D" w:rsidRPr="00F43AAD" w:rsidDel="00AA1EB7">
                  <w:rPr>
                    <w:rFonts w:ascii="Arial Narrow" w:hAnsi="Arial Narrow" w:cs="Arial"/>
                    <w:noProof/>
                    <w:sz w:val="18"/>
                    <w:szCs w:val="18"/>
                    <w:lang w:val="id-ID"/>
                  </w:rPr>
                  <w:delText>Change Implementor</w:delText>
                </w:r>
                <w:r w:rsidR="0024385D" w:rsidRPr="0024385D" w:rsidDel="00AA1EB7">
                  <w:rPr>
                    <w:rFonts w:ascii="Arial Narrow" w:hAnsi="Arial Narrow" w:cs="Arial"/>
                    <w:noProof/>
                    <w:sz w:val="18"/>
                    <w:szCs w:val="18"/>
                    <w:lang w:val="id-ID"/>
                    <w:rPrChange w:id="3239" w:author="Darwin Halomoan Siregar" w:date="2023-06-21T18:59:00Z">
                      <w:rPr>
                        <w:rFonts w:ascii="Arial Narrow" w:hAnsi="Arial Narrow"/>
                        <w:noProof/>
                        <w:sz w:val="18"/>
                        <w:szCs w:val="18"/>
                      </w:rPr>
                    </w:rPrChange>
                  </w:rPr>
                  <w:delText xml:space="preserve"> </w:delText>
                </w:r>
              </w:del>
            </w:ins>
            <w:del w:id="3240" w:author="Darwin Halomoan Siregar" w:date="2023-06-21T18:59:00Z">
              <w:r w:rsidR="0024385D" w:rsidRPr="0024385D" w:rsidDel="00AA1EB7">
                <w:rPr>
                  <w:rFonts w:ascii="Arial Narrow" w:hAnsi="Arial Narrow" w:cs="Arial"/>
                  <w:noProof/>
                  <w:sz w:val="18"/>
                  <w:szCs w:val="18"/>
                  <w:lang w:val="id-ID"/>
                  <w:rPrChange w:id="3241" w:author="Darwin Halomoan Siregar" w:date="2023-06-21T18:59:00Z">
                    <w:rPr>
                      <w:rFonts w:ascii="Arial Narrow" w:hAnsi="Arial Narrow"/>
                      <w:noProof/>
                      <w:sz w:val="18"/>
                      <w:szCs w:val="18"/>
                    </w:rPr>
                  </w:rPrChange>
                </w:rPr>
                <w:delText>All GH IT Related</w:delText>
              </w:r>
            </w:del>
          </w:p>
          <w:p w14:paraId="2A5BD783" w14:textId="78F7ABF6" w:rsidR="0024385D" w:rsidRPr="0024385D" w:rsidRDefault="0024385D" w:rsidP="0024385D">
            <w:pPr>
              <w:spacing w:line="20" w:lineRule="atLeast"/>
              <w:rPr>
                <w:rFonts w:ascii="Arial Narrow" w:hAnsi="Arial Narrow" w:cs="Arial"/>
                <w:noProof/>
                <w:sz w:val="18"/>
                <w:szCs w:val="18"/>
                <w:lang w:val="id-ID"/>
                <w:rPrChange w:id="3242" w:author="Darwin Halomoan Siregar" w:date="2023-06-21T18:59:00Z">
                  <w:rPr>
                    <w:rFonts w:ascii="Arial Narrow" w:hAnsi="Arial Narrow"/>
                    <w:noProof/>
                    <w:sz w:val="18"/>
                    <w:szCs w:val="18"/>
                  </w:rPr>
                </w:rPrChange>
              </w:rPr>
            </w:pPr>
            <w:del w:id="3243" w:author="Darwin Halomoan Siregar" w:date="2023-06-21T18:59:00Z">
              <w:r w:rsidRPr="0024385D" w:rsidDel="00AA1EB7">
                <w:rPr>
                  <w:rFonts w:ascii="Arial Narrow" w:hAnsi="Arial Narrow" w:cs="Arial"/>
                  <w:noProof/>
                  <w:sz w:val="18"/>
                  <w:szCs w:val="18"/>
                  <w:lang w:val="id-ID"/>
                  <w:rPrChange w:id="3244" w:author="Darwin Halomoan Siregar" w:date="2023-06-21T18:59:00Z">
                    <w:rPr>
                      <w:rFonts w:ascii="Arial Narrow" w:hAnsi="Arial Narrow"/>
                      <w:noProof/>
                      <w:sz w:val="18"/>
                      <w:szCs w:val="18"/>
                    </w:rPr>
                  </w:rPrChange>
                </w:rPr>
                <w:delText>Head of IT</w:delText>
              </w:r>
            </w:del>
          </w:p>
        </w:tc>
      </w:tr>
      <w:tr w:rsidR="00E34888" w:rsidRPr="00F43AAD" w14:paraId="3D4D0272" w14:textId="77777777" w:rsidTr="0024385D">
        <w:trPr>
          <w:ins w:id="3245" w:author="Angga Dwinanto" w:date="2023-06-14T11:42:00Z"/>
        </w:trPr>
        <w:tc>
          <w:tcPr>
            <w:tcW w:w="278" w:type="pct"/>
            <w:vMerge/>
            <w:textDirection w:val="btLr"/>
            <w:vAlign w:val="center"/>
            <w:tcPrChange w:id="3246" w:author="Zhafar Kartika Putra" w:date="2023-06-15T10:06:00Z">
              <w:tcPr>
                <w:tcW w:w="278" w:type="pct"/>
                <w:vMerge/>
                <w:textDirection w:val="btLr"/>
                <w:vAlign w:val="center"/>
              </w:tcPr>
            </w:tcPrChange>
          </w:tcPr>
          <w:p w14:paraId="3FB55AA3" w14:textId="77777777" w:rsidR="00E34888" w:rsidRPr="00F43AAD" w:rsidRDefault="00E34888" w:rsidP="00E34888">
            <w:pPr>
              <w:spacing w:line="240" w:lineRule="auto"/>
              <w:ind w:left="113" w:right="113"/>
              <w:jc w:val="center"/>
              <w:rPr>
                <w:ins w:id="3247" w:author="Angga Dwinanto" w:date="2023-06-14T11:42:00Z"/>
                <w:rFonts w:ascii="Arial Narrow" w:hAnsi="Arial Narrow" w:cs="Arial"/>
                <w:noProof/>
                <w:sz w:val="18"/>
                <w:szCs w:val="18"/>
                <w:lang w:val="id-ID"/>
              </w:rPr>
            </w:pPr>
          </w:p>
        </w:tc>
        <w:tc>
          <w:tcPr>
            <w:tcW w:w="158" w:type="pct"/>
            <w:vMerge/>
            <w:textDirection w:val="btLr"/>
            <w:vAlign w:val="center"/>
            <w:tcPrChange w:id="3248" w:author="Zhafar Kartika Putra" w:date="2023-06-15T10:06:00Z">
              <w:tcPr>
                <w:tcW w:w="212" w:type="pct"/>
                <w:vMerge/>
                <w:textDirection w:val="btLr"/>
                <w:vAlign w:val="center"/>
              </w:tcPr>
            </w:tcPrChange>
          </w:tcPr>
          <w:p w14:paraId="2B62E3ED" w14:textId="77777777" w:rsidR="00E34888" w:rsidRPr="00F43AAD" w:rsidRDefault="00E34888" w:rsidP="00E34888">
            <w:pPr>
              <w:spacing w:line="240" w:lineRule="auto"/>
              <w:ind w:left="113" w:right="113"/>
              <w:jc w:val="center"/>
              <w:rPr>
                <w:ins w:id="3249" w:author="Angga Dwinanto" w:date="2023-06-14T11:42:00Z"/>
                <w:rFonts w:ascii="Arial Narrow" w:hAnsi="Arial Narrow" w:cs="Arial"/>
                <w:noProof/>
                <w:sz w:val="18"/>
                <w:szCs w:val="18"/>
              </w:rPr>
            </w:pPr>
          </w:p>
        </w:tc>
        <w:tc>
          <w:tcPr>
            <w:tcW w:w="896" w:type="pct"/>
            <w:vAlign w:val="center"/>
            <w:tcPrChange w:id="3250" w:author="Zhafar Kartika Putra" w:date="2023-06-15T10:06:00Z">
              <w:tcPr>
                <w:tcW w:w="608" w:type="pct"/>
                <w:vAlign w:val="center"/>
              </w:tcPr>
            </w:tcPrChange>
          </w:tcPr>
          <w:p w14:paraId="0BCEC43B" w14:textId="77777777" w:rsidR="00E34888" w:rsidRPr="00F43AAD" w:rsidRDefault="00E34888" w:rsidP="00E34888">
            <w:pPr>
              <w:spacing w:line="20" w:lineRule="atLeast"/>
              <w:rPr>
                <w:ins w:id="3251" w:author="Angga Dwinanto" w:date="2023-06-14T11:42:00Z"/>
                <w:rFonts w:ascii="Arial Narrow" w:hAnsi="Arial Narrow" w:cs="Arial"/>
                <w:noProof/>
                <w:sz w:val="18"/>
                <w:szCs w:val="18"/>
                <w:lang w:val="id-ID"/>
              </w:rPr>
            </w:pPr>
            <w:ins w:id="3252" w:author="Angga Dwinanto" w:date="2023-06-14T11:42:00Z">
              <w:r>
                <w:rPr>
                  <w:rFonts w:ascii="Arial Narrow" w:hAnsi="Arial Narrow" w:cs="Arial"/>
                  <w:noProof/>
                  <w:sz w:val="18"/>
                  <w:szCs w:val="18"/>
                  <w:lang w:val="id-ID"/>
                </w:rPr>
                <w:t>8</w:t>
              </w:r>
              <w:r w:rsidRPr="00F43AAD">
                <w:rPr>
                  <w:rFonts w:ascii="Arial Narrow" w:hAnsi="Arial Narrow" w:cs="Arial"/>
                  <w:noProof/>
                  <w:sz w:val="18"/>
                  <w:szCs w:val="18"/>
                  <w:lang w:val="id-ID"/>
                </w:rPr>
                <w:t>.Mengadministrasikan  Persetujuan Promote</w:t>
              </w:r>
            </w:ins>
          </w:p>
        </w:tc>
        <w:tc>
          <w:tcPr>
            <w:tcW w:w="1805" w:type="pct"/>
            <w:gridSpan w:val="2"/>
            <w:vAlign w:val="center"/>
            <w:tcPrChange w:id="3253" w:author="Zhafar Kartika Putra" w:date="2023-06-15T10:06:00Z">
              <w:tcPr>
                <w:tcW w:w="1913" w:type="pct"/>
                <w:gridSpan w:val="2"/>
                <w:vAlign w:val="center"/>
              </w:tcPr>
            </w:tcPrChange>
          </w:tcPr>
          <w:p w14:paraId="164AC9B4" w14:textId="77777777" w:rsidR="00E34888" w:rsidRPr="00F43AAD" w:rsidRDefault="00E34888" w:rsidP="00E34888">
            <w:pPr>
              <w:spacing w:line="20" w:lineRule="atLeast"/>
              <w:jc w:val="center"/>
              <w:rPr>
                <w:ins w:id="3254" w:author="Angga Dwinanto" w:date="2023-06-14T11:42:00Z"/>
                <w:rFonts w:ascii="Arial Narrow" w:hAnsi="Arial Narrow" w:cs="Arial"/>
                <w:noProof/>
                <w:sz w:val="18"/>
                <w:szCs w:val="18"/>
                <w:lang w:val="id-ID"/>
              </w:rPr>
            </w:pPr>
            <w:ins w:id="3255" w:author="Angga Dwinanto" w:date="2023-06-14T11:42:00Z">
              <w:r w:rsidRPr="00F43AAD">
                <w:rPr>
                  <w:rFonts w:ascii="Arial Narrow" w:hAnsi="Arial Narrow" w:cs="Arial"/>
                  <w:noProof/>
                  <w:sz w:val="18"/>
                  <w:szCs w:val="18"/>
                  <w:lang w:val="id-ID"/>
                </w:rPr>
                <w:t>Persetujuan Promote (Bulk approval)</w:t>
              </w:r>
            </w:ins>
          </w:p>
        </w:tc>
        <w:tc>
          <w:tcPr>
            <w:tcW w:w="496" w:type="pct"/>
            <w:vAlign w:val="center"/>
            <w:tcPrChange w:id="3256" w:author="Zhafar Kartika Putra" w:date="2023-06-15T10:06:00Z">
              <w:tcPr>
                <w:tcW w:w="458" w:type="pct"/>
                <w:vAlign w:val="center"/>
              </w:tcPr>
            </w:tcPrChange>
          </w:tcPr>
          <w:p w14:paraId="4E28AFB1" w14:textId="77777777" w:rsidR="00E34888" w:rsidRPr="00F43AAD" w:rsidRDefault="00E34888" w:rsidP="00E34888">
            <w:pPr>
              <w:spacing w:line="20" w:lineRule="atLeast"/>
              <w:rPr>
                <w:ins w:id="3257" w:author="Angga Dwinanto" w:date="2023-06-14T11:42:00Z"/>
                <w:rFonts w:ascii="Arial Narrow" w:hAnsi="Arial Narrow" w:cs="Arial"/>
                <w:noProof/>
                <w:sz w:val="18"/>
                <w:szCs w:val="18"/>
                <w:lang w:val="id-ID"/>
              </w:rPr>
            </w:pPr>
            <w:ins w:id="3258" w:author="Angga Dwinanto" w:date="2023-06-14T11:42:00Z">
              <w:r w:rsidRPr="00F43AAD">
                <w:rPr>
                  <w:rFonts w:ascii="Arial Narrow" w:hAnsi="Arial Narrow" w:cs="Arial"/>
                  <w:noProof/>
                  <w:sz w:val="18"/>
                  <w:szCs w:val="18"/>
                  <w:lang w:val="id-ID"/>
                </w:rPr>
                <w:t>Change Coordinator</w:t>
              </w:r>
            </w:ins>
          </w:p>
        </w:tc>
        <w:tc>
          <w:tcPr>
            <w:tcW w:w="451" w:type="pct"/>
            <w:vAlign w:val="center"/>
            <w:tcPrChange w:id="3259" w:author="Zhafar Kartika Putra" w:date="2023-06-15T10:06:00Z">
              <w:tcPr>
                <w:tcW w:w="505" w:type="pct"/>
                <w:vAlign w:val="center"/>
              </w:tcPr>
            </w:tcPrChange>
          </w:tcPr>
          <w:p w14:paraId="09E90713" w14:textId="77777777" w:rsidR="00E34888" w:rsidRPr="00F43AAD" w:rsidRDefault="00E34888" w:rsidP="00E34888">
            <w:pPr>
              <w:spacing w:line="20" w:lineRule="atLeast"/>
              <w:rPr>
                <w:ins w:id="3260" w:author="Angga Dwinanto" w:date="2023-06-14T11:42:00Z"/>
                <w:rFonts w:ascii="Arial Narrow" w:hAnsi="Arial Narrow" w:cs="Arial"/>
                <w:noProof/>
                <w:sz w:val="18"/>
                <w:szCs w:val="18"/>
                <w:lang w:val="id-ID"/>
              </w:rPr>
            </w:pPr>
            <w:ins w:id="3261" w:author="Angga Dwinanto" w:date="2023-06-14T11:42:00Z">
              <w:r w:rsidRPr="00F43AAD">
                <w:rPr>
                  <w:rFonts w:ascii="Arial Narrow" w:hAnsi="Arial Narrow" w:cs="Arial"/>
                  <w:noProof/>
                  <w:sz w:val="18"/>
                  <w:szCs w:val="18"/>
                  <w:lang w:val="id-ID"/>
                </w:rPr>
                <w:t>SCM Mgr</w:t>
              </w:r>
            </w:ins>
          </w:p>
        </w:tc>
        <w:tc>
          <w:tcPr>
            <w:tcW w:w="451" w:type="pct"/>
            <w:vAlign w:val="center"/>
            <w:tcPrChange w:id="3262" w:author="Zhafar Kartika Putra" w:date="2023-06-15T10:06:00Z">
              <w:tcPr>
                <w:tcW w:w="505" w:type="pct"/>
                <w:vAlign w:val="center"/>
              </w:tcPr>
            </w:tcPrChange>
          </w:tcPr>
          <w:p w14:paraId="4BC11B59" w14:textId="77777777" w:rsidR="00E34888" w:rsidRPr="00F43AAD" w:rsidRDefault="00E34888" w:rsidP="00E34888">
            <w:pPr>
              <w:spacing w:line="20" w:lineRule="atLeast"/>
              <w:rPr>
                <w:ins w:id="3263" w:author="Angga Dwinanto" w:date="2023-06-14T11:42:00Z"/>
                <w:rFonts w:ascii="Arial Narrow" w:hAnsi="Arial Narrow"/>
                <w:noProof/>
                <w:sz w:val="18"/>
                <w:szCs w:val="18"/>
              </w:rPr>
            </w:pPr>
            <w:ins w:id="3264" w:author="Angga Dwinanto" w:date="2023-06-14T11:42:00Z">
              <w:r w:rsidRPr="00F43AAD">
                <w:rPr>
                  <w:rFonts w:ascii="Arial Narrow" w:hAnsi="Arial Narrow"/>
                  <w:noProof/>
                  <w:sz w:val="18"/>
                  <w:szCs w:val="18"/>
                </w:rPr>
                <w:t>SCM Mgr</w:t>
              </w:r>
            </w:ins>
          </w:p>
          <w:p w14:paraId="4A430F0E" w14:textId="77777777" w:rsidR="00E34888" w:rsidRPr="00F43AAD" w:rsidRDefault="00E34888" w:rsidP="00E34888">
            <w:pPr>
              <w:spacing w:line="20" w:lineRule="atLeast"/>
              <w:rPr>
                <w:ins w:id="3265" w:author="Angga Dwinanto" w:date="2023-06-14T11:42:00Z"/>
                <w:rFonts w:ascii="Arial Narrow" w:hAnsi="Arial Narrow"/>
                <w:noProof/>
                <w:sz w:val="18"/>
                <w:szCs w:val="18"/>
              </w:rPr>
            </w:pPr>
            <w:ins w:id="3266" w:author="Angga Dwinanto" w:date="2023-06-14T11:42:00Z">
              <w:r w:rsidRPr="00F43AAD">
                <w:rPr>
                  <w:rFonts w:ascii="Arial Narrow" w:hAnsi="Arial Narrow"/>
                  <w:noProof/>
                  <w:sz w:val="18"/>
                  <w:szCs w:val="18"/>
                </w:rPr>
                <w:t>DCOM Head</w:t>
              </w:r>
            </w:ins>
          </w:p>
        </w:tc>
        <w:tc>
          <w:tcPr>
            <w:tcW w:w="465" w:type="pct"/>
            <w:vAlign w:val="center"/>
            <w:tcPrChange w:id="3267" w:author="Zhafar Kartika Putra" w:date="2023-06-15T10:06:00Z">
              <w:tcPr>
                <w:tcW w:w="521" w:type="pct"/>
                <w:vAlign w:val="center"/>
              </w:tcPr>
            </w:tcPrChange>
          </w:tcPr>
          <w:p w14:paraId="09A5713E" w14:textId="77777777" w:rsidR="00E34888" w:rsidRPr="00F43AAD" w:rsidRDefault="00E34888" w:rsidP="00E34888">
            <w:pPr>
              <w:spacing w:line="20" w:lineRule="atLeast"/>
              <w:rPr>
                <w:ins w:id="3268" w:author="Angga Dwinanto" w:date="2023-06-14T11:42:00Z"/>
                <w:rFonts w:ascii="Arial Narrow" w:hAnsi="Arial Narrow"/>
                <w:noProof/>
                <w:sz w:val="18"/>
                <w:szCs w:val="18"/>
              </w:rPr>
            </w:pPr>
            <w:ins w:id="3269" w:author="Angga Dwinanto" w:date="2023-06-14T11:42:00Z">
              <w:r w:rsidRPr="00F43AAD">
                <w:rPr>
                  <w:rFonts w:ascii="Arial Narrow" w:hAnsi="Arial Narrow"/>
                  <w:noProof/>
                  <w:sz w:val="18"/>
                  <w:szCs w:val="18"/>
                </w:rPr>
                <w:t>All GH IT Related</w:t>
              </w:r>
            </w:ins>
          </w:p>
          <w:p w14:paraId="2AF6133E" w14:textId="77777777" w:rsidR="00E34888" w:rsidRPr="00F43AAD" w:rsidRDefault="00E34888" w:rsidP="00E34888">
            <w:pPr>
              <w:spacing w:line="20" w:lineRule="atLeast"/>
              <w:rPr>
                <w:ins w:id="3270" w:author="Angga Dwinanto" w:date="2023-06-14T11:42:00Z"/>
                <w:rFonts w:ascii="Arial Narrow" w:hAnsi="Arial Narrow"/>
                <w:noProof/>
                <w:sz w:val="18"/>
                <w:szCs w:val="18"/>
              </w:rPr>
            </w:pPr>
            <w:ins w:id="3271" w:author="Angga Dwinanto" w:date="2023-06-14T11:42:00Z">
              <w:r w:rsidRPr="00F43AAD">
                <w:rPr>
                  <w:rFonts w:ascii="Arial Narrow" w:hAnsi="Arial Narrow"/>
                  <w:noProof/>
                  <w:sz w:val="18"/>
                  <w:szCs w:val="18"/>
                </w:rPr>
                <w:t>Head of IT</w:t>
              </w:r>
            </w:ins>
          </w:p>
        </w:tc>
      </w:tr>
      <w:tr w:rsidR="00E34888" w:rsidRPr="00F43AAD" w14:paraId="6736A983" w14:textId="77777777" w:rsidTr="0024385D">
        <w:tc>
          <w:tcPr>
            <w:tcW w:w="278" w:type="pct"/>
            <w:vMerge/>
            <w:vAlign w:val="center"/>
            <w:tcPrChange w:id="3272" w:author="Zhafar Kartika Putra" w:date="2023-06-15T10:06:00Z">
              <w:tcPr>
                <w:tcW w:w="278" w:type="pct"/>
                <w:vMerge/>
                <w:vAlign w:val="center"/>
              </w:tcPr>
            </w:tcPrChange>
          </w:tcPr>
          <w:p w14:paraId="4E63AFD9" w14:textId="77777777" w:rsidR="00E34888" w:rsidRPr="00F43AAD" w:rsidRDefault="00E34888" w:rsidP="00E34888">
            <w:pPr>
              <w:spacing w:line="240" w:lineRule="auto"/>
              <w:jc w:val="center"/>
              <w:rPr>
                <w:rFonts w:ascii="Arial Narrow" w:hAnsi="Arial Narrow" w:cs="Arial"/>
                <w:noProof/>
                <w:sz w:val="18"/>
                <w:szCs w:val="18"/>
                <w:lang w:val="id-ID"/>
              </w:rPr>
            </w:pPr>
          </w:p>
        </w:tc>
        <w:tc>
          <w:tcPr>
            <w:tcW w:w="158" w:type="pct"/>
            <w:vMerge/>
            <w:vAlign w:val="center"/>
            <w:tcPrChange w:id="3273" w:author="Zhafar Kartika Putra" w:date="2023-06-15T10:06:00Z">
              <w:tcPr>
                <w:tcW w:w="212" w:type="pct"/>
                <w:vMerge/>
                <w:vAlign w:val="center"/>
              </w:tcPr>
            </w:tcPrChange>
          </w:tcPr>
          <w:p w14:paraId="615DE8E7" w14:textId="77777777" w:rsidR="00E34888" w:rsidRPr="00F43AAD" w:rsidRDefault="00E34888" w:rsidP="00E34888">
            <w:pPr>
              <w:spacing w:line="240" w:lineRule="auto"/>
              <w:jc w:val="center"/>
              <w:rPr>
                <w:rFonts w:ascii="Arial Narrow" w:hAnsi="Arial Narrow" w:cs="Arial"/>
                <w:noProof/>
                <w:sz w:val="18"/>
                <w:szCs w:val="18"/>
                <w:lang w:val="id-ID"/>
              </w:rPr>
            </w:pPr>
          </w:p>
        </w:tc>
        <w:tc>
          <w:tcPr>
            <w:tcW w:w="896" w:type="pct"/>
            <w:vAlign w:val="center"/>
            <w:tcPrChange w:id="3274" w:author="Zhafar Kartika Putra" w:date="2023-06-15T10:06:00Z">
              <w:tcPr>
                <w:tcW w:w="608" w:type="pct"/>
                <w:vAlign w:val="center"/>
              </w:tcPr>
            </w:tcPrChange>
          </w:tcPr>
          <w:p w14:paraId="6ABCD449" w14:textId="77777777" w:rsidR="00E34888" w:rsidRPr="00F43AAD" w:rsidRDefault="00E34888" w:rsidP="00E34888">
            <w:pPr>
              <w:spacing w:line="20" w:lineRule="atLeast"/>
              <w:rPr>
                <w:rFonts w:ascii="Arial Narrow" w:hAnsi="Arial Narrow" w:cs="Arial"/>
                <w:noProof/>
                <w:sz w:val="18"/>
                <w:szCs w:val="18"/>
                <w:lang w:val="id-ID"/>
              </w:rPr>
            </w:pPr>
            <w:del w:id="3275" w:author="Angga Dwinanto" w:date="2023-06-14T11:51:00Z">
              <w:r w:rsidRPr="00F43AAD" w:rsidDel="00E34888">
                <w:rPr>
                  <w:rFonts w:ascii="Arial Narrow" w:hAnsi="Arial Narrow" w:cs="Arial"/>
                  <w:noProof/>
                  <w:sz w:val="18"/>
                  <w:szCs w:val="18"/>
                  <w:lang w:val="id-ID"/>
                </w:rPr>
                <w:delText>8</w:delText>
              </w:r>
            </w:del>
            <w:ins w:id="3276" w:author="Angga Dwinanto" w:date="2023-06-14T11:51:00Z">
              <w:r>
                <w:rPr>
                  <w:rFonts w:ascii="Arial Narrow" w:hAnsi="Arial Narrow" w:cs="Arial"/>
                  <w:noProof/>
                  <w:sz w:val="18"/>
                  <w:szCs w:val="18"/>
                </w:rPr>
                <w:t>9</w:t>
              </w:r>
            </w:ins>
            <w:r w:rsidRPr="00F43AAD">
              <w:rPr>
                <w:rFonts w:ascii="Arial Narrow" w:hAnsi="Arial Narrow" w:cs="Arial"/>
                <w:noProof/>
                <w:sz w:val="18"/>
                <w:szCs w:val="18"/>
                <w:lang w:val="id-ID"/>
              </w:rPr>
              <w:t>.Melakukan implementasi perubahan</w:t>
            </w:r>
          </w:p>
        </w:tc>
        <w:tc>
          <w:tcPr>
            <w:tcW w:w="1042" w:type="pct"/>
            <w:vAlign w:val="center"/>
            <w:tcPrChange w:id="3277" w:author="Zhafar Kartika Putra" w:date="2023-06-15T10:06:00Z">
              <w:tcPr>
                <w:tcW w:w="1096" w:type="pct"/>
                <w:vAlign w:val="center"/>
              </w:tcPr>
            </w:tcPrChange>
          </w:tcPr>
          <w:p w14:paraId="6928E3B6" w14:textId="77777777" w:rsidR="00E34888" w:rsidRPr="00F43AAD" w:rsidRDefault="00E34888" w:rsidP="00E34888">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Bukti Promote (screen capture)</w:t>
            </w:r>
          </w:p>
        </w:tc>
        <w:tc>
          <w:tcPr>
            <w:tcW w:w="763" w:type="pct"/>
            <w:tcPrChange w:id="3278" w:author="Zhafar Kartika Putra" w:date="2023-06-15T10:06:00Z">
              <w:tcPr>
                <w:tcW w:w="817" w:type="pct"/>
              </w:tcPr>
            </w:tcPrChange>
          </w:tcPr>
          <w:p w14:paraId="60B4AC3C" w14:textId="77777777" w:rsidR="00E34888" w:rsidRPr="00F43AAD" w:rsidRDefault="00E34888" w:rsidP="00E34888">
            <w:pPr>
              <w:spacing w:line="20" w:lineRule="atLeast"/>
              <w:rPr>
                <w:rFonts w:ascii="Arial Narrow" w:hAnsi="Arial Narrow"/>
                <w:noProof/>
                <w:sz w:val="18"/>
                <w:szCs w:val="18"/>
              </w:rPr>
            </w:pPr>
            <w:r w:rsidRPr="00F43AAD">
              <w:rPr>
                <w:rFonts w:ascii="Arial Narrow" w:hAnsi="Arial Narrow"/>
                <w:noProof/>
                <w:sz w:val="18"/>
                <w:szCs w:val="18"/>
              </w:rPr>
              <w:t xml:space="preserve">Capture Bukti Promote ( If Any ) </w:t>
            </w:r>
          </w:p>
          <w:p w14:paraId="0E4061F3" w14:textId="77777777" w:rsidR="00E34888" w:rsidRDefault="00E34888" w:rsidP="00E34888">
            <w:pPr>
              <w:spacing w:line="20" w:lineRule="atLeast"/>
              <w:rPr>
                <w:ins w:id="3279" w:author="Angga Dwinanto" w:date="2023-05-15T17:26:00Z"/>
                <w:rFonts w:ascii="Arial Narrow" w:hAnsi="Arial Narrow"/>
                <w:noProof/>
                <w:sz w:val="18"/>
                <w:szCs w:val="18"/>
              </w:rPr>
            </w:pPr>
            <w:r w:rsidRPr="00F43AAD">
              <w:rPr>
                <w:rFonts w:ascii="Arial Narrow" w:hAnsi="Arial Narrow"/>
                <w:noProof/>
                <w:sz w:val="18"/>
                <w:szCs w:val="18"/>
              </w:rPr>
              <w:t>Berita Acara Penghapusan Data ( If Any )</w:t>
            </w:r>
          </w:p>
          <w:p w14:paraId="56FA6D2F" w14:textId="77777777" w:rsidR="00E34888" w:rsidRPr="00F43AAD" w:rsidRDefault="00E34888" w:rsidP="00E34888">
            <w:pPr>
              <w:spacing w:line="20" w:lineRule="atLeast"/>
              <w:rPr>
                <w:rFonts w:ascii="Arial Narrow" w:hAnsi="Arial Narrow"/>
                <w:noProof/>
                <w:sz w:val="18"/>
                <w:szCs w:val="18"/>
              </w:rPr>
            </w:pPr>
            <w:ins w:id="3280" w:author="Angga Dwinanto" w:date="2023-05-15T17:26:00Z">
              <w:r>
                <w:rPr>
                  <w:rFonts w:ascii="Arial Narrow" w:hAnsi="Arial Narrow"/>
                  <w:noProof/>
                  <w:sz w:val="18"/>
                  <w:szCs w:val="18"/>
                </w:rPr>
                <w:t>Berita Acara Promote (If Any)</w:t>
              </w:r>
            </w:ins>
          </w:p>
        </w:tc>
        <w:tc>
          <w:tcPr>
            <w:tcW w:w="496" w:type="pct"/>
            <w:vAlign w:val="center"/>
            <w:tcPrChange w:id="3281" w:author="Zhafar Kartika Putra" w:date="2023-06-15T10:06:00Z">
              <w:tcPr>
                <w:tcW w:w="458" w:type="pct"/>
                <w:vAlign w:val="center"/>
              </w:tcPr>
            </w:tcPrChange>
          </w:tcPr>
          <w:p w14:paraId="603B8FF8" w14:textId="77777777" w:rsidR="00E34888" w:rsidRPr="00D854FF" w:rsidRDefault="00E34888" w:rsidP="00E34888">
            <w:pPr>
              <w:spacing w:line="20" w:lineRule="atLeast"/>
              <w:rPr>
                <w:rFonts w:ascii="Arial Narrow" w:hAnsi="Arial Narrow" w:cs="Arial"/>
                <w:noProof/>
                <w:sz w:val="18"/>
                <w:szCs w:val="18"/>
                <w:rPrChange w:id="3282" w:author="Angga Dwinanto" w:date="2023-05-15T17:25:00Z">
                  <w:rPr>
                    <w:rFonts w:ascii="Arial Narrow" w:hAnsi="Arial Narrow" w:cs="Arial"/>
                    <w:noProof/>
                    <w:sz w:val="18"/>
                    <w:szCs w:val="18"/>
                    <w:lang w:val="id-ID"/>
                  </w:rPr>
                </w:rPrChange>
              </w:rPr>
            </w:pPr>
            <w:r w:rsidRPr="00F43AAD">
              <w:rPr>
                <w:rFonts w:ascii="Arial Narrow" w:hAnsi="Arial Narrow" w:cs="Arial"/>
                <w:noProof/>
                <w:sz w:val="18"/>
                <w:szCs w:val="18"/>
                <w:lang w:val="id-ID"/>
              </w:rPr>
              <w:t>Change Implementor</w:t>
            </w:r>
            <w:ins w:id="3283" w:author="Angga Dwinanto" w:date="2023-05-15T17:25:00Z">
              <w:r>
                <w:rPr>
                  <w:rFonts w:ascii="Arial Narrow" w:hAnsi="Arial Narrow" w:cs="Arial"/>
                  <w:noProof/>
                  <w:sz w:val="18"/>
                  <w:szCs w:val="18"/>
                </w:rPr>
                <w:t xml:space="preserve"> dan/Developer</w:t>
              </w:r>
            </w:ins>
          </w:p>
        </w:tc>
        <w:tc>
          <w:tcPr>
            <w:tcW w:w="451" w:type="pct"/>
            <w:vAlign w:val="center"/>
            <w:tcPrChange w:id="3284" w:author="Zhafar Kartika Putra" w:date="2023-06-15T10:06:00Z">
              <w:tcPr>
                <w:tcW w:w="505" w:type="pct"/>
                <w:vAlign w:val="center"/>
              </w:tcPr>
            </w:tcPrChange>
          </w:tcPr>
          <w:p w14:paraId="680F0C83" w14:textId="77777777" w:rsidR="00E34888" w:rsidRPr="00F43AAD" w:rsidRDefault="00E34888" w:rsidP="00E34888">
            <w:pPr>
              <w:spacing w:line="20" w:lineRule="atLeast"/>
              <w:rPr>
                <w:rFonts w:ascii="Arial Narrow" w:hAnsi="Arial Narrow" w:cs="Arial"/>
                <w:noProof/>
                <w:sz w:val="18"/>
                <w:szCs w:val="18"/>
                <w:lang w:val="id-ID"/>
              </w:rPr>
            </w:pPr>
            <w:r w:rsidRPr="00F43AAD">
              <w:rPr>
                <w:rFonts w:ascii="Arial Narrow" w:hAnsi="Arial Narrow" w:cs="Arial"/>
                <w:noProof/>
                <w:sz w:val="18"/>
                <w:szCs w:val="18"/>
                <w:lang w:val="id-ID"/>
              </w:rPr>
              <w:t>SCM Mgr</w:t>
            </w:r>
          </w:p>
        </w:tc>
        <w:tc>
          <w:tcPr>
            <w:tcW w:w="451" w:type="pct"/>
            <w:vAlign w:val="center"/>
            <w:tcPrChange w:id="3285" w:author="Zhafar Kartika Putra" w:date="2023-06-15T10:06:00Z">
              <w:tcPr>
                <w:tcW w:w="505" w:type="pct"/>
                <w:vAlign w:val="center"/>
              </w:tcPr>
            </w:tcPrChange>
          </w:tcPr>
          <w:p w14:paraId="245FDB41" w14:textId="77777777" w:rsidR="00E34888" w:rsidRPr="00F43AAD" w:rsidRDefault="00E34888" w:rsidP="00E34888">
            <w:pPr>
              <w:spacing w:line="20" w:lineRule="atLeast"/>
              <w:rPr>
                <w:rFonts w:ascii="Arial Narrow" w:hAnsi="Arial Narrow"/>
                <w:noProof/>
                <w:sz w:val="18"/>
                <w:szCs w:val="18"/>
              </w:rPr>
            </w:pPr>
            <w:r w:rsidRPr="00F43AAD">
              <w:rPr>
                <w:rFonts w:ascii="Arial Narrow" w:hAnsi="Arial Narrow"/>
                <w:noProof/>
                <w:sz w:val="18"/>
                <w:szCs w:val="18"/>
              </w:rPr>
              <w:t>SCM Mgr</w:t>
            </w:r>
          </w:p>
          <w:p w14:paraId="0C6B020A" w14:textId="239A9B28" w:rsidR="00E34888" w:rsidRPr="00F43AAD" w:rsidRDefault="00E34888" w:rsidP="00E34888">
            <w:pPr>
              <w:spacing w:line="20" w:lineRule="atLeast"/>
              <w:rPr>
                <w:rFonts w:ascii="Arial Narrow" w:hAnsi="Arial Narrow"/>
                <w:noProof/>
                <w:sz w:val="18"/>
                <w:szCs w:val="18"/>
              </w:rPr>
            </w:pPr>
            <w:del w:id="3286" w:author="Darwin Halomoan Siregar" w:date="2023-06-21T19:30:00Z">
              <w:r w:rsidRPr="00F43AAD" w:rsidDel="00513BEA">
                <w:rPr>
                  <w:rFonts w:ascii="Arial Narrow" w:hAnsi="Arial Narrow"/>
                  <w:noProof/>
                  <w:sz w:val="18"/>
                  <w:szCs w:val="18"/>
                </w:rPr>
                <w:delText>IT Security</w:delText>
              </w:r>
            </w:del>
            <w:ins w:id="3287" w:author="Darwin Halomoan Siregar" w:date="2023-06-21T19:30:00Z">
              <w:r w:rsidR="00513BEA">
                <w:rPr>
                  <w:rFonts w:ascii="Arial Narrow" w:hAnsi="Arial Narrow"/>
                  <w:noProof/>
                  <w:sz w:val="18"/>
                  <w:szCs w:val="18"/>
                </w:rPr>
                <w:t>Cyber Security</w:t>
              </w:r>
            </w:ins>
          </w:p>
          <w:p w14:paraId="003A00AB" w14:textId="23A74615" w:rsidR="00E34888" w:rsidRPr="00F43AAD" w:rsidRDefault="00AF607E" w:rsidP="00E34888">
            <w:pPr>
              <w:spacing w:line="20" w:lineRule="atLeast"/>
              <w:rPr>
                <w:rFonts w:ascii="Arial Narrow" w:hAnsi="Arial Narrow"/>
                <w:noProof/>
                <w:sz w:val="18"/>
                <w:szCs w:val="18"/>
              </w:rPr>
            </w:pPr>
            <w:ins w:id="3288" w:author="Darwin Halomoan Siregar [2]" w:date="2023-07-04T15:02:00Z">
              <w:r>
                <w:rPr>
                  <w:rFonts w:ascii="Arial Narrow" w:hAnsi="Arial Narrow" w:cs="Arial"/>
                  <w:noProof/>
                  <w:sz w:val="18"/>
                  <w:szCs w:val="18"/>
                </w:rPr>
                <w:t>TPM/IT BA Retail/IT BA Retai</w:t>
              </w:r>
            </w:ins>
            <w:del w:id="3289" w:author="Darwin Halomoan Siregar [2]" w:date="2023-07-04T15:02:00Z">
              <w:r w:rsidR="00E34888" w:rsidRPr="00F43AAD" w:rsidDel="00AF607E">
                <w:rPr>
                  <w:rFonts w:ascii="Arial Narrow" w:hAnsi="Arial Narrow"/>
                  <w:noProof/>
                  <w:sz w:val="18"/>
                  <w:szCs w:val="18"/>
                </w:rPr>
                <w:delText>PO</w:delText>
              </w:r>
            </w:del>
            <w:ins w:id="3290" w:author="Darwin Halomoan Siregar" w:date="2023-06-22T10:50:00Z">
              <w:del w:id="3291" w:author="Darwin Halomoan Siregar [2]" w:date="2023-07-04T15:02:00Z">
                <w:r w:rsidR="00B77A20" w:rsidDel="00AF607E">
                  <w:rPr>
                    <w:rFonts w:ascii="Arial Narrow" w:hAnsi="Arial Narrow"/>
                    <w:noProof/>
                    <w:sz w:val="18"/>
                    <w:szCs w:val="18"/>
                  </w:rPr>
                  <w:delText>O</w:delText>
                </w:r>
              </w:del>
            </w:ins>
            <w:r w:rsidR="00E34888" w:rsidRPr="00F43AAD">
              <w:rPr>
                <w:rFonts w:ascii="Arial Narrow" w:hAnsi="Arial Narrow"/>
                <w:noProof/>
                <w:sz w:val="18"/>
                <w:szCs w:val="18"/>
              </w:rPr>
              <w:t>/TIPO</w:t>
            </w:r>
          </w:p>
          <w:p w14:paraId="4C385B17" w14:textId="77777777" w:rsidR="00E34888" w:rsidRPr="00F43AAD" w:rsidRDefault="00E34888" w:rsidP="00E34888">
            <w:pPr>
              <w:spacing w:line="20" w:lineRule="atLeast"/>
              <w:rPr>
                <w:rFonts w:ascii="Arial Narrow" w:hAnsi="Arial Narrow"/>
                <w:noProof/>
                <w:sz w:val="18"/>
                <w:szCs w:val="18"/>
              </w:rPr>
            </w:pPr>
            <w:r w:rsidRPr="00F43AAD">
              <w:rPr>
                <w:rFonts w:ascii="Arial Narrow" w:hAnsi="Arial Narrow"/>
                <w:noProof/>
                <w:sz w:val="18"/>
                <w:szCs w:val="18"/>
              </w:rPr>
              <w:t>IT Dev</w:t>
            </w:r>
          </w:p>
          <w:p w14:paraId="290B5953" w14:textId="77777777" w:rsidR="00E34888" w:rsidRPr="00F43AAD" w:rsidRDefault="00E34888" w:rsidP="00E34888">
            <w:pPr>
              <w:spacing w:line="20" w:lineRule="atLeast"/>
              <w:rPr>
                <w:rFonts w:ascii="Arial Narrow" w:hAnsi="Arial Narrow"/>
                <w:noProof/>
                <w:sz w:val="18"/>
                <w:szCs w:val="18"/>
              </w:rPr>
            </w:pPr>
            <w:r w:rsidRPr="00F43AAD">
              <w:rPr>
                <w:rFonts w:ascii="Arial Narrow" w:hAnsi="Arial Narrow"/>
                <w:noProof/>
                <w:sz w:val="18"/>
                <w:szCs w:val="18"/>
              </w:rPr>
              <w:t>IT Infra</w:t>
            </w:r>
          </w:p>
        </w:tc>
        <w:tc>
          <w:tcPr>
            <w:tcW w:w="465" w:type="pct"/>
            <w:vAlign w:val="center"/>
            <w:tcPrChange w:id="3292" w:author="Zhafar Kartika Putra" w:date="2023-06-15T10:06:00Z">
              <w:tcPr>
                <w:tcW w:w="521" w:type="pct"/>
                <w:vAlign w:val="center"/>
              </w:tcPr>
            </w:tcPrChange>
          </w:tcPr>
          <w:p w14:paraId="336E9075" w14:textId="77777777" w:rsidR="00E34888" w:rsidRPr="00F43AAD" w:rsidRDefault="00E34888" w:rsidP="00E34888">
            <w:pPr>
              <w:spacing w:line="20" w:lineRule="atLeast"/>
              <w:rPr>
                <w:rFonts w:ascii="Arial Narrow" w:hAnsi="Arial Narrow"/>
                <w:noProof/>
                <w:sz w:val="18"/>
                <w:szCs w:val="18"/>
              </w:rPr>
            </w:pPr>
            <w:r w:rsidRPr="00F43AAD">
              <w:rPr>
                <w:rFonts w:ascii="Arial Narrow" w:hAnsi="Arial Narrow"/>
                <w:noProof/>
                <w:sz w:val="18"/>
                <w:szCs w:val="18"/>
              </w:rPr>
              <w:t>Change Requestor</w:t>
            </w:r>
          </w:p>
          <w:p w14:paraId="33A8A109" w14:textId="77777777" w:rsidR="00E34888" w:rsidRPr="00F43AAD" w:rsidRDefault="00E34888" w:rsidP="00E34888">
            <w:pPr>
              <w:spacing w:line="20" w:lineRule="atLeast"/>
              <w:rPr>
                <w:rFonts w:ascii="Arial Narrow" w:hAnsi="Arial Narrow"/>
                <w:noProof/>
                <w:sz w:val="18"/>
                <w:szCs w:val="18"/>
              </w:rPr>
            </w:pPr>
            <w:r w:rsidRPr="00F43AAD">
              <w:rPr>
                <w:rFonts w:ascii="Arial Narrow" w:hAnsi="Arial Narrow"/>
                <w:noProof/>
                <w:sz w:val="18"/>
                <w:szCs w:val="18"/>
              </w:rPr>
              <w:t>Change Evaluator &amp; Coordinator</w:t>
            </w:r>
          </w:p>
        </w:tc>
      </w:tr>
      <w:tr w:rsidR="00E34888" w:rsidRPr="004C7321" w14:paraId="3A57BD91" w14:textId="77777777" w:rsidTr="0024385D">
        <w:tc>
          <w:tcPr>
            <w:tcW w:w="278" w:type="pct"/>
            <w:vMerge/>
            <w:vAlign w:val="center"/>
            <w:tcPrChange w:id="3293" w:author="Zhafar Kartika Putra" w:date="2023-06-15T10:06:00Z">
              <w:tcPr>
                <w:tcW w:w="278" w:type="pct"/>
                <w:vMerge/>
                <w:vAlign w:val="center"/>
              </w:tcPr>
            </w:tcPrChange>
          </w:tcPr>
          <w:p w14:paraId="3711FF3A" w14:textId="77777777" w:rsidR="00E34888" w:rsidRPr="00F43AAD" w:rsidRDefault="00E34888" w:rsidP="00E34888">
            <w:pPr>
              <w:spacing w:line="240" w:lineRule="auto"/>
              <w:jc w:val="center"/>
              <w:rPr>
                <w:rFonts w:ascii="Arial Narrow" w:hAnsi="Arial Narrow" w:cs="Arial"/>
                <w:noProof/>
                <w:sz w:val="18"/>
                <w:szCs w:val="18"/>
                <w:lang w:val="id-ID"/>
              </w:rPr>
            </w:pPr>
          </w:p>
        </w:tc>
        <w:tc>
          <w:tcPr>
            <w:tcW w:w="158" w:type="pct"/>
            <w:vMerge/>
            <w:vAlign w:val="center"/>
            <w:tcPrChange w:id="3294" w:author="Zhafar Kartika Putra" w:date="2023-06-15T10:06:00Z">
              <w:tcPr>
                <w:tcW w:w="212" w:type="pct"/>
                <w:vMerge/>
                <w:vAlign w:val="center"/>
              </w:tcPr>
            </w:tcPrChange>
          </w:tcPr>
          <w:p w14:paraId="4879187B" w14:textId="77777777" w:rsidR="00E34888" w:rsidRPr="00F43AAD" w:rsidRDefault="00E34888" w:rsidP="00E34888">
            <w:pPr>
              <w:spacing w:line="240" w:lineRule="auto"/>
              <w:jc w:val="center"/>
              <w:rPr>
                <w:rFonts w:ascii="Arial Narrow" w:hAnsi="Arial Narrow" w:cs="Arial"/>
                <w:noProof/>
                <w:sz w:val="18"/>
                <w:szCs w:val="18"/>
                <w:lang w:val="id-ID"/>
              </w:rPr>
            </w:pPr>
          </w:p>
        </w:tc>
        <w:tc>
          <w:tcPr>
            <w:tcW w:w="896" w:type="pct"/>
            <w:vAlign w:val="center"/>
            <w:tcPrChange w:id="3295" w:author="Zhafar Kartika Putra" w:date="2023-06-15T10:06:00Z">
              <w:tcPr>
                <w:tcW w:w="608" w:type="pct"/>
                <w:vAlign w:val="center"/>
              </w:tcPr>
            </w:tcPrChange>
          </w:tcPr>
          <w:p w14:paraId="68ACFA4D" w14:textId="77777777" w:rsidR="00E34888" w:rsidRPr="00F43AAD" w:rsidRDefault="00E34888" w:rsidP="00E34888">
            <w:pPr>
              <w:spacing w:line="240" w:lineRule="auto"/>
              <w:rPr>
                <w:rFonts w:ascii="Arial Narrow" w:hAnsi="Arial Narrow" w:cs="Arial"/>
                <w:noProof/>
                <w:sz w:val="18"/>
                <w:szCs w:val="18"/>
                <w:lang w:val="id-ID"/>
              </w:rPr>
            </w:pPr>
            <w:del w:id="3296" w:author="Angga Dwinanto" w:date="2023-06-14T11:51:00Z">
              <w:r w:rsidRPr="00F43AAD" w:rsidDel="00E34888">
                <w:rPr>
                  <w:rFonts w:ascii="Arial Narrow" w:hAnsi="Arial Narrow" w:cs="Arial"/>
                  <w:noProof/>
                  <w:sz w:val="18"/>
                  <w:szCs w:val="18"/>
                  <w:lang w:val="id-ID"/>
                </w:rPr>
                <w:delText>9</w:delText>
              </w:r>
            </w:del>
            <w:ins w:id="3297" w:author="Angga Dwinanto" w:date="2023-06-14T11:51:00Z">
              <w:r>
                <w:rPr>
                  <w:rFonts w:ascii="Arial Narrow" w:hAnsi="Arial Narrow" w:cs="Arial"/>
                  <w:noProof/>
                  <w:sz w:val="18"/>
                  <w:szCs w:val="18"/>
                </w:rPr>
                <w:t>10</w:t>
              </w:r>
            </w:ins>
            <w:r w:rsidRPr="00F43AAD">
              <w:rPr>
                <w:rFonts w:ascii="Arial Narrow" w:hAnsi="Arial Narrow" w:cs="Arial"/>
                <w:noProof/>
                <w:sz w:val="18"/>
                <w:szCs w:val="18"/>
                <w:lang w:val="id-ID"/>
              </w:rPr>
              <w:t>.Technical Post Implementation Review</w:t>
            </w:r>
          </w:p>
        </w:tc>
        <w:tc>
          <w:tcPr>
            <w:tcW w:w="1042" w:type="pct"/>
            <w:vAlign w:val="center"/>
            <w:tcPrChange w:id="3298" w:author="Zhafar Kartika Putra" w:date="2023-06-15T10:06:00Z">
              <w:tcPr>
                <w:tcW w:w="1096" w:type="pct"/>
                <w:vAlign w:val="center"/>
              </w:tcPr>
            </w:tcPrChange>
          </w:tcPr>
          <w:p w14:paraId="4F0B5116" w14:textId="77777777" w:rsidR="00E34888" w:rsidRPr="00F43AAD" w:rsidRDefault="00E34888" w:rsidP="00E34888">
            <w:pPr>
              <w:spacing w:line="240" w:lineRule="auto"/>
              <w:jc w:val="center"/>
              <w:rPr>
                <w:rFonts w:ascii="Arial Narrow" w:hAnsi="Arial Narrow" w:cs="Arial"/>
                <w:noProof/>
                <w:sz w:val="18"/>
                <w:szCs w:val="18"/>
                <w:lang w:val="id-ID"/>
              </w:rPr>
            </w:pPr>
            <w:r w:rsidRPr="00F43AAD">
              <w:rPr>
                <w:rFonts w:ascii="Arial Narrow" w:hAnsi="Arial Narrow" w:cs="Arial"/>
                <w:noProof/>
                <w:sz w:val="18"/>
                <w:szCs w:val="18"/>
                <w:lang w:val="id-ID"/>
              </w:rPr>
              <w:t>TPIR Form</w:t>
            </w:r>
          </w:p>
        </w:tc>
        <w:tc>
          <w:tcPr>
            <w:tcW w:w="763" w:type="pct"/>
            <w:vAlign w:val="center"/>
            <w:tcPrChange w:id="3299" w:author="Zhafar Kartika Putra" w:date="2023-06-15T10:06:00Z">
              <w:tcPr>
                <w:tcW w:w="817" w:type="pct"/>
                <w:vAlign w:val="center"/>
              </w:tcPr>
            </w:tcPrChange>
          </w:tcPr>
          <w:p w14:paraId="00328F2A" w14:textId="77777777" w:rsidR="00E34888" w:rsidRPr="00F43AAD" w:rsidRDefault="00E34888" w:rsidP="00E34888">
            <w:pPr>
              <w:rPr>
                <w:rFonts w:ascii="Arial Narrow" w:hAnsi="Arial Narrow" w:cs="Arial"/>
                <w:noProof/>
                <w:sz w:val="18"/>
                <w:szCs w:val="18"/>
                <w:lang w:val="id-ID"/>
              </w:rPr>
            </w:pPr>
            <w:r w:rsidRPr="00F43AAD">
              <w:rPr>
                <w:rFonts w:ascii="Arial Narrow" w:hAnsi="Arial Narrow" w:cs="Arial"/>
                <w:noProof/>
                <w:sz w:val="18"/>
                <w:szCs w:val="18"/>
                <w:lang w:val="id-ID"/>
              </w:rPr>
              <w:t>N/A</w:t>
            </w:r>
          </w:p>
        </w:tc>
        <w:tc>
          <w:tcPr>
            <w:tcW w:w="496" w:type="pct"/>
            <w:vAlign w:val="center"/>
            <w:tcPrChange w:id="3300" w:author="Zhafar Kartika Putra" w:date="2023-06-15T10:06:00Z">
              <w:tcPr>
                <w:tcW w:w="458" w:type="pct"/>
                <w:vAlign w:val="center"/>
              </w:tcPr>
            </w:tcPrChange>
          </w:tcPr>
          <w:p w14:paraId="2EAAED64" w14:textId="77777777" w:rsidR="00E34888" w:rsidRPr="00F43AAD" w:rsidRDefault="00E34888" w:rsidP="00E34888">
            <w:pPr>
              <w:rPr>
                <w:rFonts w:ascii="Arial Narrow" w:hAnsi="Arial Narrow" w:cs="Arial"/>
                <w:noProof/>
                <w:sz w:val="18"/>
                <w:szCs w:val="18"/>
                <w:lang w:val="id-ID"/>
              </w:rPr>
            </w:pPr>
            <w:r w:rsidRPr="00F43AAD">
              <w:rPr>
                <w:rFonts w:ascii="Arial Narrow" w:hAnsi="Arial Narrow" w:cs="Arial"/>
                <w:noProof/>
                <w:sz w:val="18"/>
                <w:szCs w:val="18"/>
                <w:lang w:val="id-ID"/>
              </w:rPr>
              <w:t>Change Implementor</w:t>
            </w:r>
          </w:p>
        </w:tc>
        <w:tc>
          <w:tcPr>
            <w:tcW w:w="451" w:type="pct"/>
            <w:vAlign w:val="center"/>
            <w:tcPrChange w:id="3301" w:author="Zhafar Kartika Putra" w:date="2023-06-15T10:06:00Z">
              <w:tcPr>
                <w:tcW w:w="505" w:type="pct"/>
                <w:vAlign w:val="center"/>
              </w:tcPr>
            </w:tcPrChange>
          </w:tcPr>
          <w:p w14:paraId="6E61D278" w14:textId="77777777" w:rsidR="00E34888" w:rsidRPr="00F43AAD" w:rsidRDefault="00E34888" w:rsidP="00E34888">
            <w:pPr>
              <w:rPr>
                <w:rFonts w:ascii="Arial Narrow" w:hAnsi="Arial Narrow" w:cs="Arial"/>
                <w:noProof/>
                <w:sz w:val="18"/>
                <w:szCs w:val="18"/>
                <w:lang w:val="id-ID"/>
              </w:rPr>
            </w:pPr>
            <w:r w:rsidRPr="00F43AAD">
              <w:rPr>
                <w:rFonts w:ascii="Arial Narrow" w:hAnsi="Arial Narrow" w:cs="Arial"/>
                <w:noProof/>
                <w:sz w:val="18"/>
                <w:szCs w:val="18"/>
                <w:lang w:val="id-ID"/>
              </w:rPr>
              <w:t>Change Coordinator</w:t>
            </w:r>
          </w:p>
        </w:tc>
        <w:tc>
          <w:tcPr>
            <w:tcW w:w="451" w:type="pct"/>
            <w:vAlign w:val="center"/>
            <w:tcPrChange w:id="3302" w:author="Zhafar Kartika Putra" w:date="2023-06-15T10:06:00Z">
              <w:tcPr>
                <w:tcW w:w="505" w:type="pct"/>
                <w:vAlign w:val="center"/>
              </w:tcPr>
            </w:tcPrChange>
          </w:tcPr>
          <w:p w14:paraId="39D43636" w14:textId="37E7A2F3" w:rsidR="00E34888" w:rsidRPr="00F43AAD" w:rsidRDefault="00AF607E" w:rsidP="00E34888">
            <w:pPr>
              <w:rPr>
                <w:rFonts w:ascii="Arial Narrow" w:hAnsi="Arial Narrow"/>
                <w:noProof/>
                <w:sz w:val="18"/>
                <w:szCs w:val="18"/>
              </w:rPr>
            </w:pPr>
            <w:commentRangeStart w:id="3303"/>
            <w:ins w:id="3304" w:author="Darwin Halomoan Siregar [2]" w:date="2023-07-04T15:02:00Z">
              <w:r>
                <w:rPr>
                  <w:rFonts w:ascii="Arial Narrow" w:hAnsi="Arial Narrow" w:cs="Arial"/>
                  <w:noProof/>
                  <w:sz w:val="18"/>
                  <w:szCs w:val="18"/>
                </w:rPr>
                <w:t>TPM/IT BA Retail/IT BA Retai</w:t>
              </w:r>
            </w:ins>
            <w:del w:id="3305" w:author="Darwin Halomoan Siregar [2]" w:date="2023-07-04T15:02:00Z">
              <w:r w:rsidR="00E34888" w:rsidRPr="00F43AAD" w:rsidDel="00AF607E">
                <w:rPr>
                  <w:rFonts w:ascii="Arial Narrow" w:hAnsi="Arial Narrow"/>
                  <w:noProof/>
                  <w:sz w:val="18"/>
                  <w:szCs w:val="18"/>
                </w:rPr>
                <w:delText>PO</w:delText>
              </w:r>
            </w:del>
            <w:ins w:id="3306" w:author="Darwin Halomoan Siregar" w:date="2023-06-22T10:50:00Z">
              <w:del w:id="3307" w:author="Darwin Halomoan Siregar [2]" w:date="2023-07-04T15:02:00Z">
                <w:r w:rsidR="00B77A20" w:rsidDel="00AF607E">
                  <w:rPr>
                    <w:rFonts w:ascii="Arial Narrow" w:hAnsi="Arial Narrow"/>
                    <w:noProof/>
                    <w:sz w:val="18"/>
                    <w:szCs w:val="18"/>
                  </w:rPr>
                  <w:delText>O</w:delText>
                </w:r>
              </w:del>
            </w:ins>
            <w:r w:rsidR="00E34888" w:rsidRPr="00F43AAD">
              <w:rPr>
                <w:rFonts w:ascii="Arial Narrow" w:hAnsi="Arial Narrow"/>
                <w:noProof/>
                <w:sz w:val="18"/>
                <w:szCs w:val="18"/>
              </w:rPr>
              <w:t>/TIPO</w:t>
            </w:r>
          </w:p>
          <w:p w14:paraId="1D308FC2" w14:textId="77777777" w:rsidR="00E34888" w:rsidRPr="00F43AAD" w:rsidRDefault="00E34888" w:rsidP="00E34888">
            <w:pPr>
              <w:rPr>
                <w:rFonts w:ascii="Arial Narrow" w:hAnsi="Arial Narrow"/>
                <w:noProof/>
                <w:sz w:val="18"/>
                <w:szCs w:val="18"/>
              </w:rPr>
            </w:pPr>
            <w:r w:rsidRPr="00F43AAD">
              <w:rPr>
                <w:rFonts w:ascii="Arial Narrow" w:hAnsi="Arial Narrow"/>
                <w:noProof/>
                <w:sz w:val="18"/>
                <w:szCs w:val="18"/>
              </w:rPr>
              <w:t>IT Dev</w:t>
            </w:r>
            <w:commentRangeEnd w:id="3303"/>
            <w:r w:rsidR="008C72AA">
              <w:rPr>
                <w:rStyle w:val="CommentReference"/>
              </w:rPr>
              <w:commentReference w:id="3303"/>
            </w:r>
          </w:p>
          <w:p w14:paraId="6B07CCA8" w14:textId="77777777" w:rsidR="00E34888" w:rsidRPr="00F43AAD" w:rsidRDefault="00E34888" w:rsidP="00E34888">
            <w:pPr>
              <w:rPr>
                <w:rFonts w:ascii="Arial Narrow" w:hAnsi="Arial Narrow"/>
                <w:noProof/>
                <w:sz w:val="18"/>
                <w:szCs w:val="18"/>
              </w:rPr>
            </w:pPr>
          </w:p>
        </w:tc>
        <w:tc>
          <w:tcPr>
            <w:tcW w:w="465" w:type="pct"/>
            <w:vAlign w:val="center"/>
            <w:tcPrChange w:id="3309" w:author="Zhafar Kartika Putra" w:date="2023-06-15T10:06:00Z">
              <w:tcPr>
                <w:tcW w:w="521" w:type="pct"/>
                <w:vAlign w:val="center"/>
              </w:tcPr>
            </w:tcPrChange>
          </w:tcPr>
          <w:p w14:paraId="2543384D" w14:textId="77777777" w:rsidR="00E34888" w:rsidRPr="00F43AAD" w:rsidRDefault="00E34888" w:rsidP="00E34888">
            <w:pPr>
              <w:rPr>
                <w:rFonts w:ascii="Arial Narrow" w:hAnsi="Arial Narrow"/>
                <w:noProof/>
                <w:sz w:val="18"/>
                <w:szCs w:val="18"/>
              </w:rPr>
            </w:pPr>
            <w:r w:rsidRPr="00F43AAD">
              <w:rPr>
                <w:rFonts w:ascii="Arial Narrow" w:hAnsi="Arial Narrow"/>
                <w:noProof/>
                <w:sz w:val="18"/>
                <w:szCs w:val="18"/>
              </w:rPr>
              <w:t>SCM Mgr</w:t>
            </w:r>
          </w:p>
          <w:p w14:paraId="1ED3B1C6" w14:textId="77777777" w:rsidR="00E34888" w:rsidRPr="00F43AAD" w:rsidRDefault="00E34888" w:rsidP="00E34888">
            <w:pPr>
              <w:rPr>
                <w:rFonts w:ascii="Arial Narrow" w:hAnsi="Arial Narrow"/>
                <w:noProof/>
                <w:sz w:val="18"/>
                <w:szCs w:val="18"/>
              </w:rPr>
            </w:pPr>
            <w:r w:rsidRPr="00F43AAD">
              <w:rPr>
                <w:rFonts w:ascii="Arial Narrow" w:hAnsi="Arial Narrow"/>
                <w:noProof/>
                <w:sz w:val="18"/>
                <w:szCs w:val="18"/>
              </w:rPr>
              <w:t>DCOM Head</w:t>
            </w:r>
          </w:p>
        </w:tc>
      </w:tr>
    </w:tbl>
    <w:p w14:paraId="531025D6" w14:textId="77777777" w:rsidR="00FA150B" w:rsidRPr="004C7321" w:rsidRDefault="00FA150B" w:rsidP="007D00A8">
      <w:pPr>
        <w:rPr>
          <w:rFonts w:cs="Arial"/>
          <w:noProof/>
          <w:lang w:val="id-ID"/>
        </w:rPr>
      </w:pPr>
    </w:p>
    <w:p w14:paraId="2D886B7E" w14:textId="77777777" w:rsidR="005B0D20" w:rsidRPr="004C7321" w:rsidRDefault="005B0D20">
      <w:pPr>
        <w:rPr>
          <w:rFonts w:cs="Arial"/>
          <w:noProof/>
          <w:lang w:val="id-ID"/>
        </w:rPr>
        <w:sectPr w:rsidR="005B0D20" w:rsidRPr="004C7321" w:rsidSect="004C7A97">
          <w:pgSz w:w="16834" w:h="11909" w:orient="landscape" w:code="9"/>
          <w:pgMar w:top="1440" w:right="1368" w:bottom="1080" w:left="1440" w:header="907" w:footer="720" w:gutter="0"/>
          <w:cols w:space="720"/>
          <w:docGrid w:linePitch="360"/>
        </w:sectPr>
      </w:pPr>
    </w:p>
    <w:p w14:paraId="65909810" w14:textId="77777777" w:rsidR="0005356D" w:rsidRPr="004C7321" w:rsidRDefault="003957D8">
      <w:pPr>
        <w:pStyle w:val="Heading2"/>
        <w:rPr>
          <w:noProof/>
          <w:lang w:val="id-ID"/>
        </w:rPr>
      </w:pPr>
      <w:r w:rsidRPr="004C7321">
        <w:rPr>
          <w:noProof/>
          <w:lang w:val="id-ID" w:eastAsia="x-none"/>
        </w:rPr>
        <w:lastRenderedPageBreak/>
        <w:tab/>
      </w:r>
      <w:bookmarkStart w:id="3310" w:name="_Toc138171002"/>
      <w:r w:rsidR="0005356D" w:rsidRPr="004C7321">
        <w:rPr>
          <w:noProof/>
          <w:lang w:val="id-ID"/>
        </w:rPr>
        <w:t xml:space="preserve">TOR Change Control Review </w:t>
      </w:r>
      <w:r w:rsidR="00F01848">
        <w:rPr>
          <w:noProof/>
        </w:rPr>
        <w:t>Team</w:t>
      </w:r>
      <w:r w:rsidR="00F01848" w:rsidRPr="004C7321">
        <w:rPr>
          <w:noProof/>
          <w:lang w:val="id-ID"/>
        </w:rPr>
        <w:t xml:space="preserve"> </w:t>
      </w:r>
      <w:r w:rsidR="0005356D" w:rsidRPr="004C7321">
        <w:rPr>
          <w:noProof/>
          <w:lang w:val="id-ID"/>
        </w:rPr>
        <w:t>(</w:t>
      </w:r>
      <w:r w:rsidR="00F01848">
        <w:rPr>
          <w:noProof/>
          <w:lang w:val="id-ID"/>
        </w:rPr>
        <w:t>CCRT</w:t>
      </w:r>
      <w:r w:rsidR="0005356D" w:rsidRPr="004C7321">
        <w:rPr>
          <w:noProof/>
          <w:lang w:val="id-ID"/>
        </w:rPr>
        <w:t>)</w:t>
      </w:r>
      <w:bookmarkEnd w:id="3310"/>
    </w:p>
    <w:p w14:paraId="77268F1A" w14:textId="77777777" w:rsidR="008510A5" w:rsidRPr="004C7321" w:rsidRDefault="008510A5" w:rsidP="008510A5">
      <w:pPr>
        <w:spacing w:line="240" w:lineRule="auto"/>
        <w:jc w:val="center"/>
        <w:rPr>
          <w:rFonts w:cs="Arial"/>
          <w:i/>
          <w:noProof/>
          <w:color w:val="000000"/>
          <w:sz w:val="22"/>
          <w:lang w:val="id-ID" w:eastAsia="x-none"/>
        </w:rPr>
      </w:pPr>
    </w:p>
    <w:p w14:paraId="1D4CCADD" w14:textId="77777777" w:rsidR="008510A5" w:rsidRPr="00F94B11" w:rsidRDefault="008510A5" w:rsidP="008510A5">
      <w:pPr>
        <w:spacing w:line="360" w:lineRule="auto"/>
        <w:rPr>
          <w:rFonts w:cs="Arial"/>
          <w:noProof/>
          <w:color w:val="000000"/>
          <w:szCs w:val="24"/>
          <w:lang w:val="id-ID" w:eastAsia="x-none"/>
        </w:rPr>
      </w:pPr>
      <w:r w:rsidRPr="00F94B11">
        <w:rPr>
          <w:rFonts w:cs="Arial"/>
          <w:b/>
          <w:noProof/>
          <w:color w:val="000000"/>
          <w:szCs w:val="24"/>
          <w:u w:val="single"/>
          <w:lang w:val="id-ID" w:eastAsia="x-none"/>
        </w:rPr>
        <w:t>Nama</w:t>
      </w:r>
      <w:r w:rsidRPr="00F94B11">
        <w:rPr>
          <w:rFonts w:cs="Arial"/>
          <w:b/>
          <w:i/>
          <w:noProof/>
          <w:color w:val="000000"/>
          <w:szCs w:val="24"/>
          <w:u w:val="single"/>
          <w:lang w:val="id-ID" w:eastAsia="x-none"/>
        </w:rPr>
        <w:t xml:space="preserve"> Committee</w:t>
      </w:r>
      <w:r w:rsidRPr="00F94B11">
        <w:rPr>
          <w:rFonts w:cs="Arial"/>
          <w:i/>
          <w:noProof/>
          <w:color w:val="000000"/>
          <w:szCs w:val="24"/>
          <w:u w:val="single"/>
          <w:lang w:val="id-ID" w:eastAsia="x-none"/>
        </w:rPr>
        <w:t xml:space="preserve">: Change Control Review </w:t>
      </w:r>
      <w:r w:rsidR="00F01848">
        <w:rPr>
          <w:rFonts w:cs="Arial"/>
          <w:i/>
          <w:noProof/>
          <w:color w:val="000000"/>
          <w:szCs w:val="24"/>
          <w:u w:val="single"/>
          <w:lang w:eastAsia="x-none"/>
        </w:rPr>
        <w:t>Team</w:t>
      </w:r>
      <w:r w:rsidR="00F01848" w:rsidRPr="00F94B11">
        <w:rPr>
          <w:rFonts w:cs="Arial"/>
          <w:i/>
          <w:noProof/>
          <w:color w:val="000000"/>
          <w:szCs w:val="24"/>
          <w:u w:val="single"/>
          <w:lang w:val="id-ID" w:eastAsia="x-none"/>
        </w:rPr>
        <w:t xml:space="preserve"> </w:t>
      </w:r>
      <w:r w:rsidRPr="00F94B11">
        <w:rPr>
          <w:rFonts w:cs="Arial"/>
          <w:noProof/>
          <w:color w:val="000000"/>
          <w:szCs w:val="24"/>
          <w:u w:val="single"/>
          <w:lang w:val="id-ID" w:eastAsia="x-none"/>
        </w:rPr>
        <w:t>(</w:t>
      </w:r>
      <w:r w:rsidR="00F01848">
        <w:rPr>
          <w:rFonts w:cs="Arial"/>
          <w:noProof/>
          <w:color w:val="000000"/>
          <w:szCs w:val="24"/>
          <w:u w:val="single"/>
          <w:lang w:val="id-ID" w:eastAsia="x-none"/>
        </w:rPr>
        <w:t>CCRT</w:t>
      </w:r>
      <w:r w:rsidRPr="00F94B11">
        <w:rPr>
          <w:rFonts w:cs="Arial"/>
          <w:noProof/>
          <w:color w:val="000000"/>
          <w:szCs w:val="24"/>
          <w:lang w:val="id-ID" w:eastAsia="x-none"/>
        </w:rPr>
        <w:t>)</w:t>
      </w:r>
    </w:p>
    <w:p w14:paraId="260F41D9" w14:textId="77777777" w:rsidR="00770318" w:rsidRPr="004C7321" w:rsidRDefault="00770318" w:rsidP="008510A5">
      <w:pPr>
        <w:spacing w:line="360" w:lineRule="auto"/>
        <w:rPr>
          <w:rFonts w:cs="Arial"/>
          <w:i/>
          <w:noProof/>
          <w:color w:val="000000"/>
          <w:sz w:val="22"/>
          <w:lang w:val="id-ID" w:eastAsia="x-none"/>
        </w:rPr>
      </w:pPr>
    </w:p>
    <w:p w14:paraId="325DF933" w14:textId="77777777" w:rsidR="008510A5" w:rsidRPr="00F94B11" w:rsidRDefault="008510A5" w:rsidP="00F43AAD">
      <w:pPr>
        <w:pStyle w:val="ListParagraph"/>
        <w:numPr>
          <w:ilvl w:val="0"/>
          <w:numId w:val="24"/>
        </w:numPr>
        <w:rPr>
          <w:noProof/>
        </w:rPr>
      </w:pPr>
      <w:r w:rsidRPr="00F94B11">
        <w:rPr>
          <w:noProof/>
        </w:rPr>
        <w:t>Tujuan</w:t>
      </w:r>
    </w:p>
    <w:p w14:paraId="5A2DEB6C" w14:textId="77777777" w:rsidR="008510A5" w:rsidRPr="00F94B11" w:rsidRDefault="008510A5" w:rsidP="00582A4C">
      <w:pPr>
        <w:ind w:left="720"/>
        <w:rPr>
          <w:noProof/>
          <w:szCs w:val="24"/>
          <w:lang w:val="id-ID"/>
        </w:rPr>
      </w:pPr>
      <w:r w:rsidRPr="00F94B11">
        <w:rPr>
          <w:noProof/>
          <w:szCs w:val="24"/>
          <w:lang w:val="id-ID"/>
        </w:rPr>
        <w:t xml:space="preserve">Memberikan rekomendasi </w:t>
      </w:r>
      <w:r w:rsidRPr="00F94B11">
        <w:rPr>
          <w:i/>
          <w:iCs/>
          <w:noProof/>
          <w:szCs w:val="24"/>
          <w:lang w:val="id-ID"/>
        </w:rPr>
        <w:t xml:space="preserve">go/no go </w:t>
      </w:r>
      <w:r w:rsidRPr="00F94B11">
        <w:rPr>
          <w:i/>
          <w:noProof/>
          <w:szCs w:val="24"/>
          <w:lang w:val="id-ID"/>
        </w:rPr>
        <w:t>promote</w:t>
      </w:r>
      <w:r w:rsidRPr="00F94B11">
        <w:rPr>
          <w:i/>
          <w:iCs/>
          <w:noProof/>
          <w:szCs w:val="24"/>
          <w:lang w:val="id-ID"/>
        </w:rPr>
        <w:t xml:space="preserve"> </w:t>
      </w:r>
      <w:r w:rsidRPr="00F94B11">
        <w:rPr>
          <w:noProof/>
          <w:szCs w:val="24"/>
          <w:lang w:val="id-ID"/>
        </w:rPr>
        <w:t>atas implementasi pengembangan dan perubahan sistem.</w:t>
      </w:r>
    </w:p>
    <w:p w14:paraId="2EAD7C88" w14:textId="77777777" w:rsidR="008510A5" w:rsidRPr="00F94B11" w:rsidRDefault="008510A5" w:rsidP="00F43AAD">
      <w:pPr>
        <w:pStyle w:val="ListParagraph"/>
        <w:numPr>
          <w:ilvl w:val="0"/>
          <w:numId w:val="24"/>
        </w:numPr>
        <w:rPr>
          <w:noProof/>
        </w:rPr>
      </w:pPr>
      <w:r w:rsidRPr="00F94B11">
        <w:rPr>
          <w:noProof/>
        </w:rPr>
        <w:t>Tugas dan Tanggung Jawab</w:t>
      </w:r>
    </w:p>
    <w:p w14:paraId="508F2F44" w14:textId="77777777" w:rsidR="008510A5" w:rsidRPr="00F94B11" w:rsidRDefault="008510A5" w:rsidP="0024018F">
      <w:pPr>
        <w:numPr>
          <w:ilvl w:val="0"/>
          <w:numId w:val="66"/>
        </w:numPr>
        <w:jc w:val="both"/>
        <w:rPr>
          <w:rFonts w:cs="Arial"/>
          <w:noProof/>
          <w:color w:val="000000"/>
          <w:szCs w:val="24"/>
          <w:lang w:val="id-ID" w:eastAsia="x-none"/>
        </w:rPr>
      </w:pPr>
      <w:r w:rsidRPr="00F94B11">
        <w:rPr>
          <w:rFonts w:cs="Arial"/>
          <w:noProof/>
          <w:color w:val="000000"/>
          <w:szCs w:val="24"/>
          <w:lang w:val="id-ID" w:eastAsia="x-none"/>
        </w:rPr>
        <w:t xml:space="preserve">Bertanggung jawab mengadakan </w:t>
      </w:r>
      <w:r w:rsidRPr="00F94B11">
        <w:rPr>
          <w:rFonts w:cs="Arial"/>
          <w:i/>
          <w:iCs/>
          <w:noProof/>
          <w:color w:val="000000"/>
          <w:szCs w:val="24"/>
          <w:lang w:val="id-ID" w:eastAsia="x-none"/>
        </w:rPr>
        <w:t xml:space="preserve">review </w:t>
      </w:r>
      <w:r w:rsidRPr="00F94B11">
        <w:rPr>
          <w:rFonts w:cs="Arial"/>
          <w:noProof/>
          <w:color w:val="000000"/>
          <w:szCs w:val="24"/>
          <w:lang w:val="id-ID" w:eastAsia="x-none"/>
        </w:rPr>
        <w:t>atas rencana usulan pengembangan dan perubahan sistem.</w:t>
      </w:r>
    </w:p>
    <w:p w14:paraId="201536F2" w14:textId="77777777" w:rsidR="008510A5" w:rsidRPr="00F94B11" w:rsidRDefault="008510A5" w:rsidP="006105AA">
      <w:pPr>
        <w:numPr>
          <w:ilvl w:val="0"/>
          <w:numId w:val="66"/>
        </w:numPr>
        <w:jc w:val="both"/>
        <w:rPr>
          <w:rFonts w:cs="Arial"/>
          <w:noProof/>
          <w:color w:val="000000"/>
          <w:szCs w:val="24"/>
          <w:lang w:val="id-ID" w:eastAsia="x-none"/>
        </w:rPr>
      </w:pPr>
      <w:r w:rsidRPr="00F94B11">
        <w:rPr>
          <w:rFonts w:cs="Arial"/>
          <w:noProof/>
          <w:color w:val="000000"/>
          <w:szCs w:val="24"/>
          <w:lang w:val="id-ID" w:eastAsia="x-none"/>
        </w:rPr>
        <w:t xml:space="preserve">Melakukan </w:t>
      </w:r>
      <w:r w:rsidRPr="00F94B11">
        <w:rPr>
          <w:rFonts w:cs="Arial"/>
          <w:i/>
          <w:noProof/>
          <w:color w:val="000000"/>
          <w:szCs w:val="24"/>
          <w:lang w:val="id-ID" w:eastAsia="x-none"/>
        </w:rPr>
        <w:t>review</w:t>
      </w:r>
      <w:r w:rsidRPr="00F94B11">
        <w:rPr>
          <w:rFonts w:cs="Arial"/>
          <w:noProof/>
          <w:color w:val="000000"/>
          <w:szCs w:val="24"/>
          <w:lang w:val="id-ID" w:eastAsia="x-none"/>
        </w:rPr>
        <w:t xml:space="preserve"> terkait kesiapan </w:t>
      </w:r>
      <w:r w:rsidR="009A5B48" w:rsidRPr="00F94B11">
        <w:rPr>
          <w:rFonts w:cs="Arial"/>
          <w:noProof/>
          <w:color w:val="000000"/>
          <w:szCs w:val="24"/>
          <w:lang w:val="id-ID" w:eastAsia="x-none"/>
        </w:rPr>
        <w:t>implementasi aplikasi</w:t>
      </w:r>
      <w:r w:rsidRPr="00F94B11">
        <w:rPr>
          <w:rFonts w:cs="Arial"/>
          <w:noProof/>
          <w:color w:val="000000"/>
          <w:szCs w:val="24"/>
          <w:lang w:val="id-ID" w:eastAsia="x-none"/>
        </w:rPr>
        <w:t xml:space="preserve"> yang akan dipindahkan ke lingkungan </w:t>
      </w:r>
      <w:r w:rsidR="00274C65" w:rsidRPr="00F94B11">
        <w:rPr>
          <w:rFonts w:cs="Arial"/>
          <w:i/>
          <w:noProof/>
          <w:color w:val="000000"/>
          <w:szCs w:val="24"/>
          <w:lang w:val="id-ID" w:eastAsia="x-none"/>
        </w:rPr>
        <w:t>Production</w:t>
      </w:r>
      <w:r w:rsidRPr="00F94B11">
        <w:rPr>
          <w:rFonts w:cs="Arial"/>
          <w:noProof/>
          <w:color w:val="000000"/>
          <w:szCs w:val="24"/>
          <w:lang w:val="id-ID" w:eastAsia="x-none"/>
        </w:rPr>
        <w:t xml:space="preserve"> termasuk dokumen-dokumen pendukungnya</w:t>
      </w:r>
      <w:r w:rsidR="009A5B48" w:rsidRPr="00F94B11">
        <w:rPr>
          <w:rFonts w:cs="Arial"/>
          <w:noProof/>
          <w:color w:val="000000"/>
          <w:szCs w:val="24"/>
          <w:lang w:val="id-ID" w:eastAsia="x-none"/>
        </w:rPr>
        <w:t>.</w:t>
      </w:r>
    </w:p>
    <w:p w14:paraId="68E9A353" w14:textId="77777777" w:rsidR="008510A5" w:rsidRPr="00F94B11" w:rsidRDefault="008510A5" w:rsidP="00F43AAD">
      <w:pPr>
        <w:pStyle w:val="ListParagraph"/>
        <w:numPr>
          <w:ilvl w:val="0"/>
          <w:numId w:val="24"/>
        </w:numPr>
        <w:rPr>
          <w:noProof/>
        </w:rPr>
      </w:pPr>
      <w:r w:rsidRPr="00F94B11">
        <w:rPr>
          <w:noProof/>
        </w:rPr>
        <w:t>Ruang Lingkup</w:t>
      </w:r>
    </w:p>
    <w:p w14:paraId="662B96F1" w14:textId="77777777" w:rsidR="008510A5" w:rsidRPr="00F94B11" w:rsidRDefault="008510A5" w:rsidP="00582A4C">
      <w:pPr>
        <w:ind w:left="720"/>
        <w:rPr>
          <w:noProof/>
          <w:szCs w:val="24"/>
          <w:lang w:val="id-ID"/>
        </w:rPr>
      </w:pPr>
      <w:r w:rsidRPr="00F94B11">
        <w:rPr>
          <w:noProof/>
          <w:szCs w:val="24"/>
          <w:lang w:val="id-ID"/>
        </w:rPr>
        <w:t>Proyek</w:t>
      </w:r>
      <w:r w:rsidR="009A5B48" w:rsidRPr="00F94B11">
        <w:rPr>
          <w:noProof/>
          <w:szCs w:val="24"/>
          <w:lang w:val="id-ID"/>
        </w:rPr>
        <w:t xml:space="preserve">, </w:t>
      </w:r>
      <w:r w:rsidR="00291256" w:rsidRPr="00F94B11">
        <w:rPr>
          <w:noProof/>
          <w:szCs w:val="24"/>
          <w:lang w:val="id-ID"/>
        </w:rPr>
        <w:t xml:space="preserve">Pengembangan dan Perbaikan </w:t>
      </w:r>
    </w:p>
    <w:p w14:paraId="314A9C0E" w14:textId="77777777" w:rsidR="008510A5" w:rsidRPr="00F94B11" w:rsidRDefault="008510A5" w:rsidP="00F43AAD">
      <w:pPr>
        <w:pStyle w:val="ListParagraph"/>
        <w:numPr>
          <w:ilvl w:val="0"/>
          <w:numId w:val="24"/>
        </w:numPr>
        <w:rPr>
          <w:noProof/>
        </w:rPr>
      </w:pPr>
      <w:r w:rsidRPr="00F94B11">
        <w:rPr>
          <w:noProof/>
        </w:rPr>
        <w:t>Komposisi</w:t>
      </w:r>
    </w:p>
    <w:p w14:paraId="16518C45" w14:textId="77777777" w:rsidR="008510A5" w:rsidRPr="00F94B11" w:rsidRDefault="008510A5" w:rsidP="00582A4C">
      <w:pPr>
        <w:ind w:left="720"/>
        <w:rPr>
          <w:noProof/>
          <w:szCs w:val="24"/>
        </w:rPr>
      </w:pPr>
      <w:r w:rsidRPr="00F94B11">
        <w:rPr>
          <w:b/>
          <w:noProof/>
          <w:szCs w:val="24"/>
          <w:lang w:val="id-ID"/>
        </w:rPr>
        <w:t>Chairman</w:t>
      </w:r>
      <w:r w:rsidRPr="00F94B11">
        <w:rPr>
          <w:noProof/>
          <w:szCs w:val="24"/>
          <w:lang w:val="id-ID"/>
        </w:rPr>
        <w:t xml:space="preserve">: </w:t>
      </w:r>
      <w:r w:rsidR="009B6232" w:rsidRPr="00F94B11">
        <w:rPr>
          <w:noProof/>
          <w:szCs w:val="24"/>
          <w:lang w:val="id-ID"/>
        </w:rPr>
        <w:t xml:space="preserve">System </w:t>
      </w:r>
      <w:r w:rsidR="00DC0A42" w:rsidRPr="00F94B11">
        <w:rPr>
          <w:noProof/>
          <w:szCs w:val="24"/>
        </w:rPr>
        <w:t>C</w:t>
      </w:r>
      <w:r w:rsidR="009B6232" w:rsidRPr="00F94B11">
        <w:rPr>
          <w:noProof/>
          <w:szCs w:val="24"/>
          <w:lang w:val="id-ID"/>
        </w:rPr>
        <w:t xml:space="preserve">hanges </w:t>
      </w:r>
      <w:r w:rsidR="00DC0A42" w:rsidRPr="00F94B11">
        <w:rPr>
          <w:noProof/>
          <w:szCs w:val="24"/>
        </w:rPr>
        <w:t>M</w:t>
      </w:r>
      <w:r w:rsidR="009B6232" w:rsidRPr="00F94B11">
        <w:rPr>
          <w:noProof/>
          <w:szCs w:val="24"/>
          <w:lang w:val="id-ID"/>
        </w:rPr>
        <w:t>anagement</w:t>
      </w:r>
      <w:r w:rsidRPr="00F94B11">
        <w:rPr>
          <w:noProof/>
          <w:szCs w:val="24"/>
          <w:lang w:val="id-ID"/>
        </w:rPr>
        <w:t xml:space="preserve"> </w:t>
      </w:r>
      <w:r w:rsidR="00FA225B" w:rsidRPr="00F94B11">
        <w:rPr>
          <w:noProof/>
          <w:szCs w:val="24"/>
        </w:rPr>
        <w:t>Manager</w:t>
      </w:r>
    </w:p>
    <w:p w14:paraId="517EFBF9" w14:textId="77777777" w:rsidR="008510A5" w:rsidRPr="00F94B11" w:rsidRDefault="008510A5" w:rsidP="00582A4C">
      <w:pPr>
        <w:ind w:left="720"/>
        <w:rPr>
          <w:noProof/>
          <w:szCs w:val="24"/>
          <w:lang w:val="id-ID"/>
        </w:rPr>
      </w:pPr>
      <w:r w:rsidRPr="00F94B11">
        <w:rPr>
          <w:noProof/>
          <w:szCs w:val="24"/>
          <w:lang w:val="id-ID"/>
        </w:rPr>
        <w:t>Member:</w:t>
      </w:r>
    </w:p>
    <w:p w14:paraId="0F954F2F" w14:textId="77777777" w:rsidR="008510A5" w:rsidRPr="00F94B11" w:rsidRDefault="008510A5" w:rsidP="0024018F">
      <w:pPr>
        <w:numPr>
          <w:ilvl w:val="0"/>
          <w:numId w:val="68"/>
        </w:numPr>
        <w:spacing w:line="360" w:lineRule="auto"/>
        <w:jc w:val="both"/>
        <w:rPr>
          <w:rFonts w:cs="Arial"/>
          <w:noProof/>
          <w:color w:val="000000"/>
          <w:szCs w:val="24"/>
          <w:lang w:val="id-ID" w:eastAsia="x-none"/>
        </w:rPr>
      </w:pPr>
      <w:r w:rsidRPr="00F94B11">
        <w:rPr>
          <w:rFonts w:cs="Arial"/>
          <w:i/>
          <w:noProof/>
          <w:color w:val="000000"/>
          <w:szCs w:val="24"/>
          <w:lang w:val="id-ID" w:eastAsia="x-none"/>
        </w:rPr>
        <w:t xml:space="preserve">Data Center Operation Management </w:t>
      </w:r>
      <w:r w:rsidR="00BC0157" w:rsidRPr="00F94B11">
        <w:rPr>
          <w:rFonts w:cs="Arial"/>
          <w:i/>
          <w:noProof/>
          <w:color w:val="000000"/>
          <w:szCs w:val="24"/>
          <w:lang w:eastAsia="x-none"/>
        </w:rPr>
        <w:t>Manager</w:t>
      </w:r>
    </w:p>
    <w:p w14:paraId="6E0B7BBD" w14:textId="77777777" w:rsidR="009A2935" w:rsidRPr="00F94B11" w:rsidRDefault="008510A5" w:rsidP="0024018F">
      <w:pPr>
        <w:numPr>
          <w:ilvl w:val="0"/>
          <w:numId w:val="68"/>
        </w:numPr>
        <w:spacing w:line="360" w:lineRule="auto"/>
        <w:jc w:val="both"/>
        <w:rPr>
          <w:rFonts w:cs="Arial"/>
          <w:noProof/>
          <w:color w:val="000000"/>
          <w:szCs w:val="24"/>
          <w:lang w:val="id-ID" w:eastAsia="x-none"/>
        </w:rPr>
      </w:pPr>
      <w:r w:rsidRPr="00F94B11">
        <w:rPr>
          <w:rFonts w:cs="Arial"/>
          <w:i/>
          <w:noProof/>
          <w:color w:val="000000"/>
          <w:szCs w:val="24"/>
          <w:lang w:val="id-ID" w:eastAsia="x-none"/>
        </w:rPr>
        <w:t>Testing Management</w:t>
      </w:r>
      <w:r w:rsidR="009A2935" w:rsidRPr="00F94B11">
        <w:rPr>
          <w:rFonts w:cs="Arial"/>
          <w:i/>
          <w:noProof/>
          <w:color w:val="000000"/>
          <w:szCs w:val="24"/>
          <w:lang w:val="id-ID" w:eastAsia="x-none"/>
        </w:rPr>
        <w:t xml:space="preserve"> </w:t>
      </w:r>
      <w:r w:rsidR="009A2935" w:rsidRPr="00F94B11">
        <w:rPr>
          <w:rFonts w:cs="Arial"/>
          <w:noProof/>
          <w:color w:val="000000"/>
          <w:szCs w:val="24"/>
          <w:lang w:val="id-ID" w:eastAsia="x-none"/>
        </w:rPr>
        <w:t>(Division Head/Pejabat minimal setingkat D-3)</w:t>
      </w:r>
    </w:p>
    <w:p w14:paraId="4996EE4E" w14:textId="0FD78558" w:rsidR="009A2935" w:rsidRPr="00F94B11" w:rsidRDefault="004B70B0" w:rsidP="004B70B0">
      <w:pPr>
        <w:numPr>
          <w:ilvl w:val="0"/>
          <w:numId w:val="68"/>
        </w:numPr>
        <w:spacing w:line="360" w:lineRule="auto"/>
        <w:jc w:val="both"/>
        <w:rPr>
          <w:rFonts w:cs="Arial"/>
          <w:noProof/>
          <w:color w:val="000000"/>
          <w:szCs w:val="24"/>
          <w:lang w:val="id-ID" w:eastAsia="x-none"/>
        </w:rPr>
      </w:pPr>
      <w:ins w:id="3311" w:author="Darwin Halomoan Siregar" w:date="2023-06-22T17:13:00Z">
        <w:r w:rsidRPr="004B70B0">
          <w:rPr>
            <w:rFonts w:cs="Arial"/>
            <w:i/>
            <w:noProof/>
            <w:color w:val="000000"/>
            <w:szCs w:val="24"/>
            <w:lang w:val="id-ID" w:eastAsia="x-none"/>
          </w:rPr>
          <w:t>Cyber Security Advisory, Strateg</w:t>
        </w:r>
        <w:r>
          <w:rPr>
            <w:rFonts w:cs="Arial"/>
            <w:i/>
            <w:noProof/>
            <w:color w:val="000000"/>
            <w:szCs w:val="24"/>
            <w:lang w:val="id-ID" w:eastAsia="x-none"/>
          </w:rPr>
          <w:t xml:space="preserve">ic, Assurance &amp; Governance </w:t>
        </w:r>
      </w:ins>
      <w:del w:id="3312" w:author="Darwin Halomoan Siregar" w:date="2023-06-22T17:13:00Z">
        <w:r w:rsidR="008510A5" w:rsidRPr="00F94B11" w:rsidDel="004B70B0">
          <w:rPr>
            <w:rFonts w:cs="Arial"/>
            <w:i/>
            <w:noProof/>
            <w:color w:val="000000"/>
            <w:szCs w:val="24"/>
            <w:lang w:val="id-ID" w:eastAsia="x-none"/>
          </w:rPr>
          <w:delText>Security Solutioning Head</w:delText>
        </w:r>
        <w:r w:rsidR="009A2935" w:rsidRPr="00F94B11" w:rsidDel="004B70B0">
          <w:rPr>
            <w:rFonts w:cs="Arial"/>
            <w:i/>
            <w:noProof/>
            <w:color w:val="000000"/>
            <w:szCs w:val="24"/>
            <w:lang w:val="id-ID" w:eastAsia="x-none"/>
          </w:rPr>
          <w:delText xml:space="preserve"> </w:delText>
        </w:r>
      </w:del>
      <w:r w:rsidR="009A2935" w:rsidRPr="00F94B11">
        <w:rPr>
          <w:rFonts w:cs="Arial"/>
          <w:noProof/>
          <w:color w:val="000000"/>
          <w:szCs w:val="24"/>
          <w:lang w:val="id-ID" w:eastAsia="x-none"/>
        </w:rPr>
        <w:t>(Division Head/Pejabat minimal setingkat D-3)</w:t>
      </w:r>
    </w:p>
    <w:p w14:paraId="3E410EDD" w14:textId="77777777" w:rsidR="00DC7EE5" w:rsidRPr="00F94B11" w:rsidRDefault="00FC724D">
      <w:pPr>
        <w:numPr>
          <w:ilvl w:val="0"/>
          <w:numId w:val="68"/>
        </w:numPr>
        <w:spacing w:line="360" w:lineRule="auto"/>
        <w:jc w:val="both"/>
        <w:rPr>
          <w:rFonts w:cs="Arial"/>
          <w:noProof/>
          <w:color w:val="000000"/>
          <w:szCs w:val="24"/>
          <w:lang w:val="id-ID" w:eastAsia="x-none"/>
        </w:rPr>
      </w:pPr>
      <w:r w:rsidRPr="00F94B11">
        <w:rPr>
          <w:rFonts w:cs="Arial"/>
          <w:i/>
          <w:noProof/>
          <w:color w:val="000000"/>
          <w:szCs w:val="24"/>
          <w:lang w:val="id-ID" w:eastAsia="x-none"/>
        </w:rPr>
        <w:t xml:space="preserve">Infrastructure System Management </w:t>
      </w:r>
      <w:r w:rsidR="00DC7EE5">
        <w:rPr>
          <w:rFonts w:cs="Arial"/>
          <w:i/>
          <w:noProof/>
          <w:color w:val="000000"/>
          <w:szCs w:val="24"/>
          <w:lang w:eastAsia="x-none"/>
        </w:rPr>
        <w:t>Manager</w:t>
      </w:r>
      <w:r w:rsidRPr="00F94B11">
        <w:rPr>
          <w:rFonts w:cs="Arial"/>
          <w:i/>
          <w:noProof/>
          <w:color w:val="000000"/>
          <w:szCs w:val="24"/>
          <w:lang w:val="id-ID" w:eastAsia="x-none"/>
        </w:rPr>
        <w:t xml:space="preserve"> </w:t>
      </w:r>
    </w:p>
    <w:p w14:paraId="60E3F6AC" w14:textId="77777777" w:rsidR="008510A5" w:rsidRPr="00F94B11" w:rsidRDefault="008510A5" w:rsidP="00F43AAD">
      <w:pPr>
        <w:pStyle w:val="ListParagraph"/>
        <w:numPr>
          <w:ilvl w:val="0"/>
          <w:numId w:val="24"/>
        </w:numPr>
        <w:rPr>
          <w:noProof/>
        </w:rPr>
      </w:pPr>
      <w:r w:rsidRPr="00F94B11">
        <w:rPr>
          <w:noProof/>
        </w:rPr>
        <w:t xml:space="preserve">Kehadiran, kuorum dan frekuensi </w:t>
      </w:r>
      <w:r w:rsidRPr="00F94B11">
        <w:rPr>
          <w:i/>
          <w:noProof/>
        </w:rPr>
        <w:t>meeting</w:t>
      </w:r>
    </w:p>
    <w:p w14:paraId="247AFBC7" w14:textId="77777777" w:rsidR="008510A5" w:rsidRPr="00F94B11" w:rsidRDefault="008510A5" w:rsidP="006C5ABC">
      <w:pPr>
        <w:pStyle w:val="Default"/>
        <w:numPr>
          <w:ilvl w:val="0"/>
          <w:numId w:val="67"/>
        </w:numPr>
        <w:spacing w:line="276" w:lineRule="auto"/>
        <w:ind w:left="720"/>
        <w:rPr>
          <w:noProof/>
          <w:lang w:eastAsia="x-none"/>
        </w:rPr>
      </w:pPr>
      <w:r w:rsidRPr="00F94B11">
        <w:rPr>
          <w:i/>
          <w:noProof/>
          <w:lang w:eastAsia="x-none"/>
        </w:rPr>
        <w:t>Alternate/Caretaker</w:t>
      </w:r>
      <w:r w:rsidRPr="00F94B11">
        <w:rPr>
          <w:noProof/>
          <w:lang w:eastAsia="x-none"/>
        </w:rPr>
        <w:t xml:space="preserve"> wajib hadir jika terdapat member yang berhalangan hadir.</w:t>
      </w:r>
    </w:p>
    <w:p w14:paraId="1D19CC39" w14:textId="77777777" w:rsidR="008510A5" w:rsidRPr="00F94B11" w:rsidRDefault="008510A5" w:rsidP="006C5ABC">
      <w:pPr>
        <w:pStyle w:val="Default"/>
        <w:numPr>
          <w:ilvl w:val="0"/>
          <w:numId w:val="67"/>
        </w:numPr>
        <w:spacing w:line="276" w:lineRule="auto"/>
        <w:ind w:left="720"/>
        <w:rPr>
          <w:noProof/>
          <w:lang w:eastAsia="x-none"/>
        </w:rPr>
      </w:pPr>
      <w:r w:rsidRPr="00F94B11">
        <w:rPr>
          <w:i/>
          <w:noProof/>
          <w:lang w:eastAsia="x-none"/>
        </w:rPr>
        <w:t>Meeting</w:t>
      </w:r>
      <w:r w:rsidRPr="00F94B11">
        <w:rPr>
          <w:noProof/>
          <w:lang w:eastAsia="x-none"/>
        </w:rPr>
        <w:t xml:space="preserve"> akan memenuhi kuorum jika seluruh member atau alternate hadir.</w:t>
      </w:r>
    </w:p>
    <w:p w14:paraId="01BC72C3" w14:textId="77777777" w:rsidR="0005356D" w:rsidRPr="004C7321" w:rsidRDefault="0005356D" w:rsidP="0005356D">
      <w:pPr>
        <w:rPr>
          <w:rFonts w:cs="Arial"/>
          <w:noProof/>
          <w:lang w:val="id-ID" w:eastAsia="x-none"/>
        </w:rPr>
      </w:pPr>
    </w:p>
    <w:p w14:paraId="358B6454" w14:textId="77777777" w:rsidR="004916B8" w:rsidRPr="004C7321" w:rsidRDefault="0005356D">
      <w:pPr>
        <w:pStyle w:val="Heading2"/>
        <w:numPr>
          <w:ilvl w:val="1"/>
          <w:numId w:val="24"/>
        </w:numPr>
        <w:rPr>
          <w:noProof/>
          <w:lang w:val="id-ID"/>
        </w:rPr>
      </w:pPr>
      <w:r w:rsidRPr="004C7321">
        <w:rPr>
          <w:noProof/>
          <w:lang w:val="id-ID"/>
        </w:rPr>
        <w:br w:type="page"/>
      </w:r>
    </w:p>
    <w:p w14:paraId="3F94BAEB" w14:textId="77777777" w:rsidR="00567842" w:rsidRPr="004C7321" w:rsidRDefault="00F51D6F">
      <w:pPr>
        <w:pStyle w:val="Heading2"/>
        <w:rPr>
          <w:noProof/>
          <w:lang w:val="id-ID"/>
        </w:rPr>
      </w:pPr>
      <w:bookmarkStart w:id="3313" w:name="_Toc138171003"/>
      <w:r w:rsidRPr="004C7321">
        <w:rPr>
          <w:noProof/>
          <w:lang w:val="id-ID"/>
        </w:rPr>
        <w:lastRenderedPageBreak/>
        <w:t xml:space="preserve">Promote </w:t>
      </w:r>
      <w:r w:rsidR="00567842" w:rsidRPr="004C7321">
        <w:rPr>
          <w:noProof/>
          <w:lang w:val="id-ID"/>
        </w:rPr>
        <w:t xml:space="preserve">Approval </w:t>
      </w:r>
      <w:r w:rsidR="0005356D" w:rsidRPr="004C7321">
        <w:rPr>
          <w:noProof/>
          <w:lang w:val="id-ID"/>
        </w:rPr>
        <w:t>M</w:t>
      </w:r>
      <w:r w:rsidR="00567842" w:rsidRPr="004C7321">
        <w:rPr>
          <w:noProof/>
          <w:lang w:val="id-ID"/>
        </w:rPr>
        <w:t>atri</w:t>
      </w:r>
      <w:r w:rsidR="00763633" w:rsidRPr="004C7321">
        <w:rPr>
          <w:noProof/>
          <w:lang w:val="id-ID"/>
        </w:rPr>
        <w:t>k</w:t>
      </w:r>
      <w:bookmarkEnd w:id="3313"/>
    </w:p>
    <w:tbl>
      <w:tblPr>
        <w:tblW w:w="93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3314" w:author="Angga Dwinanto" w:date="2023-05-15T16:02:00Z">
          <w:tblPr>
            <w:tblW w:w="93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2637"/>
        <w:gridCol w:w="339"/>
        <w:gridCol w:w="1257"/>
        <w:gridCol w:w="1037"/>
        <w:gridCol w:w="4107"/>
        <w:tblGridChange w:id="3315">
          <w:tblGrid>
            <w:gridCol w:w="2143"/>
            <w:gridCol w:w="278"/>
            <w:gridCol w:w="1428"/>
            <w:gridCol w:w="1069"/>
            <w:gridCol w:w="4459"/>
          </w:tblGrid>
        </w:tblGridChange>
      </w:tblGrid>
      <w:tr w:rsidR="00DC7EE5" w:rsidRPr="004C7321" w14:paraId="560367BF" w14:textId="77777777" w:rsidTr="00B72B1B">
        <w:tc>
          <w:tcPr>
            <w:tcW w:w="4233" w:type="dxa"/>
            <w:gridSpan w:val="3"/>
            <w:shd w:val="clear" w:color="auto" w:fill="BFBFBF"/>
            <w:tcMar>
              <w:top w:w="0" w:type="dxa"/>
              <w:left w:w="108" w:type="dxa"/>
              <w:bottom w:w="0" w:type="dxa"/>
              <w:right w:w="108" w:type="dxa"/>
            </w:tcMar>
            <w:vAlign w:val="center"/>
            <w:hideMark/>
            <w:tcPrChange w:id="3316" w:author="Angga Dwinanto" w:date="2023-05-15T16:02:00Z">
              <w:tcPr>
                <w:tcW w:w="3481" w:type="dxa"/>
                <w:gridSpan w:val="3"/>
                <w:shd w:val="clear" w:color="auto" w:fill="BFBFBF"/>
                <w:tcMar>
                  <w:top w:w="0" w:type="dxa"/>
                  <w:left w:w="108" w:type="dxa"/>
                  <w:bottom w:w="0" w:type="dxa"/>
                  <w:right w:w="108" w:type="dxa"/>
                </w:tcMar>
                <w:vAlign w:val="center"/>
                <w:hideMark/>
              </w:tcPr>
            </w:tcPrChange>
          </w:tcPr>
          <w:p w14:paraId="47D39007" w14:textId="77777777" w:rsidR="00DC7EE5" w:rsidRPr="004C7321" w:rsidRDefault="00DC7EE5" w:rsidP="0024018F">
            <w:pPr>
              <w:spacing w:before="60" w:after="60"/>
              <w:jc w:val="center"/>
              <w:rPr>
                <w:rFonts w:cs="Arial"/>
                <w:b/>
                <w:bCs/>
                <w:noProof/>
                <w:sz w:val="22"/>
                <w:lang w:val="id-ID"/>
              </w:rPr>
            </w:pPr>
            <w:r w:rsidRPr="004C7321">
              <w:rPr>
                <w:rFonts w:cs="Arial"/>
                <w:b/>
                <w:bCs/>
                <w:noProof/>
                <w:sz w:val="22"/>
                <w:lang w:val="id-ID"/>
              </w:rPr>
              <w:t xml:space="preserve">Aktivitas-aktivitas yang membutuhkan </w:t>
            </w:r>
            <w:r w:rsidRPr="004C7321">
              <w:rPr>
                <w:rFonts w:cs="Arial"/>
                <w:b/>
                <w:bCs/>
                <w:i/>
                <w:noProof/>
                <w:sz w:val="22"/>
                <w:lang w:val="id-ID"/>
              </w:rPr>
              <w:t>Approval</w:t>
            </w:r>
          </w:p>
        </w:tc>
        <w:tc>
          <w:tcPr>
            <w:tcW w:w="1037" w:type="dxa"/>
            <w:shd w:val="clear" w:color="auto" w:fill="BFBFBF"/>
            <w:tcPrChange w:id="3317" w:author="Angga Dwinanto" w:date="2023-05-15T16:02:00Z">
              <w:tcPr>
                <w:tcW w:w="1099" w:type="dxa"/>
                <w:shd w:val="clear" w:color="auto" w:fill="BFBFBF"/>
              </w:tcPr>
            </w:tcPrChange>
          </w:tcPr>
          <w:p w14:paraId="1A494166" w14:textId="77777777" w:rsidR="00DC7EE5" w:rsidRPr="004C7321" w:rsidRDefault="00DC7EE5" w:rsidP="0024018F">
            <w:pPr>
              <w:spacing w:before="60" w:after="60"/>
              <w:jc w:val="center"/>
              <w:rPr>
                <w:rFonts w:cs="Arial"/>
                <w:b/>
                <w:bCs/>
                <w:i/>
                <w:noProof/>
                <w:sz w:val="22"/>
                <w:lang w:val="id-ID"/>
              </w:rPr>
            </w:pPr>
          </w:p>
        </w:tc>
        <w:tc>
          <w:tcPr>
            <w:tcW w:w="4107" w:type="dxa"/>
            <w:shd w:val="clear" w:color="auto" w:fill="BFBFBF"/>
            <w:tcMar>
              <w:top w:w="0" w:type="dxa"/>
              <w:left w:w="108" w:type="dxa"/>
              <w:bottom w:w="0" w:type="dxa"/>
              <w:right w:w="108" w:type="dxa"/>
            </w:tcMar>
            <w:vAlign w:val="center"/>
            <w:hideMark/>
            <w:tcPrChange w:id="3318" w:author="Angga Dwinanto" w:date="2023-05-15T16:02:00Z">
              <w:tcPr>
                <w:tcW w:w="4797" w:type="dxa"/>
                <w:shd w:val="clear" w:color="auto" w:fill="BFBFBF"/>
                <w:tcMar>
                  <w:top w:w="0" w:type="dxa"/>
                  <w:left w:w="108" w:type="dxa"/>
                  <w:bottom w:w="0" w:type="dxa"/>
                  <w:right w:w="108" w:type="dxa"/>
                </w:tcMar>
                <w:vAlign w:val="center"/>
                <w:hideMark/>
              </w:tcPr>
            </w:tcPrChange>
          </w:tcPr>
          <w:p w14:paraId="075EAC44" w14:textId="77777777" w:rsidR="00DC7EE5" w:rsidRPr="004C7321" w:rsidRDefault="00DC7EE5" w:rsidP="0024018F">
            <w:pPr>
              <w:spacing w:before="60" w:after="60"/>
              <w:jc w:val="center"/>
              <w:rPr>
                <w:rFonts w:cs="Arial"/>
                <w:b/>
                <w:bCs/>
                <w:i/>
                <w:noProof/>
                <w:sz w:val="22"/>
                <w:lang w:val="id-ID"/>
              </w:rPr>
            </w:pPr>
            <w:r w:rsidRPr="004C7321">
              <w:rPr>
                <w:rFonts w:cs="Arial"/>
                <w:b/>
                <w:bCs/>
                <w:i/>
                <w:noProof/>
                <w:sz w:val="22"/>
                <w:lang w:val="id-ID"/>
              </w:rPr>
              <w:t>Approved by</w:t>
            </w:r>
          </w:p>
        </w:tc>
      </w:tr>
      <w:tr w:rsidR="00DC7EE5" w:rsidRPr="004C7321" w14:paraId="16BA2D25" w14:textId="77777777" w:rsidTr="00B72B1B">
        <w:trPr>
          <w:trHeight w:val="829"/>
          <w:trPrChange w:id="3319" w:author="Angga Dwinanto" w:date="2023-05-15T16:02:00Z">
            <w:trPr>
              <w:trHeight w:val="829"/>
            </w:trPr>
          </w:trPrChange>
        </w:trPr>
        <w:tc>
          <w:tcPr>
            <w:tcW w:w="4233" w:type="dxa"/>
            <w:gridSpan w:val="3"/>
            <w:shd w:val="clear" w:color="auto" w:fill="FFFFFF"/>
            <w:tcMar>
              <w:top w:w="0" w:type="dxa"/>
              <w:left w:w="108" w:type="dxa"/>
              <w:bottom w:w="0" w:type="dxa"/>
              <w:right w:w="108" w:type="dxa"/>
            </w:tcMar>
            <w:vAlign w:val="center"/>
            <w:hideMark/>
            <w:tcPrChange w:id="3320" w:author="Angga Dwinanto" w:date="2023-05-15T16:02:00Z">
              <w:tcPr>
                <w:tcW w:w="3481" w:type="dxa"/>
                <w:gridSpan w:val="3"/>
                <w:shd w:val="clear" w:color="auto" w:fill="FFFFFF"/>
                <w:tcMar>
                  <w:top w:w="0" w:type="dxa"/>
                  <w:left w:w="108" w:type="dxa"/>
                  <w:bottom w:w="0" w:type="dxa"/>
                  <w:right w:w="108" w:type="dxa"/>
                </w:tcMar>
                <w:vAlign w:val="center"/>
                <w:hideMark/>
              </w:tcPr>
            </w:tcPrChange>
          </w:tcPr>
          <w:p w14:paraId="5BAFE952" w14:textId="77777777" w:rsidR="00DC7EE5" w:rsidRPr="00F94B11" w:rsidRDefault="005C2D97" w:rsidP="00582A4C">
            <w:pPr>
              <w:spacing w:line="240" w:lineRule="auto"/>
              <w:rPr>
                <w:rFonts w:cs="Arial"/>
                <w:b/>
                <w:bCs/>
                <w:noProof/>
                <w:sz w:val="22"/>
              </w:rPr>
            </w:pPr>
            <w:r>
              <w:rPr>
                <w:rFonts w:cs="Arial"/>
                <w:i/>
                <w:noProof/>
                <w:sz w:val="22"/>
              </w:rPr>
              <w:t>Normal Changes</w:t>
            </w:r>
          </w:p>
        </w:tc>
        <w:tc>
          <w:tcPr>
            <w:tcW w:w="1037" w:type="dxa"/>
            <w:shd w:val="clear" w:color="auto" w:fill="FFFFFF"/>
            <w:tcPrChange w:id="3321" w:author="Angga Dwinanto" w:date="2023-05-15T16:02:00Z">
              <w:tcPr>
                <w:tcW w:w="1099" w:type="dxa"/>
                <w:shd w:val="clear" w:color="auto" w:fill="FFFFFF"/>
              </w:tcPr>
            </w:tcPrChange>
          </w:tcPr>
          <w:p w14:paraId="0696CDF4" w14:textId="77777777" w:rsidR="00DC7EE5" w:rsidRPr="004C7321" w:rsidRDefault="00DC7EE5" w:rsidP="00582A4C">
            <w:pPr>
              <w:spacing w:line="240" w:lineRule="auto"/>
              <w:rPr>
                <w:rFonts w:cs="Arial"/>
                <w:noProof/>
                <w:sz w:val="22"/>
                <w:lang w:val="id-ID"/>
              </w:rPr>
            </w:pPr>
          </w:p>
        </w:tc>
        <w:tc>
          <w:tcPr>
            <w:tcW w:w="4107" w:type="dxa"/>
            <w:shd w:val="clear" w:color="auto" w:fill="FFFFFF"/>
            <w:tcMar>
              <w:top w:w="0" w:type="dxa"/>
              <w:left w:w="108" w:type="dxa"/>
              <w:bottom w:w="0" w:type="dxa"/>
              <w:right w:w="108" w:type="dxa"/>
            </w:tcMar>
            <w:vAlign w:val="center"/>
            <w:hideMark/>
            <w:tcPrChange w:id="3322" w:author="Angga Dwinanto" w:date="2023-05-15T16:02:00Z">
              <w:tcPr>
                <w:tcW w:w="4797" w:type="dxa"/>
                <w:shd w:val="clear" w:color="auto" w:fill="FFFFFF"/>
                <w:tcMar>
                  <w:top w:w="0" w:type="dxa"/>
                  <w:left w:w="108" w:type="dxa"/>
                  <w:bottom w:w="0" w:type="dxa"/>
                  <w:right w:w="108" w:type="dxa"/>
                </w:tcMar>
                <w:vAlign w:val="center"/>
                <w:hideMark/>
              </w:tcPr>
            </w:tcPrChange>
          </w:tcPr>
          <w:p w14:paraId="6267B0FA" w14:textId="77777777" w:rsidR="00DC7EE5" w:rsidRPr="00F94B11" w:rsidRDefault="00F01848" w:rsidP="00582A4C">
            <w:pPr>
              <w:spacing w:line="240" w:lineRule="auto"/>
              <w:rPr>
                <w:rFonts w:cs="Arial"/>
                <w:noProof/>
                <w:sz w:val="22"/>
              </w:rPr>
            </w:pPr>
            <w:r>
              <w:rPr>
                <w:rFonts w:cs="Arial"/>
                <w:noProof/>
                <w:sz w:val="22"/>
                <w:lang w:val="id-ID"/>
              </w:rPr>
              <w:t>CCRT</w:t>
            </w:r>
            <w:r w:rsidR="00DC7EE5" w:rsidRPr="004C7321">
              <w:rPr>
                <w:rFonts w:cs="Arial"/>
                <w:noProof/>
                <w:sz w:val="22"/>
                <w:lang w:val="id-ID"/>
              </w:rPr>
              <w:t>,  GH1, GH2</w:t>
            </w:r>
            <w:r w:rsidR="00DC7EE5">
              <w:rPr>
                <w:rFonts w:cs="Arial"/>
                <w:noProof/>
                <w:sz w:val="22"/>
              </w:rPr>
              <w:t xml:space="preserve">, </w:t>
            </w:r>
            <w:r w:rsidR="00DC7EE5" w:rsidRPr="004C7321">
              <w:rPr>
                <w:rFonts w:cs="Arial"/>
                <w:noProof/>
                <w:sz w:val="22"/>
                <w:lang w:val="id-ID"/>
              </w:rPr>
              <w:t>GH3</w:t>
            </w:r>
            <w:r w:rsidR="00DC7EE5">
              <w:rPr>
                <w:rFonts w:cs="Arial"/>
                <w:noProof/>
                <w:sz w:val="22"/>
              </w:rPr>
              <w:t xml:space="preserve">, </w:t>
            </w:r>
            <w:r w:rsidR="00DC7EE5" w:rsidRPr="004C7321">
              <w:rPr>
                <w:rFonts w:cs="Arial"/>
                <w:noProof/>
                <w:sz w:val="22"/>
                <w:lang w:val="id-ID"/>
              </w:rPr>
              <w:t>GH4</w:t>
            </w:r>
            <w:r w:rsidR="00DC7EE5">
              <w:rPr>
                <w:rFonts w:cs="Arial"/>
                <w:noProof/>
                <w:sz w:val="22"/>
              </w:rPr>
              <w:t xml:space="preserve">, </w:t>
            </w:r>
            <w:r w:rsidR="00DC7EE5" w:rsidRPr="004C7321">
              <w:rPr>
                <w:rFonts w:cs="Arial"/>
                <w:noProof/>
                <w:sz w:val="22"/>
                <w:lang w:val="id-ID"/>
              </w:rPr>
              <w:t>GH5</w:t>
            </w:r>
            <w:del w:id="3323" w:author="Angga Dwinanto" w:date="2023-05-15T15:59:00Z">
              <w:r w:rsidR="00DC7EE5" w:rsidRPr="004C7321" w:rsidDel="00AB2A76">
                <w:rPr>
                  <w:rFonts w:cs="Arial"/>
                  <w:noProof/>
                  <w:sz w:val="22"/>
                  <w:lang w:val="id-ID"/>
                </w:rPr>
                <w:delText xml:space="preserve"> , D1 IT</w:delText>
              </w:r>
            </w:del>
            <w:del w:id="3324" w:author="Angga Dwinanto" w:date="2023-05-15T16:00:00Z">
              <w:r w:rsidR="00DC7EE5" w:rsidDel="00AB2A76">
                <w:rPr>
                  <w:rFonts w:cs="Arial"/>
                  <w:noProof/>
                  <w:sz w:val="22"/>
                </w:rPr>
                <w:delText>, D1 IT Security</w:delText>
              </w:r>
            </w:del>
          </w:p>
          <w:p w14:paraId="3EFD4E85" w14:textId="77777777" w:rsidR="00DC7EE5" w:rsidRPr="004C7321" w:rsidRDefault="00DC7EE5" w:rsidP="00582A4C">
            <w:pPr>
              <w:spacing w:line="240" w:lineRule="auto"/>
              <w:rPr>
                <w:rFonts w:cs="Arial"/>
                <w:b/>
                <w:bCs/>
                <w:noProof/>
                <w:sz w:val="22"/>
                <w:lang w:val="id-ID"/>
              </w:rPr>
            </w:pPr>
            <w:r w:rsidRPr="004C7321">
              <w:rPr>
                <w:rFonts w:cs="Arial"/>
                <w:noProof/>
                <w:sz w:val="22"/>
                <w:lang w:val="id-ID"/>
              </w:rPr>
              <w:t xml:space="preserve">Note: Bisa melalui </w:t>
            </w:r>
            <w:r w:rsidRPr="004C7321">
              <w:rPr>
                <w:rFonts w:cs="Arial"/>
                <w:i/>
                <w:noProof/>
                <w:sz w:val="22"/>
                <w:lang w:val="id-ID"/>
              </w:rPr>
              <w:t>bulk approval</w:t>
            </w:r>
          </w:p>
        </w:tc>
      </w:tr>
      <w:tr w:rsidR="00DC7EE5" w:rsidRPr="004C7321" w14:paraId="57142706" w14:textId="77777777" w:rsidTr="00B72B1B">
        <w:trPr>
          <w:trHeight w:val="355"/>
          <w:trPrChange w:id="3325" w:author="Angga Dwinanto" w:date="2023-05-15T16:02:00Z">
            <w:trPr>
              <w:trHeight w:val="355"/>
            </w:trPr>
          </w:trPrChange>
        </w:trPr>
        <w:tc>
          <w:tcPr>
            <w:tcW w:w="4233" w:type="dxa"/>
            <w:gridSpan w:val="3"/>
            <w:vMerge w:val="restart"/>
            <w:shd w:val="clear" w:color="auto" w:fill="FFFFFF"/>
            <w:tcMar>
              <w:top w:w="0" w:type="dxa"/>
              <w:left w:w="108" w:type="dxa"/>
              <w:bottom w:w="0" w:type="dxa"/>
              <w:right w:w="108" w:type="dxa"/>
            </w:tcMar>
            <w:vAlign w:val="center"/>
            <w:hideMark/>
            <w:tcPrChange w:id="3326" w:author="Angga Dwinanto" w:date="2023-05-15T16:02:00Z">
              <w:tcPr>
                <w:tcW w:w="3481" w:type="dxa"/>
                <w:gridSpan w:val="3"/>
                <w:vMerge w:val="restart"/>
                <w:shd w:val="clear" w:color="auto" w:fill="FFFFFF"/>
                <w:tcMar>
                  <w:top w:w="0" w:type="dxa"/>
                  <w:left w:w="108" w:type="dxa"/>
                  <w:bottom w:w="0" w:type="dxa"/>
                  <w:right w:w="108" w:type="dxa"/>
                </w:tcMar>
                <w:vAlign w:val="center"/>
                <w:hideMark/>
              </w:tcPr>
            </w:tcPrChange>
          </w:tcPr>
          <w:p w14:paraId="7F629C56" w14:textId="77777777" w:rsidR="00DC7EE5" w:rsidRPr="004C7321" w:rsidRDefault="00DC7EE5">
            <w:pPr>
              <w:spacing w:line="240" w:lineRule="auto"/>
              <w:rPr>
                <w:rFonts w:cs="Arial"/>
                <w:noProof/>
                <w:sz w:val="22"/>
                <w:lang w:val="id-ID"/>
              </w:rPr>
            </w:pPr>
            <w:r w:rsidRPr="004C7321">
              <w:rPr>
                <w:rFonts w:cs="Arial"/>
                <w:i/>
                <w:noProof/>
                <w:sz w:val="22"/>
                <w:lang w:val="id-ID"/>
              </w:rPr>
              <w:t>Emergency Change</w:t>
            </w:r>
            <w:r w:rsidRPr="004C7321">
              <w:rPr>
                <w:rFonts w:cs="Arial"/>
                <w:noProof/>
                <w:sz w:val="22"/>
                <w:lang w:val="id-ID"/>
              </w:rPr>
              <w:t xml:space="preserve"> (Sev 1 &amp; 2)</w:t>
            </w:r>
          </w:p>
        </w:tc>
        <w:tc>
          <w:tcPr>
            <w:tcW w:w="1037" w:type="dxa"/>
            <w:shd w:val="clear" w:color="auto" w:fill="FFFFFF"/>
            <w:vAlign w:val="center"/>
            <w:tcPrChange w:id="3327" w:author="Angga Dwinanto" w:date="2023-05-15T16:02:00Z">
              <w:tcPr>
                <w:tcW w:w="1099" w:type="dxa"/>
                <w:shd w:val="clear" w:color="auto" w:fill="FFFFFF"/>
                <w:vAlign w:val="center"/>
              </w:tcPr>
            </w:tcPrChange>
          </w:tcPr>
          <w:p w14:paraId="05147C6B" w14:textId="77777777" w:rsidR="00DC7EE5" w:rsidRPr="00F94B11" w:rsidRDefault="00DC7EE5">
            <w:pPr>
              <w:spacing w:line="240" w:lineRule="auto"/>
              <w:rPr>
                <w:rFonts w:cs="Arial"/>
                <w:noProof/>
                <w:sz w:val="22"/>
              </w:rPr>
            </w:pPr>
            <w:r>
              <w:rPr>
                <w:rFonts w:cs="Arial"/>
                <w:noProof/>
                <w:sz w:val="22"/>
              </w:rPr>
              <w:t>Aplikasi</w:t>
            </w:r>
          </w:p>
        </w:tc>
        <w:tc>
          <w:tcPr>
            <w:tcW w:w="4107" w:type="dxa"/>
            <w:shd w:val="clear" w:color="auto" w:fill="FFFFFF"/>
            <w:tcMar>
              <w:top w:w="0" w:type="dxa"/>
              <w:left w:w="108" w:type="dxa"/>
              <w:bottom w:w="0" w:type="dxa"/>
              <w:right w:w="108" w:type="dxa"/>
            </w:tcMar>
            <w:vAlign w:val="center"/>
            <w:hideMark/>
            <w:tcPrChange w:id="3328" w:author="Angga Dwinanto" w:date="2023-05-15T16:02:00Z">
              <w:tcPr>
                <w:tcW w:w="4797" w:type="dxa"/>
                <w:shd w:val="clear" w:color="auto" w:fill="FFFFFF"/>
                <w:tcMar>
                  <w:top w:w="0" w:type="dxa"/>
                  <w:left w:w="108" w:type="dxa"/>
                  <w:bottom w:w="0" w:type="dxa"/>
                  <w:right w:w="108" w:type="dxa"/>
                </w:tcMar>
                <w:vAlign w:val="center"/>
                <w:hideMark/>
              </w:tcPr>
            </w:tcPrChange>
          </w:tcPr>
          <w:p w14:paraId="7DF5BB02" w14:textId="77777777" w:rsidR="00DC7EE5" w:rsidRPr="00F94B11" w:rsidRDefault="00DC7EE5">
            <w:pPr>
              <w:spacing w:line="240" w:lineRule="auto"/>
              <w:rPr>
                <w:rFonts w:cs="Arial"/>
                <w:noProof/>
                <w:sz w:val="22"/>
              </w:rPr>
            </w:pPr>
            <w:r>
              <w:rPr>
                <w:rFonts w:cs="Arial"/>
                <w:noProof/>
                <w:sz w:val="22"/>
              </w:rPr>
              <w:t>Div 1,Div 2, GH1, GH2</w:t>
            </w:r>
            <w:del w:id="3329" w:author="Angga Dwinanto" w:date="2023-05-15T16:01:00Z">
              <w:r w:rsidDel="00AB2A76">
                <w:rPr>
                  <w:rFonts w:cs="Arial"/>
                  <w:noProof/>
                  <w:sz w:val="22"/>
                </w:rPr>
                <w:delText>, D1 IT</w:delText>
              </w:r>
            </w:del>
          </w:p>
        </w:tc>
      </w:tr>
      <w:tr w:rsidR="00DC7EE5" w:rsidRPr="004C7321" w14:paraId="676B460D" w14:textId="77777777" w:rsidTr="00B72B1B">
        <w:trPr>
          <w:trHeight w:val="355"/>
          <w:trPrChange w:id="3330" w:author="Angga Dwinanto" w:date="2023-05-15T16:02:00Z">
            <w:trPr>
              <w:trHeight w:val="355"/>
            </w:trPr>
          </w:trPrChange>
        </w:trPr>
        <w:tc>
          <w:tcPr>
            <w:tcW w:w="4233" w:type="dxa"/>
            <w:gridSpan w:val="3"/>
            <w:vMerge/>
            <w:shd w:val="clear" w:color="auto" w:fill="FFFFFF"/>
            <w:tcMar>
              <w:top w:w="0" w:type="dxa"/>
              <w:left w:w="108" w:type="dxa"/>
              <w:bottom w:w="0" w:type="dxa"/>
              <w:right w:w="108" w:type="dxa"/>
            </w:tcMar>
            <w:vAlign w:val="center"/>
            <w:tcPrChange w:id="3331" w:author="Angga Dwinanto" w:date="2023-05-15T16:02:00Z">
              <w:tcPr>
                <w:tcW w:w="3481" w:type="dxa"/>
                <w:gridSpan w:val="3"/>
                <w:vMerge/>
                <w:shd w:val="clear" w:color="auto" w:fill="FFFFFF"/>
                <w:tcMar>
                  <w:top w:w="0" w:type="dxa"/>
                  <w:left w:w="108" w:type="dxa"/>
                  <w:bottom w:w="0" w:type="dxa"/>
                  <w:right w:w="108" w:type="dxa"/>
                </w:tcMar>
                <w:vAlign w:val="center"/>
              </w:tcPr>
            </w:tcPrChange>
          </w:tcPr>
          <w:p w14:paraId="3B29EF37" w14:textId="77777777" w:rsidR="00DC7EE5" w:rsidRPr="004C7321" w:rsidRDefault="00DC7EE5" w:rsidP="00DC7EE5">
            <w:pPr>
              <w:spacing w:line="240" w:lineRule="auto"/>
              <w:rPr>
                <w:rFonts w:cs="Arial"/>
                <w:i/>
                <w:noProof/>
                <w:sz w:val="22"/>
                <w:lang w:val="id-ID"/>
              </w:rPr>
            </w:pPr>
          </w:p>
        </w:tc>
        <w:tc>
          <w:tcPr>
            <w:tcW w:w="1037" w:type="dxa"/>
            <w:shd w:val="clear" w:color="auto" w:fill="FFFFFF"/>
            <w:vAlign w:val="center"/>
            <w:tcPrChange w:id="3332" w:author="Angga Dwinanto" w:date="2023-05-15T16:02:00Z">
              <w:tcPr>
                <w:tcW w:w="1099" w:type="dxa"/>
                <w:shd w:val="clear" w:color="auto" w:fill="FFFFFF"/>
                <w:vAlign w:val="center"/>
              </w:tcPr>
            </w:tcPrChange>
          </w:tcPr>
          <w:p w14:paraId="52CAE93F" w14:textId="77777777" w:rsidR="00DC7EE5" w:rsidRPr="00F94B11" w:rsidRDefault="00DC7EE5">
            <w:pPr>
              <w:spacing w:line="240" w:lineRule="auto"/>
              <w:rPr>
                <w:rFonts w:cs="Arial"/>
                <w:noProof/>
                <w:sz w:val="22"/>
              </w:rPr>
            </w:pPr>
            <w:r>
              <w:rPr>
                <w:rFonts w:cs="Arial"/>
                <w:noProof/>
                <w:sz w:val="22"/>
              </w:rPr>
              <w:t>Infra</w:t>
            </w:r>
          </w:p>
        </w:tc>
        <w:tc>
          <w:tcPr>
            <w:tcW w:w="4107" w:type="dxa"/>
            <w:shd w:val="clear" w:color="auto" w:fill="FFFFFF"/>
            <w:tcMar>
              <w:top w:w="0" w:type="dxa"/>
              <w:left w:w="108" w:type="dxa"/>
              <w:bottom w:w="0" w:type="dxa"/>
              <w:right w:w="108" w:type="dxa"/>
            </w:tcMar>
            <w:vAlign w:val="center"/>
            <w:tcPrChange w:id="3333" w:author="Angga Dwinanto" w:date="2023-05-15T16:02:00Z">
              <w:tcPr>
                <w:tcW w:w="4797" w:type="dxa"/>
                <w:shd w:val="clear" w:color="auto" w:fill="FFFFFF"/>
                <w:tcMar>
                  <w:top w:w="0" w:type="dxa"/>
                  <w:left w:w="108" w:type="dxa"/>
                  <w:bottom w:w="0" w:type="dxa"/>
                  <w:right w:w="108" w:type="dxa"/>
                </w:tcMar>
                <w:vAlign w:val="center"/>
              </w:tcPr>
            </w:tcPrChange>
          </w:tcPr>
          <w:p w14:paraId="4D62EEAD" w14:textId="77777777" w:rsidR="00DC7EE5" w:rsidRPr="004C7321" w:rsidRDefault="00DC7EE5">
            <w:pPr>
              <w:spacing w:line="240" w:lineRule="auto"/>
              <w:rPr>
                <w:rFonts w:cs="Arial"/>
                <w:noProof/>
                <w:sz w:val="22"/>
                <w:lang w:val="id-ID"/>
              </w:rPr>
            </w:pPr>
            <w:r>
              <w:rPr>
                <w:rFonts w:cs="Arial"/>
                <w:noProof/>
                <w:sz w:val="22"/>
              </w:rPr>
              <w:t>Div 1,Div 6, GH1</w:t>
            </w:r>
            <w:del w:id="3334" w:author="Angga Dwinanto" w:date="2023-05-15T16:01:00Z">
              <w:r w:rsidDel="00AB2A76">
                <w:rPr>
                  <w:rFonts w:cs="Arial"/>
                  <w:noProof/>
                  <w:sz w:val="22"/>
                </w:rPr>
                <w:delText>, D1 IT</w:delText>
              </w:r>
            </w:del>
          </w:p>
        </w:tc>
      </w:tr>
      <w:tr w:rsidR="005C2D97" w:rsidRPr="004C7321" w14:paraId="5ED4D382" w14:textId="77777777" w:rsidTr="00B72B1B">
        <w:trPr>
          <w:trHeight w:val="355"/>
          <w:trPrChange w:id="3335" w:author="Angga Dwinanto" w:date="2023-05-15T16:02:00Z">
            <w:trPr>
              <w:trHeight w:val="355"/>
            </w:trPr>
          </w:trPrChange>
        </w:trPr>
        <w:tc>
          <w:tcPr>
            <w:tcW w:w="4233" w:type="dxa"/>
            <w:gridSpan w:val="3"/>
            <w:vMerge/>
            <w:shd w:val="clear" w:color="auto" w:fill="FFFFFF"/>
            <w:tcMar>
              <w:top w:w="0" w:type="dxa"/>
              <w:left w:w="108" w:type="dxa"/>
              <w:bottom w:w="0" w:type="dxa"/>
              <w:right w:w="108" w:type="dxa"/>
            </w:tcMar>
            <w:vAlign w:val="center"/>
            <w:tcPrChange w:id="3336" w:author="Angga Dwinanto" w:date="2023-05-15T16:02:00Z">
              <w:tcPr>
                <w:tcW w:w="3481" w:type="dxa"/>
                <w:gridSpan w:val="3"/>
                <w:vMerge/>
                <w:shd w:val="clear" w:color="auto" w:fill="FFFFFF"/>
                <w:tcMar>
                  <w:top w:w="0" w:type="dxa"/>
                  <w:left w:w="108" w:type="dxa"/>
                  <w:bottom w:w="0" w:type="dxa"/>
                  <w:right w:w="108" w:type="dxa"/>
                </w:tcMar>
                <w:vAlign w:val="center"/>
              </w:tcPr>
            </w:tcPrChange>
          </w:tcPr>
          <w:p w14:paraId="196B4D72" w14:textId="77777777" w:rsidR="005C2D97" w:rsidRPr="004C7321" w:rsidRDefault="005C2D97" w:rsidP="005C2D97">
            <w:pPr>
              <w:spacing w:line="240" w:lineRule="auto"/>
              <w:rPr>
                <w:rFonts w:cs="Arial"/>
                <w:i/>
                <w:noProof/>
                <w:sz w:val="22"/>
                <w:lang w:val="id-ID"/>
              </w:rPr>
            </w:pPr>
          </w:p>
        </w:tc>
        <w:tc>
          <w:tcPr>
            <w:tcW w:w="1037" w:type="dxa"/>
            <w:shd w:val="clear" w:color="auto" w:fill="FFFFFF"/>
            <w:vAlign w:val="center"/>
            <w:tcPrChange w:id="3337" w:author="Angga Dwinanto" w:date="2023-05-15T16:02:00Z">
              <w:tcPr>
                <w:tcW w:w="1099" w:type="dxa"/>
                <w:shd w:val="clear" w:color="auto" w:fill="FFFFFF"/>
                <w:vAlign w:val="center"/>
              </w:tcPr>
            </w:tcPrChange>
          </w:tcPr>
          <w:p w14:paraId="4486D765" w14:textId="77777777" w:rsidR="005C2D97" w:rsidRPr="00F94B11" w:rsidRDefault="005C2D97">
            <w:pPr>
              <w:spacing w:line="240" w:lineRule="auto"/>
              <w:rPr>
                <w:rFonts w:cs="Arial"/>
                <w:noProof/>
                <w:sz w:val="22"/>
              </w:rPr>
            </w:pPr>
            <w:r>
              <w:rPr>
                <w:rFonts w:cs="Arial"/>
                <w:noProof/>
                <w:sz w:val="22"/>
              </w:rPr>
              <w:t>Security</w:t>
            </w:r>
          </w:p>
        </w:tc>
        <w:tc>
          <w:tcPr>
            <w:tcW w:w="4107" w:type="dxa"/>
            <w:shd w:val="clear" w:color="auto" w:fill="FFFFFF"/>
            <w:tcMar>
              <w:top w:w="0" w:type="dxa"/>
              <w:left w:w="108" w:type="dxa"/>
              <w:bottom w:w="0" w:type="dxa"/>
              <w:right w:w="108" w:type="dxa"/>
            </w:tcMar>
            <w:vAlign w:val="center"/>
            <w:tcPrChange w:id="3338" w:author="Angga Dwinanto" w:date="2023-05-15T16:02:00Z">
              <w:tcPr>
                <w:tcW w:w="4797" w:type="dxa"/>
                <w:shd w:val="clear" w:color="auto" w:fill="FFFFFF"/>
                <w:tcMar>
                  <w:top w:w="0" w:type="dxa"/>
                  <w:left w:w="108" w:type="dxa"/>
                  <w:bottom w:w="0" w:type="dxa"/>
                  <w:right w:w="108" w:type="dxa"/>
                </w:tcMar>
                <w:vAlign w:val="center"/>
              </w:tcPr>
            </w:tcPrChange>
          </w:tcPr>
          <w:p w14:paraId="04021463" w14:textId="77777777" w:rsidR="005C2D97" w:rsidRPr="004C7321" w:rsidRDefault="005C2D97">
            <w:pPr>
              <w:spacing w:line="240" w:lineRule="auto"/>
              <w:rPr>
                <w:rFonts w:cs="Arial"/>
                <w:noProof/>
                <w:sz w:val="22"/>
                <w:lang w:val="id-ID"/>
              </w:rPr>
            </w:pPr>
            <w:r>
              <w:rPr>
                <w:rFonts w:cs="Arial"/>
                <w:noProof/>
                <w:sz w:val="22"/>
              </w:rPr>
              <w:t>Div 1,Div 5, GH1, GH5</w:t>
            </w:r>
            <w:del w:id="3339" w:author="Angga Dwinanto" w:date="2023-05-15T16:01:00Z">
              <w:r w:rsidDel="00AB2A76">
                <w:rPr>
                  <w:rFonts w:cs="Arial"/>
                  <w:noProof/>
                  <w:sz w:val="22"/>
                </w:rPr>
                <w:delText>, D1 IT</w:delText>
              </w:r>
            </w:del>
          </w:p>
        </w:tc>
      </w:tr>
      <w:tr w:rsidR="005C2D97" w:rsidRPr="004C7321" w14:paraId="423CA3D7" w14:textId="77777777" w:rsidTr="00B72B1B">
        <w:trPr>
          <w:trHeight w:val="343"/>
          <w:trPrChange w:id="3340" w:author="Angga Dwinanto" w:date="2023-05-15T16:02:00Z">
            <w:trPr>
              <w:trHeight w:val="343"/>
            </w:trPr>
          </w:trPrChange>
        </w:trPr>
        <w:tc>
          <w:tcPr>
            <w:tcW w:w="4233" w:type="dxa"/>
            <w:gridSpan w:val="3"/>
            <w:shd w:val="clear" w:color="auto" w:fill="FFFFFF"/>
            <w:tcMar>
              <w:top w:w="0" w:type="dxa"/>
              <w:left w:w="108" w:type="dxa"/>
              <w:bottom w:w="0" w:type="dxa"/>
              <w:right w:w="108" w:type="dxa"/>
            </w:tcMar>
            <w:vAlign w:val="center"/>
            <w:hideMark/>
            <w:tcPrChange w:id="3341" w:author="Angga Dwinanto" w:date="2023-05-15T16:02:00Z">
              <w:tcPr>
                <w:tcW w:w="3481" w:type="dxa"/>
                <w:gridSpan w:val="3"/>
                <w:shd w:val="clear" w:color="auto" w:fill="FFFFFF"/>
                <w:tcMar>
                  <w:top w:w="0" w:type="dxa"/>
                  <w:left w:w="108" w:type="dxa"/>
                  <w:bottom w:w="0" w:type="dxa"/>
                  <w:right w:w="108" w:type="dxa"/>
                </w:tcMar>
                <w:vAlign w:val="center"/>
                <w:hideMark/>
              </w:tcPr>
            </w:tcPrChange>
          </w:tcPr>
          <w:p w14:paraId="25C30F40" w14:textId="77777777" w:rsidR="005C2D97" w:rsidRPr="004C7321" w:rsidRDefault="005C2D97">
            <w:pPr>
              <w:spacing w:line="240" w:lineRule="auto"/>
              <w:rPr>
                <w:rFonts w:cs="Arial"/>
                <w:noProof/>
                <w:sz w:val="22"/>
                <w:lang w:val="id-ID"/>
              </w:rPr>
            </w:pPr>
            <w:r>
              <w:rPr>
                <w:rFonts w:cs="Arial"/>
                <w:i/>
                <w:noProof/>
                <w:sz w:val="22"/>
              </w:rPr>
              <w:t>Changes</w:t>
            </w:r>
            <w:r w:rsidRPr="004C7321">
              <w:rPr>
                <w:rFonts w:cs="Arial"/>
                <w:noProof/>
                <w:sz w:val="22"/>
                <w:lang w:val="id-ID"/>
              </w:rPr>
              <w:t xml:space="preserve"> </w:t>
            </w:r>
            <w:r w:rsidRPr="004C7321">
              <w:rPr>
                <w:rFonts w:cs="Arial"/>
                <w:i/>
                <w:noProof/>
                <w:sz w:val="22"/>
                <w:lang w:val="id-ID"/>
              </w:rPr>
              <w:t>downtime</w:t>
            </w:r>
            <w:r w:rsidRPr="004C7321">
              <w:rPr>
                <w:rFonts w:cs="Arial"/>
                <w:noProof/>
                <w:sz w:val="22"/>
                <w:lang w:val="id-ID"/>
              </w:rPr>
              <w:t xml:space="preserve"> layanan</w:t>
            </w:r>
          </w:p>
        </w:tc>
        <w:tc>
          <w:tcPr>
            <w:tcW w:w="1037" w:type="dxa"/>
            <w:shd w:val="clear" w:color="auto" w:fill="FFFFFF"/>
            <w:tcPrChange w:id="3342" w:author="Angga Dwinanto" w:date="2023-05-15T16:02:00Z">
              <w:tcPr>
                <w:tcW w:w="1099" w:type="dxa"/>
                <w:shd w:val="clear" w:color="auto" w:fill="FFFFFF"/>
              </w:tcPr>
            </w:tcPrChange>
          </w:tcPr>
          <w:p w14:paraId="472CC8BD" w14:textId="77777777" w:rsidR="005C2D97" w:rsidRPr="004C7321" w:rsidRDefault="005C2D97" w:rsidP="005C2D97">
            <w:pPr>
              <w:spacing w:line="240" w:lineRule="auto"/>
              <w:rPr>
                <w:rFonts w:cs="Arial"/>
                <w:i/>
                <w:noProof/>
                <w:sz w:val="22"/>
                <w:lang w:val="id-ID"/>
              </w:rPr>
            </w:pPr>
          </w:p>
        </w:tc>
        <w:tc>
          <w:tcPr>
            <w:tcW w:w="4107" w:type="dxa"/>
            <w:shd w:val="clear" w:color="auto" w:fill="FFFFFF"/>
            <w:tcMar>
              <w:top w:w="0" w:type="dxa"/>
              <w:left w:w="108" w:type="dxa"/>
              <w:bottom w:w="0" w:type="dxa"/>
              <w:right w:w="108" w:type="dxa"/>
            </w:tcMar>
            <w:vAlign w:val="center"/>
            <w:hideMark/>
            <w:tcPrChange w:id="3343" w:author="Angga Dwinanto" w:date="2023-05-15T16:02:00Z">
              <w:tcPr>
                <w:tcW w:w="4797" w:type="dxa"/>
                <w:shd w:val="clear" w:color="auto" w:fill="FFFFFF"/>
                <w:tcMar>
                  <w:top w:w="0" w:type="dxa"/>
                  <w:left w:w="108" w:type="dxa"/>
                  <w:bottom w:w="0" w:type="dxa"/>
                  <w:right w:w="108" w:type="dxa"/>
                </w:tcMar>
                <w:vAlign w:val="center"/>
                <w:hideMark/>
              </w:tcPr>
            </w:tcPrChange>
          </w:tcPr>
          <w:p w14:paraId="1C1DE73C" w14:textId="77777777" w:rsidR="005C2D97" w:rsidRPr="004C7321" w:rsidRDefault="005C2D97" w:rsidP="005C2D97">
            <w:pPr>
              <w:spacing w:line="240" w:lineRule="auto"/>
              <w:rPr>
                <w:rFonts w:cs="Arial"/>
                <w:noProof/>
                <w:sz w:val="22"/>
                <w:lang w:val="id-ID"/>
              </w:rPr>
            </w:pPr>
            <w:r w:rsidRPr="004C7321">
              <w:rPr>
                <w:rFonts w:cs="Arial"/>
                <w:i/>
                <w:noProof/>
                <w:sz w:val="22"/>
                <w:lang w:val="id-ID"/>
              </w:rPr>
              <w:t>Approval</w:t>
            </w:r>
            <w:r w:rsidRPr="004C7321">
              <w:rPr>
                <w:rFonts w:cs="Arial"/>
                <w:noProof/>
                <w:sz w:val="22"/>
                <w:lang w:val="id-ID"/>
              </w:rPr>
              <w:t xml:space="preserve"> sesuai dengan aktivitas + D-1 BU</w:t>
            </w:r>
          </w:p>
        </w:tc>
      </w:tr>
      <w:tr w:rsidR="005C2D97" w:rsidRPr="004C7321" w14:paraId="6FE5061D" w14:textId="77777777" w:rsidTr="00B72B1B">
        <w:trPr>
          <w:trHeight w:val="622"/>
          <w:trPrChange w:id="3344" w:author="Angga Dwinanto" w:date="2023-05-15T16:02:00Z">
            <w:trPr>
              <w:trHeight w:val="622"/>
            </w:trPr>
          </w:trPrChange>
        </w:trPr>
        <w:tc>
          <w:tcPr>
            <w:tcW w:w="4233" w:type="dxa"/>
            <w:gridSpan w:val="3"/>
            <w:shd w:val="clear" w:color="auto" w:fill="FFFFFF"/>
            <w:tcMar>
              <w:top w:w="0" w:type="dxa"/>
              <w:left w:w="108" w:type="dxa"/>
              <w:bottom w:w="0" w:type="dxa"/>
              <w:right w:w="108" w:type="dxa"/>
            </w:tcMar>
            <w:vAlign w:val="center"/>
            <w:tcPrChange w:id="3345" w:author="Angga Dwinanto" w:date="2023-05-15T16:02:00Z">
              <w:tcPr>
                <w:tcW w:w="3481" w:type="dxa"/>
                <w:gridSpan w:val="3"/>
                <w:shd w:val="clear" w:color="auto" w:fill="FFFFFF"/>
                <w:tcMar>
                  <w:top w:w="0" w:type="dxa"/>
                  <w:left w:w="108" w:type="dxa"/>
                  <w:bottom w:w="0" w:type="dxa"/>
                  <w:right w:w="108" w:type="dxa"/>
                </w:tcMar>
                <w:vAlign w:val="center"/>
              </w:tcPr>
            </w:tcPrChange>
          </w:tcPr>
          <w:p w14:paraId="2B664E0B" w14:textId="77777777" w:rsidR="005C2D97" w:rsidRPr="004C7321" w:rsidRDefault="005C2D97">
            <w:pPr>
              <w:spacing w:line="240" w:lineRule="auto"/>
              <w:rPr>
                <w:rFonts w:cs="Arial"/>
                <w:noProof/>
                <w:sz w:val="22"/>
                <w:lang w:val="id-ID"/>
              </w:rPr>
            </w:pPr>
            <w:r w:rsidRPr="004C7321">
              <w:rPr>
                <w:rFonts w:cs="Arial"/>
                <w:i/>
                <w:noProof/>
                <w:sz w:val="22"/>
                <w:lang w:val="id-ID"/>
              </w:rPr>
              <w:t>Expedited</w:t>
            </w:r>
            <w:r w:rsidRPr="004C7321">
              <w:rPr>
                <w:rFonts w:cs="Arial"/>
                <w:noProof/>
                <w:sz w:val="22"/>
                <w:lang w:val="id-ID"/>
              </w:rPr>
              <w:t xml:space="preserve"> </w:t>
            </w:r>
            <w:r w:rsidRPr="00F94B11">
              <w:rPr>
                <w:rFonts w:cs="Arial"/>
                <w:i/>
                <w:noProof/>
                <w:sz w:val="22"/>
              </w:rPr>
              <w:t>Changes</w:t>
            </w:r>
          </w:p>
        </w:tc>
        <w:tc>
          <w:tcPr>
            <w:tcW w:w="1037" w:type="dxa"/>
            <w:shd w:val="clear" w:color="auto" w:fill="FFFFFF"/>
            <w:tcPrChange w:id="3346" w:author="Angga Dwinanto" w:date="2023-05-15T16:02:00Z">
              <w:tcPr>
                <w:tcW w:w="1099" w:type="dxa"/>
                <w:shd w:val="clear" w:color="auto" w:fill="FFFFFF"/>
              </w:tcPr>
            </w:tcPrChange>
          </w:tcPr>
          <w:p w14:paraId="0ECCB4CC" w14:textId="77777777" w:rsidR="005C2D97" w:rsidRPr="004C7321" w:rsidRDefault="005C2D97" w:rsidP="005C2D97">
            <w:pPr>
              <w:spacing w:line="240" w:lineRule="auto"/>
              <w:rPr>
                <w:rFonts w:cs="Arial"/>
                <w:noProof/>
                <w:sz w:val="22"/>
                <w:lang w:val="id-ID"/>
              </w:rPr>
            </w:pPr>
          </w:p>
        </w:tc>
        <w:tc>
          <w:tcPr>
            <w:tcW w:w="4107" w:type="dxa"/>
            <w:shd w:val="clear" w:color="auto" w:fill="FFFFFF"/>
            <w:tcMar>
              <w:top w:w="0" w:type="dxa"/>
              <w:left w:w="108" w:type="dxa"/>
              <w:bottom w:w="0" w:type="dxa"/>
              <w:right w:w="108" w:type="dxa"/>
            </w:tcMar>
            <w:vAlign w:val="center"/>
            <w:tcPrChange w:id="3347" w:author="Angga Dwinanto" w:date="2023-05-15T16:02:00Z">
              <w:tcPr>
                <w:tcW w:w="4797" w:type="dxa"/>
                <w:shd w:val="clear" w:color="auto" w:fill="FFFFFF"/>
                <w:tcMar>
                  <w:top w:w="0" w:type="dxa"/>
                  <w:left w:w="108" w:type="dxa"/>
                  <w:bottom w:w="0" w:type="dxa"/>
                  <w:right w:w="108" w:type="dxa"/>
                </w:tcMar>
                <w:vAlign w:val="center"/>
              </w:tcPr>
            </w:tcPrChange>
          </w:tcPr>
          <w:p w14:paraId="5E409D72" w14:textId="77777777" w:rsidR="005C2D97" w:rsidRPr="004C7321" w:rsidRDefault="00F01848">
            <w:pPr>
              <w:spacing w:line="240" w:lineRule="auto"/>
              <w:rPr>
                <w:rFonts w:cs="Arial"/>
                <w:noProof/>
                <w:sz w:val="22"/>
                <w:lang w:val="id-ID"/>
              </w:rPr>
            </w:pPr>
            <w:r>
              <w:rPr>
                <w:rFonts w:cs="Arial"/>
                <w:noProof/>
                <w:sz w:val="22"/>
                <w:lang w:val="id-ID"/>
              </w:rPr>
              <w:t>CCRT</w:t>
            </w:r>
            <w:r w:rsidR="005C2D97" w:rsidRPr="004C7321">
              <w:rPr>
                <w:rFonts w:cs="Arial"/>
                <w:noProof/>
                <w:sz w:val="22"/>
                <w:lang w:val="id-ID"/>
              </w:rPr>
              <w:t>, GH1, GH2</w:t>
            </w:r>
            <w:r w:rsidR="007C1664">
              <w:rPr>
                <w:rFonts w:cs="Arial"/>
                <w:noProof/>
                <w:sz w:val="22"/>
              </w:rPr>
              <w:t xml:space="preserve">, </w:t>
            </w:r>
            <w:r w:rsidR="005C2D97" w:rsidRPr="004C7321">
              <w:rPr>
                <w:rFonts w:cs="Arial"/>
                <w:noProof/>
                <w:sz w:val="22"/>
                <w:lang w:val="id-ID"/>
              </w:rPr>
              <w:t>GH3, GH4,</w:t>
            </w:r>
            <w:r w:rsidR="007C1664">
              <w:rPr>
                <w:rFonts w:cs="Arial"/>
                <w:noProof/>
                <w:sz w:val="22"/>
              </w:rPr>
              <w:t xml:space="preserve"> GH5</w:t>
            </w:r>
            <w:del w:id="3348" w:author="Angga Dwinanto" w:date="2023-05-15T16:01:00Z">
              <w:r w:rsidR="007C1664" w:rsidDel="00AB2A76">
                <w:rPr>
                  <w:rFonts w:cs="Arial"/>
                  <w:noProof/>
                  <w:sz w:val="22"/>
                </w:rPr>
                <w:delText>,</w:delText>
              </w:r>
              <w:r w:rsidR="005C2D97" w:rsidRPr="004C7321" w:rsidDel="00AB2A76">
                <w:rPr>
                  <w:rFonts w:cs="Arial"/>
                  <w:noProof/>
                  <w:sz w:val="22"/>
                  <w:lang w:val="id-ID"/>
                </w:rPr>
                <w:delText xml:space="preserve"> D-1 IT</w:delText>
              </w:r>
            </w:del>
            <w:r w:rsidR="005C2D97" w:rsidRPr="004C7321">
              <w:rPr>
                <w:rFonts w:cs="Arial"/>
                <w:noProof/>
                <w:sz w:val="22"/>
                <w:lang w:val="id-ID"/>
              </w:rPr>
              <w:t>, D-1 BU</w:t>
            </w:r>
          </w:p>
        </w:tc>
      </w:tr>
      <w:tr w:rsidR="005C2D97" w:rsidRPr="004C7321" w14:paraId="13472FEC" w14:textId="77777777" w:rsidTr="00B72B1B">
        <w:trPr>
          <w:trHeight w:val="386"/>
          <w:trPrChange w:id="3349" w:author="Angga Dwinanto" w:date="2023-05-15T16:02:00Z">
            <w:trPr>
              <w:trHeight w:val="386"/>
            </w:trPr>
          </w:trPrChange>
        </w:trPr>
        <w:tc>
          <w:tcPr>
            <w:tcW w:w="4233" w:type="dxa"/>
            <w:gridSpan w:val="3"/>
            <w:vMerge w:val="restart"/>
            <w:shd w:val="clear" w:color="auto" w:fill="FFFFFF"/>
            <w:tcMar>
              <w:top w:w="0" w:type="dxa"/>
              <w:left w:w="108" w:type="dxa"/>
              <w:bottom w:w="0" w:type="dxa"/>
              <w:right w:w="108" w:type="dxa"/>
            </w:tcMar>
            <w:vAlign w:val="center"/>
            <w:tcPrChange w:id="3350" w:author="Angga Dwinanto" w:date="2023-05-15T16:02:00Z">
              <w:tcPr>
                <w:tcW w:w="3481" w:type="dxa"/>
                <w:gridSpan w:val="3"/>
                <w:vMerge w:val="restart"/>
                <w:shd w:val="clear" w:color="auto" w:fill="FFFFFF"/>
                <w:tcMar>
                  <w:top w:w="0" w:type="dxa"/>
                  <w:left w:w="108" w:type="dxa"/>
                  <w:bottom w:w="0" w:type="dxa"/>
                  <w:right w:w="108" w:type="dxa"/>
                </w:tcMar>
                <w:vAlign w:val="center"/>
              </w:tcPr>
            </w:tcPrChange>
          </w:tcPr>
          <w:p w14:paraId="40286F5C" w14:textId="77777777" w:rsidR="005C2D97" w:rsidRPr="004C7321" w:rsidRDefault="005C2D97" w:rsidP="005C2D97">
            <w:pPr>
              <w:spacing w:line="240" w:lineRule="auto"/>
              <w:rPr>
                <w:rFonts w:cs="Arial"/>
                <w:i/>
                <w:noProof/>
                <w:sz w:val="22"/>
                <w:lang w:val="id-ID"/>
              </w:rPr>
            </w:pPr>
            <w:r w:rsidRPr="004C7321">
              <w:rPr>
                <w:rFonts w:cs="Arial"/>
                <w:bCs/>
                <w:i/>
                <w:noProof/>
                <w:sz w:val="22"/>
                <w:lang w:val="id-ID"/>
              </w:rPr>
              <w:t>Fallback Promote</w:t>
            </w:r>
          </w:p>
        </w:tc>
        <w:tc>
          <w:tcPr>
            <w:tcW w:w="1037" w:type="dxa"/>
            <w:shd w:val="clear" w:color="auto" w:fill="FFFFFF"/>
            <w:vAlign w:val="center"/>
            <w:tcPrChange w:id="3351" w:author="Angga Dwinanto" w:date="2023-05-15T16:02:00Z">
              <w:tcPr>
                <w:tcW w:w="1099" w:type="dxa"/>
                <w:shd w:val="clear" w:color="auto" w:fill="FFFFFF"/>
                <w:vAlign w:val="center"/>
              </w:tcPr>
            </w:tcPrChange>
          </w:tcPr>
          <w:p w14:paraId="6A44FAC1" w14:textId="77777777" w:rsidR="005C2D97" w:rsidRPr="004C7321" w:rsidRDefault="005C2D97">
            <w:pPr>
              <w:spacing w:line="240" w:lineRule="auto"/>
              <w:rPr>
                <w:rFonts w:cs="Arial"/>
                <w:noProof/>
                <w:sz w:val="22"/>
                <w:lang w:val="id-ID"/>
              </w:rPr>
            </w:pPr>
            <w:r>
              <w:rPr>
                <w:rFonts w:cs="Arial"/>
                <w:noProof/>
                <w:sz w:val="22"/>
              </w:rPr>
              <w:t>Aplikasi</w:t>
            </w:r>
          </w:p>
        </w:tc>
        <w:tc>
          <w:tcPr>
            <w:tcW w:w="4107" w:type="dxa"/>
            <w:shd w:val="clear" w:color="auto" w:fill="FFFFFF"/>
            <w:tcMar>
              <w:top w:w="0" w:type="dxa"/>
              <w:left w:w="108" w:type="dxa"/>
              <w:bottom w:w="0" w:type="dxa"/>
              <w:right w:w="108" w:type="dxa"/>
            </w:tcMar>
            <w:vAlign w:val="center"/>
            <w:tcPrChange w:id="3352" w:author="Angga Dwinanto" w:date="2023-05-15T16:02:00Z">
              <w:tcPr>
                <w:tcW w:w="4797" w:type="dxa"/>
                <w:shd w:val="clear" w:color="auto" w:fill="FFFFFF"/>
                <w:tcMar>
                  <w:top w:w="0" w:type="dxa"/>
                  <w:left w:w="108" w:type="dxa"/>
                  <w:bottom w:w="0" w:type="dxa"/>
                  <w:right w:w="108" w:type="dxa"/>
                </w:tcMar>
                <w:vAlign w:val="center"/>
              </w:tcPr>
            </w:tcPrChange>
          </w:tcPr>
          <w:p w14:paraId="7354B240" w14:textId="77777777" w:rsidR="005C2D97" w:rsidRPr="004C7321" w:rsidRDefault="005C2D97">
            <w:pPr>
              <w:spacing w:line="240" w:lineRule="auto"/>
              <w:rPr>
                <w:rFonts w:cs="Arial"/>
                <w:noProof/>
                <w:sz w:val="22"/>
                <w:lang w:val="id-ID"/>
              </w:rPr>
            </w:pPr>
            <w:r>
              <w:rPr>
                <w:rFonts w:cs="Arial"/>
                <w:noProof/>
                <w:sz w:val="22"/>
              </w:rPr>
              <w:t>Div 1,Div 2, GH1, GH2</w:t>
            </w:r>
            <w:r w:rsidRPr="004C7321" w:rsidDel="000F5EDB">
              <w:rPr>
                <w:rFonts w:cs="Arial"/>
                <w:noProof/>
                <w:sz w:val="22"/>
                <w:lang w:val="id-ID"/>
              </w:rPr>
              <w:t xml:space="preserve"> </w:t>
            </w:r>
          </w:p>
        </w:tc>
      </w:tr>
      <w:tr w:rsidR="005C2D97" w:rsidRPr="004C7321" w14:paraId="459DDE42" w14:textId="77777777" w:rsidTr="00B72B1B">
        <w:trPr>
          <w:trHeight w:val="386"/>
          <w:trPrChange w:id="3353" w:author="Angga Dwinanto" w:date="2023-05-15T16:02:00Z">
            <w:trPr>
              <w:trHeight w:val="386"/>
            </w:trPr>
          </w:trPrChange>
        </w:trPr>
        <w:tc>
          <w:tcPr>
            <w:tcW w:w="4233" w:type="dxa"/>
            <w:gridSpan w:val="3"/>
            <w:vMerge/>
            <w:shd w:val="clear" w:color="auto" w:fill="FFFFFF"/>
            <w:tcMar>
              <w:top w:w="0" w:type="dxa"/>
              <w:left w:w="108" w:type="dxa"/>
              <w:bottom w:w="0" w:type="dxa"/>
              <w:right w:w="108" w:type="dxa"/>
            </w:tcMar>
            <w:vAlign w:val="center"/>
            <w:tcPrChange w:id="3354" w:author="Angga Dwinanto" w:date="2023-05-15T16:02:00Z">
              <w:tcPr>
                <w:tcW w:w="3481" w:type="dxa"/>
                <w:gridSpan w:val="3"/>
                <w:vMerge/>
                <w:shd w:val="clear" w:color="auto" w:fill="FFFFFF"/>
                <w:tcMar>
                  <w:top w:w="0" w:type="dxa"/>
                  <w:left w:w="108" w:type="dxa"/>
                  <w:bottom w:w="0" w:type="dxa"/>
                  <w:right w:w="108" w:type="dxa"/>
                </w:tcMar>
                <w:vAlign w:val="center"/>
              </w:tcPr>
            </w:tcPrChange>
          </w:tcPr>
          <w:p w14:paraId="2D062F27" w14:textId="77777777" w:rsidR="005C2D97" w:rsidRPr="004C7321" w:rsidRDefault="005C2D97" w:rsidP="005C2D97">
            <w:pPr>
              <w:spacing w:line="240" w:lineRule="auto"/>
              <w:rPr>
                <w:rFonts w:cs="Arial"/>
                <w:bCs/>
                <w:i/>
                <w:noProof/>
                <w:sz w:val="22"/>
                <w:lang w:val="id-ID"/>
              </w:rPr>
            </w:pPr>
          </w:p>
        </w:tc>
        <w:tc>
          <w:tcPr>
            <w:tcW w:w="1037" w:type="dxa"/>
            <w:shd w:val="clear" w:color="auto" w:fill="FFFFFF"/>
            <w:vAlign w:val="center"/>
            <w:tcPrChange w:id="3355" w:author="Angga Dwinanto" w:date="2023-05-15T16:02:00Z">
              <w:tcPr>
                <w:tcW w:w="1099" w:type="dxa"/>
                <w:shd w:val="clear" w:color="auto" w:fill="FFFFFF"/>
                <w:vAlign w:val="center"/>
              </w:tcPr>
            </w:tcPrChange>
          </w:tcPr>
          <w:p w14:paraId="614BAA68" w14:textId="77777777" w:rsidR="005C2D97" w:rsidRPr="004C7321" w:rsidRDefault="005C2D97">
            <w:pPr>
              <w:spacing w:line="240" w:lineRule="auto"/>
              <w:rPr>
                <w:rFonts w:cs="Arial"/>
                <w:noProof/>
                <w:sz w:val="22"/>
                <w:lang w:val="id-ID"/>
              </w:rPr>
            </w:pPr>
            <w:r>
              <w:rPr>
                <w:rFonts w:cs="Arial"/>
                <w:noProof/>
                <w:sz w:val="22"/>
              </w:rPr>
              <w:t>Infra</w:t>
            </w:r>
          </w:p>
        </w:tc>
        <w:tc>
          <w:tcPr>
            <w:tcW w:w="4107" w:type="dxa"/>
            <w:shd w:val="clear" w:color="auto" w:fill="FFFFFF"/>
            <w:tcMar>
              <w:top w:w="0" w:type="dxa"/>
              <w:left w:w="108" w:type="dxa"/>
              <w:bottom w:w="0" w:type="dxa"/>
              <w:right w:w="108" w:type="dxa"/>
            </w:tcMar>
            <w:vAlign w:val="center"/>
            <w:tcPrChange w:id="3356" w:author="Angga Dwinanto" w:date="2023-05-15T16:02:00Z">
              <w:tcPr>
                <w:tcW w:w="4797" w:type="dxa"/>
                <w:shd w:val="clear" w:color="auto" w:fill="FFFFFF"/>
                <w:tcMar>
                  <w:top w:w="0" w:type="dxa"/>
                  <w:left w:w="108" w:type="dxa"/>
                  <w:bottom w:w="0" w:type="dxa"/>
                  <w:right w:w="108" w:type="dxa"/>
                </w:tcMar>
                <w:vAlign w:val="center"/>
              </w:tcPr>
            </w:tcPrChange>
          </w:tcPr>
          <w:p w14:paraId="2ED53D4F" w14:textId="77777777" w:rsidR="005C2D97" w:rsidRPr="004C7321" w:rsidRDefault="005C2D97">
            <w:pPr>
              <w:spacing w:line="240" w:lineRule="auto"/>
              <w:rPr>
                <w:rFonts w:cs="Arial"/>
                <w:noProof/>
                <w:sz w:val="22"/>
                <w:lang w:val="id-ID"/>
              </w:rPr>
            </w:pPr>
            <w:r>
              <w:rPr>
                <w:rFonts w:cs="Arial"/>
                <w:noProof/>
                <w:sz w:val="22"/>
              </w:rPr>
              <w:t>Div 1,Div 6</w:t>
            </w:r>
            <w:r w:rsidR="007C1664">
              <w:rPr>
                <w:rFonts w:cs="Arial"/>
                <w:noProof/>
                <w:sz w:val="22"/>
              </w:rPr>
              <w:t>, GH1</w:t>
            </w:r>
          </w:p>
        </w:tc>
      </w:tr>
      <w:tr w:rsidR="005C2D97" w:rsidRPr="004C7321" w14:paraId="008E6E9D" w14:textId="77777777" w:rsidTr="00B72B1B">
        <w:trPr>
          <w:trHeight w:val="386"/>
          <w:trPrChange w:id="3357" w:author="Angga Dwinanto" w:date="2023-05-15T16:02:00Z">
            <w:trPr>
              <w:trHeight w:val="386"/>
            </w:trPr>
          </w:trPrChange>
        </w:trPr>
        <w:tc>
          <w:tcPr>
            <w:tcW w:w="4233" w:type="dxa"/>
            <w:gridSpan w:val="3"/>
            <w:vMerge/>
            <w:shd w:val="clear" w:color="auto" w:fill="FFFFFF"/>
            <w:tcMar>
              <w:top w:w="0" w:type="dxa"/>
              <w:left w:w="108" w:type="dxa"/>
              <w:bottom w:w="0" w:type="dxa"/>
              <w:right w:w="108" w:type="dxa"/>
            </w:tcMar>
            <w:vAlign w:val="center"/>
            <w:tcPrChange w:id="3358" w:author="Angga Dwinanto" w:date="2023-05-15T16:02:00Z">
              <w:tcPr>
                <w:tcW w:w="3481" w:type="dxa"/>
                <w:gridSpan w:val="3"/>
                <w:vMerge/>
                <w:shd w:val="clear" w:color="auto" w:fill="FFFFFF"/>
                <w:tcMar>
                  <w:top w:w="0" w:type="dxa"/>
                  <w:left w:w="108" w:type="dxa"/>
                  <w:bottom w:w="0" w:type="dxa"/>
                  <w:right w:w="108" w:type="dxa"/>
                </w:tcMar>
                <w:vAlign w:val="center"/>
              </w:tcPr>
            </w:tcPrChange>
          </w:tcPr>
          <w:p w14:paraId="54646CA8" w14:textId="77777777" w:rsidR="005C2D97" w:rsidRPr="004C7321" w:rsidRDefault="005C2D97" w:rsidP="005C2D97">
            <w:pPr>
              <w:spacing w:line="240" w:lineRule="auto"/>
              <w:rPr>
                <w:rFonts w:cs="Arial"/>
                <w:bCs/>
                <w:i/>
                <w:noProof/>
                <w:sz w:val="22"/>
                <w:lang w:val="id-ID"/>
              </w:rPr>
            </w:pPr>
          </w:p>
        </w:tc>
        <w:tc>
          <w:tcPr>
            <w:tcW w:w="1037" w:type="dxa"/>
            <w:shd w:val="clear" w:color="auto" w:fill="FFFFFF"/>
            <w:vAlign w:val="center"/>
            <w:tcPrChange w:id="3359" w:author="Angga Dwinanto" w:date="2023-05-15T16:02:00Z">
              <w:tcPr>
                <w:tcW w:w="1099" w:type="dxa"/>
                <w:shd w:val="clear" w:color="auto" w:fill="FFFFFF"/>
                <w:vAlign w:val="center"/>
              </w:tcPr>
            </w:tcPrChange>
          </w:tcPr>
          <w:p w14:paraId="2BA94B57" w14:textId="77777777" w:rsidR="005C2D97" w:rsidRPr="004C7321" w:rsidRDefault="005C2D97">
            <w:pPr>
              <w:spacing w:line="240" w:lineRule="auto"/>
              <w:rPr>
                <w:rFonts w:cs="Arial"/>
                <w:noProof/>
                <w:sz w:val="22"/>
                <w:lang w:val="id-ID"/>
              </w:rPr>
            </w:pPr>
            <w:r>
              <w:rPr>
                <w:rFonts w:cs="Arial"/>
                <w:noProof/>
                <w:sz w:val="22"/>
              </w:rPr>
              <w:t>Security</w:t>
            </w:r>
          </w:p>
        </w:tc>
        <w:tc>
          <w:tcPr>
            <w:tcW w:w="4107" w:type="dxa"/>
            <w:shd w:val="clear" w:color="auto" w:fill="FFFFFF"/>
            <w:tcMar>
              <w:top w:w="0" w:type="dxa"/>
              <w:left w:w="108" w:type="dxa"/>
              <w:bottom w:w="0" w:type="dxa"/>
              <w:right w:w="108" w:type="dxa"/>
            </w:tcMar>
            <w:vAlign w:val="center"/>
            <w:tcPrChange w:id="3360" w:author="Angga Dwinanto" w:date="2023-05-15T16:02:00Z">
              <w:tcPr>
                <w:tcW w:w="4797" w:type="dxa"/>
                <w:shd w:val="clear" w:color="auto" w:fill="FFFFFF"/>
                <w:tcMar>
                  <w:top w:w="0" w:type="dxa"/>
                  <w:left w:w="108" w:type="dxa"/>
                  <w:bottom w:w="0" w:type="dxa"/>
                  <w:right w:w="108" w:type="dxa"/>
                </w:tcMar>
                <w:vAlign w:val="center"/>
              </w:tcPr>
            </w:tcPrChange>
          </w:tcPr>
          <w:p w14:paraId="18BC0813" w14:textId="77777777" w:rsidR="005C2D97" w:rsidRPr="004C7321" w:rsidRDefault="005C2D97">
            <w:pPr>
              <w:spacing w:line="240" w:lineRule="auto"/>
              <w:rPr>
                <w:rFonts w:cs="Arial"/>
                <w:noProof/>
                <w:sz w:val="22"/>
                <w:lang w:val="id-ID"/>
              </w:rPr>
            </w:pPr>
            <w:r>
              <w:rPr>
                <w:rFonts w:cs="Arial"/>
                <w:noProof/>
                <w:sz w:val="22"/>
              </w:rPr>
              <w:t>Div 1,Div 5, GH1, GH5</w:t>
            </w:r>
          </w:p>
        </w:tc>
      </w:tr>
      <w:tr w:rsidR="005C2D97" w:rsidRPr="004C7321" w14:paraId="3D6E3DA3" w14:textId="77777777" w:rsidTr="00B72B1B">
        <w:trPr>
          <w:trHeight w:val="361"/>
          <w:trPrChange w:id="3361" w:author="Angga Dwinanto" w:date="2023-05-15T16:02:00Z">
            <w:trPr>
              <w:trHeight w:val="361"/>
            </w:trPr>
          </w:trPrChange>
        </w:trPr>
        <w:tc>
          <w:tcPr>
            <w:tcW w:w="4233" w:type="dxa"/>
            <w:gridSpan w:val="3"/>
            <w:vMerge w:val="restart"/>
            <w:shd w:val="clear" w:color="auto" w:fill="FFFFFF"/>
            <w:tcMar>
              <w:top w:w="0" w:type="dxa"/>
              <w:left w:w="108" w:type="dxa"/>
              <w:bottom w:w="0" w:type="dxa"/>
              <w:right w:w="108" w:type="dxa"/>
            </w:tcMar>
            <w:vAlign w:val="center"/>
            <w:tcPrChange w:id="3362" w:author="Angga Dwinanto" w:date="2023-05-15T16:02:00Z">
              <w:tcPr>
                <w:tcW w:w="3481" w:type="dxa"/>
                <w:gridSpan w:val="3"/>
                <w:vMerge w:val="restart"/>
                <w:shd w:val="clear" w:color="auto" w:fill="FFFFFF"/>
                <w:tcMar>
                  <w:top w:w="0" w:type="dxa"/>
                  <w:left w:w="108" w:type="dxa"/>
                  <w:bottom w:w="0" w:type="dxa"/>
                  <w:right w:w="108" w:type="dxa"/>
                </w:tcMar>
                <w:vAlign w:val="center"/>
              </w:tcPr>
            </w:tcPrChange>
          </w:tcPr>
          <w:p w14:paraId="733628DE" w14:textId="77777777" w:rsidR="005C2D97" w:rsidRPr="00F94B11" w:rsidRDefault="005C2D97">
            <w:pPr>
              <w:spacing w:line="240" w:lineRule="auto"/>
              <w:rPr>
                <w:rFonts w:cs="Arial"/>
                <w:i/>
                <w:noProof/>
                <w:sz w:val="22"/>
              </w:rPr>
            </w:pPr>
            <w:r w:rsidRPr="004C7321">
              <w:rPr>
                <w:rFonts w:cs="Arial"/>
                <w:noProof/>
                <w:sz w:val="22"/>
                <w:lang w:val="id-ID"/>
              </w:rPr>
              <w:t xml:space="preserve">Deviasi </w:t>
            </w:r>
            <w:r>
              <w:rPr>
                <w:rFonts w:cs="Arial"/>
                <w:i/>
                <w:noProof/>
                <w:sz w:val="22"/>
              </w:rPr>
              <w:t>P</w:t>
            </w:r>
            <w:r w:rsidRPr="004C7321">
              <w:rPr>
                <w:rFonts w:cs="Arial"/>
                <w:i/>
                <w:noProof/>
                <w:sz w:val="22"/>
                <w:lang w:val="id-ID"/>
              </w:rPr>
              <w:t>romote</w:t>
            </w:r>
            <w:r w:rsidRPr="004C7321">
              <w:rPr>
                <w:rFonts w:cs="Arial"/>
                <w:noProof/>
                <w:sz w:val="22"/>
                <w:lang w:val="id-ID"/>
              </w:rPr>
              <w:t xml:space="preserve"> : </w:t>
            </w:r>
            <w:r w:rsidRPr="004C7321">
              <w:rPr>
                <w:rFonts w:cs="Arial"/>
                <w:i/>
                <w:noProof/>
                <w:sz w:val="22"/>
                <w:lang w:val="id-ID"/>
              </w:rPr>
              <w:t>Implementation</w:t>
            </w:r>
            <w:r w:rsidRPr="004C7321">
              <w:rPr>
                <w:rFonts w:cs="Arial"/>
                <w:noProof/>
                <w:sz w:val="22"/>
                <w:lang w:val="id-ID"/>
              </w:rPr>
              <w:t xml:space="preserve"> </w:t>
            </w:r>
            <w:r w:rsidRPr="004C7321">
              <w:rPr>
                <w:rFonts w:cs="Arial"/>
                <w:i/>
                <w:noProof/>
                <w:sz w:val="22"/>
                <w:lang w:val="id-ID"/>
              </w:rPr>
              <w:t>Procedure</w:t>
            </w:r>
            <w:r>
              <w:rPr>
                <w:rFonts w:cs="Arial"/>
                <w:i/>
                <w:noProof/>
                <w:sz w:val="22"/>
              </w:rPr>
              <w:t>/ Implementation Activity Plan</w:t>
            </w:r>
          </w:p>
        </w:tc>
        <w:tc>
          <w:tcPr>
            <w:tcW w:w="1037" w:type="dxa"/>
            <w:tcBorders>
              <w:bottom w:val="single" w:sz="4" w:space="0" w:color="auto"/>
            </w:tcBorders>
            <w:shd w:val="clear" w:color="auto" w:fill="FFFFFF"/>
            <w:vAlign w:val="center"/>
            <w:tcPrChange w:id="3363" w:author="Angga Dwinanto" w:date="2023-05-15T16:02:00Z">
              <w:tcPr>
                <w:tcW w:w="1099" w:type="dxa"/>
                <w:tcBorders>
                  <w:bottom w:val="single" w:sz="4" w:space="0" w:color="auto"/>
                </w:tcBorders>
                <w:shd w:val="clear" w:color="auto" w:fill="FFFFFF"/>
                <w:vAlign w:val="center"/>
              </w:tcPr>
            </w:tcPrChange>
          </w:tcPr>
          <w:p w14:paraId="7FCAB073" w14:textId="77777777" w:rsidR="005C2D97" w:rsidRPr="004C7321" w:rsidRDefault="005C2D97">
            <w:pPr>
              <w:spacing w:line="240" w:lineRule="auto"/>
              <w:rPr>
                <w:rFonts w:cs="Arial"/>
                <w:noProof/>
                <w:sz w:val="22"/>
                <w:lang w:val="id-ID"/>
              </w:rPr>
            </w:pPr>
            <w:r>
              <w:rPr>
                <w:rFonts w:cs="Arial"/>
                <w:noProof/>
                <w:sz w:val="22"/>
              </w:rPr>
              <w:t>Aplikasi</w:t>
            </w:r>
          </w:p>
        </w:tc>
        <w:tc>
          <w:tcPr>
            <w:tcW w:w="4107" w:type="dxa"/>
            <w:tcBorders>
              <w:bottom w:val="single" w:sz="4" w:space="0" w:color="auto"/>
            </w:tcBorders>
            <w:shd w:val="clear" w:color="auto" w:fill="FFFFFF"/>
            <w:tcMar>
              <w:top w:w="0" w:type="dxa"/>
              <w:left w:w="108" w:type="dxa"/>
              <w:bottom w:w="0" w:type="dxa"/>
              <w:right w:w="108" w:type="dxa"/>
            </w:tcMar>
            <w:vAlign w:val="center"/>
            <w:tcPrChange w:id="3364" w:author="Angga Dwinanto" w:date="2023-05-15T16:02:00Z">
              <w:tcPr>
                <w:tcW w:w="4797" w:type="dxa"/>
                <w:tcBorders>
                  <w:bottom w:val="single" w:sz="4" w:space="0" w:color="auto"/>
                </w:tcBorders>
                <w:shd w:val="clear" w:color="auto" w:fill="FFFFFF"/>
                <w:tcMar>
                  <w:top w:w="0" w:type="dxa"/>
                  <w:left w:w="108" w:type="dxa"/>
                  <w:bottom w:w="0" w:type="dxa"/>
                  <w:right w:w="108" w:type="dxa"/>
                </w:tcMar>
                <w:vAlign w:val="center"/>
              </w:tcPr>
            </w:tcPrChange>
          </w:tcPr>
          <w:p w14:paraId="1DE0356C" w14:textId="77777777" w:rsidR="005C2D97" w:rsidRPr="004C7321" w:rsidRDefault="005C2D97">
            <w:pPr>
              <w:spacing w:line="240" w:lineRule="auto"/>
              <w:rPr>
                <w:rFonts w:cs="Arial"/>
                <w:noProof/>
                <w:sz w:val="22"/>
                <w:lang w:val="id-ID"/>
              </w:rPr>
            </w:pPr>
            <w:r>
              <w:rPr>
                <w:rFonts w:cs="Arial"/>
                <w:noProof/>
                <w:sz w:val="22"/>
              </w:rPr>
              <w:t>Div 1,Div 2</w:t>
            </w:r>
          </w:p>
        </w:tc>
      </w:tr>
      <w:tr w:rsidR="005C2D97" w:rsidRPr="004C7321" w14:paraId="6EC0C5F4" w14:textId="77777777" w:rsidTr="00B72B1B">
        <w:trPr>
          <w:trHeight w:val="352"/>
          <w:trPrChange w:id="3365" w:author="Angga Dwinanto" w:date="2023-05-15T16:02:00Z">
            <w:trPr>
              <w:trHeight w:val="352"/>
            </w:trPr>
          </w:trPrChange>
        </w:trPr>
        <w:tc>
          <w:tcPr>
            <w:tcW w:w="4233" w:type="dxa"/>
            <w:gridSpan w:val="3"/>
            <w:vMerge/>
            <w:shd w:val="clear" w:color="auto" w:fill="FFFFFF"/>
            <w:tcMar>
              <w:top w:w="0" w:type="dxa"/>
              <w:left w:w="108" w:type="dxa"/>
              <w:bottom w:w="0" w:type="dxa"/>
              <w:right w:w="108" w:type="dxa"/>
            </w:tcMar>
            <w:vAlign w:val="center"/>
            <w:tcPrChange w:id="3366" w:author="Angga Dwinanto" w:date="2023-05-15T16:02:00Z">
              <w:tcPr>
                <w:tcW w:w="3481" w:type="dxa"/>
                <w:gridSpan w:val="3"/>
                <w:vMerge/>
                <w:shd w:val="clear" w:color="auto" w:fill="FFFFFF"/>
                <w:tcMar>
                  <w:top w:w="0" w:type="dxa"/>
                  <w:left w:w="108" w:type="dxa"/>
                  <w:bottom w:w="0" w:type="dxa"/>
                  <w:right w:w="108" w:type="dxa"/>
                </w:tcMar>
                <w:vAlign w:val="center"/>
              </w:tcPr>
            </w:tcPrChange>
          </w:tcPr>
          <w:p w14:paraId="493F620B" w14:textId="77777777" w:rsidR="005C2D97" w:rsidRPr="004C7321" w:rsidRDefault="005C2D97" w:rsidP="005C2D97">
            <w:pPr>
              <w:spacing w:line="240" w:lineRule="auto"/>
              <w:rPr>
                <w:rFonts w:cs="Arial"/>
                <w:noProof/>
                <w:sz w:val="22"/>
                <w:lang w:val="id-ID"/>
              </w:rPr>
            </w:pPr>
          </w:p>
        </w:tc>
        <w:tc>
          <w:tcPr>
            <w:tcW w:w="1037" w:type="dxa"/>
            <w:tcBorders>
              <w:bottom w:val="single" w:sz="4" w:space="0" w:color="auto"/>
            </w:tcBorders>
            <w:shd w:val="clear" w:color="auto" w:fill="FFFFFF"/>
            <w:vAlign w:val="center"/>
            <w:tcPrChange w:id="3367" w:author="Angga Dwinanto" w:date="2023-05-15T16:02:00Z">
              <w:tcPr>
                <w:tcW w:w="1099" w:type="dxa"/>
                <w:tcBorders>
                  <w:bottom w:val="single" w:sz="4" w:space="0" w:color="auto"/>
                </w:tcBorders>
                <w:shd w:val="clear" w:color="auto" w:fill="FFFFFF"/>
                <w:vAlign w:val="center"/>
              </w:tcPr>
            </w:tcPrChange>
          </w:tcPr>
          <w:p w14:paraId="1FA112F2" w14:textId="77777777" w:rsidR="005C2D97" w:rsidRPr="004C7321" w:rsidRDefault="005C2D97">
            <w:pPr>
              <w:spacing w:line="240" w:lineRule="auto"/>
              <w:rPr>
                <w:rFonts w:cs="Arial"/>
                <w:noProof/>
                <w:sz w:val="22"/>
                <w:lang w:val="id-ID"/>
              </w:rPr>
            </w:pPr>
            <w:r>
              <w:rPr>
                <w:rFonts w:cs="Arial"/>
                <w:noProof/>
                <w:sz w:val="22"/>
              </w:rPr>
              <w:t>Infra</w:t>
            </w:r>
          </w:p>
        </w:tc>
        <w:tc>
          <w:tcPr>
            <w:tcW w:w="4107" w:type="dxa"/>
            <w:tcBorders>
              <w:bottom w:val="single" w:sz="4" w:space="0" w:color="auto"/>
            </w:tcBorders>
            <w:shd w:val="clear" w:color="auto" w:fill="FFFFFF"/>
            <w:tcMar>
              <w:top w:w="0" w:type="dxa"/>
              <w:left w:w="108" w:type="dxa"/>
              <w:bottom w:w="0" w:type="dxa"/>
              <w:right w:w="108" w:type="dxa"/>
            </w:tcMar>
            <w:vAlign w:val="center"/>
            <w:tcPrChange w:id="3368" w:author="Angga Dwinanto" w:date="2023-05-15T16:02:00Z">
              <w:tcPr>
                <w:tcW w:w="4797" w:type="dxa"/>
                <w:tcBorders>
                  <w:bottom w:val="single" w:sz="4" w:space="0" w:color="auto"/>
                </w:tcBorders>
                <w:shd w:val="clear" w:color="auto" w:fill="FFFFFF"/>
                <w:tcMar>
                  <w:top w:w="0" w:type="dxa"/>
                  <w:left w:w="108" w:type="dxa"/>
                  <w:bottom w:w="0" w:type="dxa"/>
                  <w:right w:w="108" w:type="dxa"/>
                </w:tcMar>
                <w:vAlign w:val="center"/>
              </w:tcPr>
            </w:tcPrChange>
          </w:tcPr>
          <w:p w14:paraId="01608451" w14:textId="77777777" w:rsidR="005C2D97" w:rsidRPr="004C7321" w:rsidRDefault="005C2D97">
            <w:pPr>
              <w:spacing w:line="240" w:lineRule="auto"/>
              <w:rPr>
                <w:rFonts w:cs="Arial"/>
                <w:noProof/>
                <w:sz w:val="22"/>
                <w:lang w:val="id-ID"/>
              </w:rPr>
            </w:pPr>
            <w:r>
              <w:rPr>
                <w:rFonts w:cs="Arial"/>
                <w:noProof/>
                <w:sz w:val="22"/>
              </w:rPr>
              <w:t>Div 1,Div 6</w:t>
            </w:r>
          </w:p>
        </w:tc>
      </w:tr>
      <w:tr w:rsidR="005C2D97" w:rsidRPr="004C7321" w14:paraId="36A3F2F8" w14:textId="77777777" w:rsidTr="00B72B1B">
        <w:trPr>
          <w:trHeight w:val="343"/>
          <w:trPrChange w:id="3369" w:author="Angga Dwinanto" w:date="2023-05-15T16:02:00Z">
            <w:trPr>
              <w:trHeight w:val="343"/>
            </w:trPr>
          </w:trPrChange>
        </w:trPr>
        <w:tc>
          <w:tcPr>
            <w:tcW w:w="4233" w:type="dxa"/>
            <w:gridSpan w:val="3"/>
            <w:vMerge/>
            <w:tcBorders>
              <w:bottom w:val="single" w:sz="4" w:space="0" w:color="auto"/>
            </w:tcBorders>
            <w:shd w:val="clear" w:color="auto" w:fill="FFFFFF"/>
            <w:tcMar>
              <w:top w:w="0" w:type="dxa"/>
              <w:left w:w="108" w:type="dxa"/>
              <w:bottom w:w="0" w:type="dxa"/>
              <w:right w:w="108" w:type="dxa"/>
            </w:tcMar>
            <w:vAlign w:val="center"/>
            <w:tcPrChange w:id="3370" w:author="Angga Dwinanto" w:date="2023-05-15T16:02:00Z">
              <w:tcPr>
                <w:tcW w:w="3481" w:type="dxa"/>
                <w:gridSpan w:val="3"/>
                <w:vMerge/>
                <w:tcBorders>
                  <w:bottom w:val="single" w:sz="4" w:space="0" w:color="auto"/>
                </w:tcBorders>
                <w:shd w:val="clear" w:color="auto" w:fill="FFFFFF"/>
                <w:tcMar>
                  <w:top w:w="0" w:type="dxa"/>
                  <w:left w:w="108" w:type="dxa"/>
                  <w:bottom w:w="0" w:type="dxa"/>
                  <w:right w:w="108" w:type="dxa"/>
                </w:tcMar>
                <w:vAlign w:val="center"/>
              </w:tcPr>
            </w:tcPrChange>
          </w:tcPr>
          <w:p w14:paraId="74771A20" w14:textId="77777777" w:rsidR="005C2D97" w:rsidRPr="004C7321" w:rsidRDefault="005C2D97" w:rsidP="005C2D97">
            <w:pPr>
              <w:spacing w:line="240" w:lineRule="auto"/>
              <w:rPr>
                <w:rFonts w:cs="Arial"/>
                <w:noProof/>
                <w:sz w:val="22"/>
                <w:lang w:val="id-ID"/>
              </w:rPr>
            </w:pPr>
          </w:p>
        </w:tc>
        <w:tc>
          <w:tcPr>
            <w:tcW w:w="1037" w:type="dxa"/>
            <w:tcBorders>
              <w:bottom w:val="single" w:sz="4" w:space="0" w:color="auto"/>
            </w:tcBorders>
            <w:shd w:val="clear" w:color="auto" w:fill="FFFFFF"/>
            <w:vAlign w:val="center"/>
            <w:tcPrChange w:id="3371" w:author="Angga Dwinanto" w:date="2023-05-15T16:02:00Z">
              <w:tcPr>
                <w:tcW w:w="1099" w:type="dxa"/>
                <w:tcBorders>
                  <w:bottom w:val="single" w:sz="4" w:space="0" w:color="auto"/>
                </w:tcBorders>
                <w:shd w:val="clear" w:color="auto" w:fill="FFFFFF"/>
                <w:vAlign w:val="center"/>
              </w:tcPr>
            </w:tcPrChange>
          </w:tcPr>
          <w:p w14:paraId="18322601" w14:textId="77777777" w:rsidR="005C2D97" w:rsidRPr="004C7321" w:rsidRDefault="005C2D97">
            <w:pPr>
              <w:spacing w:line="240" w:lineRule="auto"/>
              <w:rPr>
                <w:rFonts w:cs="Arial"/>
                <w:noProof/>
                <w:sz w:val="22"/>
                <w:lang w:val="id-ID"/>
              </w:rPr>
            </w:pPr>
            <w:r>
              <w:rPr>
                <w:rFonts w:cs="Arial"/>
                <w:noProof/>
                <w:sz w:val="22"/>
              </w:rPr>
              <w:t>Security</w:t>
            </w:r>
          </w:p>
        </w:tc>
        <w:tc>
          <w:tcPr>
            <w:tcW w:w="4107" w:type="dxa"/>
            <w:tcBorders>
              <w:bottom w:val="single" w:sz="4" w:space="0" w:color="auto"/>
            </w:tcBorders>
            <w:shd w:val="clear" w:color="auto" w:fill="FFFFFF"/>
            <w:tcMar>
              <w:top w:w="0" w:type="dxa"/>
              <w:left w:w="108" w:type="dxa"/>
              <w:bottom w:w="0" w:type="dxa"/>
              <w:right w:w="108" w:type="dxa"/>
            </w:tcMar>
            <w:vAlign w:val="center"/>
            <w:tcPrChange w:id="3372" w:author="Angga Dwinanto" w:date="2023-05-15T16:02:00Z">
              <w:tcPr>
                <w:tcW w:w="4797" w:type="dxa"/>
                <w:tcBorders>
                  <w:bottom w:val="single" w:sz="4" w:space="0" w:color="auto"/>
                </w:tcBorders>
                <w:shd w:val="clear" w:color="auto" w:fill="FFFFFF"/>
                <w:tcMar>
                  <w:top w:w="0" w:type="dxa"/>
                  <w:left w:w="108" w:type="dxa"/>
                  <w:bottom w:w="0" w:type="dxa"/>
                  <w:right w:w="108" w:type="dxa"/>
                </w:tcMar>
                <w:vAlign w:val="center"/>
              </w:tcPr>
            </w:tcPrChange>
          </w:tcPr>
          <w:p w14:paraId="56E8A8E3" w14:textId="77777777" w:rsidR="005C2D97" w:rsidRPr="004C7321" w:rsidRDefault="005C2D97">
            <w:pPr>
              <w:spacing w:line="240" w:lineRule="auto"/>
              <w:rPr>
                <w:rFonts w:cs="Arial"/>
                <w:noProof/>
                <w:sz w:val="22"/>
                <w:lang w:val="id-ID"/>
              </w:rPr>
            </w:pPr>
            <w:r>
              <w:rPr>
                <w:rFonts w:cs="Arial"/>
                <w:noProof/>
                <w:sz w:val="22"/>
              </w:rPr>
              <w:t>Div 1,Div 5</w:t>
            </w:r>
          </w:p>
        </w:tc>
      </w:tr>
      <w:tr w:rsidR="005C2D97" w:rsidRPr="004C7321" w14:paraId="72BF9E67" w14:textId="77777777" w:rsidTr="00B72B1B">
        <w:trPr>
          <w:trHeight w:val="737"/>
          <w:trPrChange w:id="3373" w:author="Angga Dwinanto" w:date="2023-05-15T16:02:00Z">
            <w:trPr>
              <w:trHeight w:val="737"/>
            </w:trPr>
          </w:trPrChange>
        </w:trPr>
        <w:tc>
          <w:tcPr>
            <w:tcW w:w="4233" w:type="dxa"/>
            <w:gridSpan w:val="3"/>
            <w:tcBorders>
              <w:bottom w:val="single" w:sz="4" w:space="0" w:color="auto"/>
            </w:tcBorders>
            <w:shd w:val="clear" w:color="auto" w:fill="FFFFFF"/>
            <w:tcMar>
              <w:top w:w="0" w:type="dxa"/>
              <w:left w:w="108" w:type="dxa"/>
              <w:bottom w:w="0" w:type="dxa"/>
              <w:right w:w="108" w:type="dxa"/>
            </w:tcMar>
            <w:vAlign w:val="center"/>
            <w:tcPrChange w:id="3374" w:author="Angga Dwinanto" w:date="2023-05-15T16:02:00Z">
              <w:tcPr>
                <w:tcW w:w="3481" w:type="dxa"/>
                <w:gridSpan w:val="3"/>
                <w:tcBorders>
                  <w:bottom w:val="single" w:sz="4" w:space="0" w:color="auto"/>
                </w:tcBorders>
                <w:shd w:val="clear" w:color="auto" w:fill="FFFFFF"/>
                <w:tcMar>
                  <w:top w:w="0" w:type="dxa"/>
                  <w:left w:w="108" w:type="dxa"/>
                  <w:bottom w:w="0" w:type="dxa"/>
                  <w:right w:w="108" w:type="dxa"/>
                </w:tcMar>
                <w:vAlign w:val="center"/>
              </w:tcPr>
            </w:tcPrChange>
          </w:tcPr>
          <w:p w14:paraId="4AACDA27" w14:textId="77777777" w:rsidR="005C2D97" w:rsidRPr="004C7321" w:rsidRDefault="005C2D97" w:rsidP="005C2D97">
            <w:pPr>
              <w:spacing w:line="240" w:lineRule="auto"/>
              <w:rPr>
                <w:rFonts w:cs="Arial"/>
                <w:noProof/>
                <w:sz w:val="22"/>
                <w:lang w:val="id-ID"/>
              </w:rPr>
            </w:pPr>
            <w:r w:rsidRPr="004C7321">
              <w:rPr>
                <w:rFonts w:cs="Arial"/>
                <w:noProof/>
                <w:sz w:val="22"/>
                <w:lang w:val="id-ID"/>
              </w:rPr>
              <w:t xml:space="preserve">Deviasi </w:t>
            </w:r>
            <w:r w:rsidRPr="004C7321">
              <w:rPr>
                <w:rFonts w:cs="Arial"/>
                <w:i/>
                <w:noProof/>
                <w:sz w:val="22"/>
                <w:lang w:val="id-ID"/>
              </w:rPr>
              <w:t>Promote</w:t>
            </w:r>
            <w:r>
              <w:rPr>
                <w:rFonts w:cs="Arial"/>
                <w:noProof/>
                <w:sz w:val="22"/>
              </w:rPr>
              <w:t xml:space="preserve"> </w:t>
            </w:r>
            <w:r w:rsidRPr="004C7321">
              <w:rPr>
                <w:rFonts w:cs="Arial"/>
                <w:noProof/>
                <w:sz w:val="22"/>
                <w:lang w:val="id-ID"/>
              </w:rPr>
              <w:t>:</w:t>
            </w:r>
          </w:p>
          <w:p w14:paraId="6439DDA3" w14:textId="77777777" w:rsidR="005C2D97" w:rsidRPr="004C7321" w:rsidRDefault="005C2D97" w:rsidP="005C2D97">
            <w:pPr>
              <w:spacing w:line="240" w:lineRule="auto"/>
              <w:rPr>
                <w:rFonts w:cs="Arial"/>
                <w:i/>
                <w:noProof/>
                <w:sz w:val="22"/>
                <w:lang w:val="id-ID"/>
              </w:rPr>
            </w:pPr>
            <w:r w:rsidRPr="004C7321">
              <w:rPr>
                <w:rFonts w:cs="Arial"/>
                <w:i/>
                <w:noProof/>
                <w:sz w:val="22"/>
                <w:lang w:val="id-ID"/>
              </w:rPr>
              <w:t>Object  dan/atau Script ( Tested )</w:t>
            </w:r>
          </w:p>
        </w:tc>
        <w:tc>
          <w:tcPr>
            <w:tcW w:w="1037" w:type="dxa"/>
            <w:tcBorders>
              <w:bottom w:val="single" w:sz="4" w:space="0" w:color="auto"/>
            </w:tcBorders>
            <w:shd w:val="clear" w:color="auto" w:fill="FFFFFF"/>
            <w:tcPrChange w:id="3375" w:author="Angga Dwinanto" w:date="2023-05-15T16:02:00Z">
              <w:tcPr>
                <w:tcW w:w="1099" w:type="dxa"/>
                <w:tcBorders>
                  <w:bottom w:val="single" w:sz="4" w:space="0" w:color="auto"/>
                </w:tcBorders>
                <w:shd w:val="clear" w:color="auto" w:fill="FFFFFF"/>
              </w:tcPr>
            </w:tcPrChange>
          </w:tcPr>
          <w:p w14:paraId="1AF89D65" w14:textId="77777777" w:rsidR="005C2D97" w:rsidRPr="004C7321" w:rsidRDefault="005C2D97" w:rsidP="005C2D97">
            <w:pPr>
              <w:spacing w:line="240" w:lineRule="auto"/>
              <w:rPr>
                <w:rFonts w:cs="Arial"/>
                <w:noProof/>
                <w:sz w:val="22"/>
                <w:lang w:val="id-ID"/>
              </w:rPr>
            </w:pPr>
          </w:p>
        </w:tc>
        <w:tc>
          <w:tcPr>
            <w:tcW w:w="4107" w:type="dxa"/>
            <w:tcBorders>
              <w:bottom w:val="single" w:sz="4" w:space="0" w:color="auto"/>
            </w:tcBorders>
            <w:shd w:val="clear" w:color="auto" w:fill="FFFFFF"/>
            <w:tcMar>
              <w:top w:w="0" w:type="dxa"/>
              <w:left w:w="108" w:type="dxa"/>
              <w:bottom w:w="0" w:type="dxa"/>
              <w:right w:w="108" w:type="dxa"/>
            </w:tcMar>
            <w:vAlign w:val="center"/>
            <w:tcPrChange w:id="3376" w:author="Angga Dwinanto" w:date="2023-05-15T16:02:00Z">
              <w:tcPr>
                <w:tcW w:w="4797" w:type="dxa"/>
                <w:tcBorders>
                  <w:bottom w:val="single" w:sz="4" w:space="0" w:color="auto"/>
                </w:tcBorders>
                <w:shd w:val="clear" w:color="auto" w:fill="FFFFFF"/>
                <w:tcMar>
                  <w:top w:w="0" w:type="dxa"/>
                  <w:left w:w="108" w:type="dxa"/>
                  <w:bottom w:w="0" w:type="dxa"/>
                  <w:right w:w="108" w:type="dxa"/>
                </w:tcMar>
                <w:vAlign w:val="center"/>
              </w:tcPr>
            </w:tcPrChange>
          </w:tcPr>
          <w:p w14:paraId="4EBAE3BD" w14:textId="77777777" w:rsidR="005C2D97" w:rsidRPr="00F94B11" w:rsidRDefault="005C2D97">
            <w:pPr>
              <w:spacing w:line="240" w:lineRule="auto"/>
              <w:rPr>
                <w:rFonts w:cs="Arial"/>
                <w:noProof/>
                <w:sz w:val="22"/>
              </w:rPr>
            </w:pPr>
            <w:r w:rsidRPr="004C7321">
              <w:rPr>
                <w:rFonts w:cs="Arial"/>
                <w:noProof/>
                <w:sz w:val="22"/>
                <w:lang w:val="id-ID"/>
              </w:rPr>
              <w:t>Div 1, Div 2, Div 3, GH1, GH2</w:t>
            </w:r>
            <w:r>
              <w:rPr>
                <w:rFonts w:cs="Arial"/>
                <w:noProof/>
                <w:sz w:val="22"/>
              </w:rPr>
              <w:t>, GH3</w:t>
            </w:r>
          </w:p>
        </w:tc>
      </w:tr>
      <w:tr w:rsidR="005C2D97" w:rsidRPr="004C7321" w14:paraId="2DE7DF0E" w14:textId="77777777" w:rsidTr="00B72B1B">
        <w:trPr>
          <w:trHeight w:val="282"/>
          <w:trPrChange w:id="3377" w:author="Angga Dwinanto" w:date="2023-05-15T16:02:00Z">
            <w:trPr>
              <w:trHeight w:val="282"/>
            </w:trPr>
          </w:trPrChange>
        </w:trPr>
        <w:tc>
          <w:tcPr>
            <w:tcW w:w="2637" w:type="dxa"/>
            <w:tcBorders>
              <w:top w:val="single" w:sz="4" w:space="0" w:color="auto"/>
              <w:left w:val="single" w:sz="4" w:space="0" w:color="auto"/>
              <w:bottom w:val="single" w:sz="4" w:space="0" w:color="auto"/>
              <w:right w:val="single" w:sz="4" w:space="0" w:color="auto"/>
            </w:tcBorders>
            <w:tcPrChange w:id="3378" w:author="Angga Dwinanto" w:date="2023-05-15T16:02:00Z">
              <w:tcPr>
                <w:tcW w:w="1610" w:type="dxa"/>
                <w:tcBorders>
                  <w:top w:val="single" w:sz="4" w:space="0" w:color="auto"/>
                  <w:left w:val="single" w:sz="4" w:space="0" w:color="auto"/>
                  <w:bottom w:val="single" w:sz="4" w:space="0" w:color="auto"/>
                  <w:right w:val="single" w:sz="4" w:space="0" w:color="auto"/>
                </w:tcBorders>
              </w:tcPr>
            </w:tcPrChange>
          </w:tcPr>
          <w:p w14:paraId="3C2CBFF7" w14:textId="77777777" w:rsidR="005C2D97" w:rsidRPr="004C7321" w:rsidRDefault="005C2D97" w:rsidP="005C2D97">
            <w:pPr>
              <w:spacing w:before="60" w:after="60"/>
              <w:jc w:val="both"/>
              <w:rPr>
                <w:rFonts w:cs="Arial"/>
                <w:b/>
                <w:bCs/>
                <w:noProof/>
                <w:sz w:val="22"/>
                <w:lang w:val="id-ID"/>
              </w:rPr>
            </w:pPr>
          </w:p>
        </w:tc>
        <w:tc>
          <w:tcPr>
            <w:tcW w:w="6740"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379" w:author="Angga Dwinanto" w:date="2023-05-15T16:02:00Z">
              <w:tcPr>
                <w:tcW w:w="7767"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1BCD4BF6" w14:textId="77777777" w:rsidR="005C2D97" w:rsidRPr="004C7321" w:rsidRDefault="005C2D97" w:rsidP="005C2D97">
            <w:pPr>
              <w:spacing w:before="60" w:after="60"/>
              <w:jc w:val="both"/>
              <w:rPr>
                <w:rFonts w:cs="Arial"/>
                <w:b/>
                <w:bCs/>
                <w:noProof/>
                <w:sz w:val="22"/>
                <w:lang w:val="id-ID"/>
              </w:rPr>
            </w:pPr>
            <w:r w:rsidRPr="004C7321">
              <w:rPr>
                <w:rFonts w:cs="Arial"/>
                <w:b/>
                <w:bCs/>
                <w:noProof/>
                <w:sz w:val="22"/>
                <w:lang w:val="id-ID"/>
              </w:rPr>
              <w:t xml:space="preserve">Keterangan: </w:t>
            </w:r>
          </w:p>
        </w:tc>
      </w:tr>
      <w:tr w:rsidR="005C2D97" w:rsidRPr="004C7321" w14:paraId="47BFADF3" w14:textId="77777777" w:rsidTr="00B72B1B">
        <w:trPr>
          <w:trHeight w:val="198"/>
          <w:trPrChange w:id="3380" w:author="Angga Dwinanto" w:date="2023-05-15T16:02:00Z">
            <w:trPr>
              <w:trHeight w:val="198"/>
            </w:trPr>
          </w:trPrChange>
        </w:trPr>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381"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3364E8E3" w14:textId="77777777" w:rsidR="005C2D97" w:rsidRPr="004C7321" w:rsidRDefault="00F01848" w:rsidP="00F43AAD">
            <w:pPr>
              <w:pStyle w:val="ListParagraph"/>
              <w:rPr>
                <w:noProof/>
              </w:rPr>
            </w:pPr>
            <w:r>
              <w:rPr>
                <w:noProof/>
              </w:rPr>
              <w:t>CCRT</w:t>
            </w:r>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382"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41472D46" w14:textId="77777777" w:rsidR="005C2D97" w:rsidRPr="004C7321" w:rsidRDefault="005C2D97" w:rsidP="005C2D97">
            <w:pPr>
              <w:spacing w:line="240" w:lineRule="auto"/>
              <w:jc w:val="both"/>
              <w:rPr>
                <w:rFonts w:cs="Arial"/>
                <w:noProof/>
                <w:sz w:val="22"/>
                <w:lang w:val="id-ID"/>
              </w:rPr>
            </w:pPr>
            <w:r w:rsidRPr="004C7321">
              <w:rPr>
                <w:rFonts w:cs="Arial"/>
                <w:noProof/>
                <w:sz w:val="22"/>
                <w:lang w:val="id-ID"/>
              </w:rPr>
              <w:t>:</w:t>
            </w:r>
          </w:p>
        </w:tc>
        <w:tc>
          <w:tcPr>
            <w:tcW w:w="6401" w:type="dxa"/>
            <w:gridSpan w:val="3"/>
            <w:tcBorders>
              <w:top w:val="single" w:sz="4" w:space="0" w:color="auto"/>
              <w:left w:val="single" w:sz="4" w:space="0" w:color="auto"/>
              <w:bottom w:val="single" w:sz="4" w:space="0" w:color="auto"/>
              <w:right w:val="single" w:sz="4" w:space="0" w:color="auto"/>
            </w:tcBorders>
            <w:tcPrChange w:id="3383"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62A0A3FB" w14:textId="77777777" w:rsidR="005C2D97" w:rsidRPr="004C7321" w:rsidRDefault="005C2D97" w:rsidP="001F7AC1">
            <w:pPr>
              <w:spacing w:line="240" w:lineRule="auto"/>
              <w:jc w:val="both"/>
              <w:rPr>
                <w:rFonts w:cs="Arial"/>
                <w:i/>
                <w:noProof/>
                <w:sz w:val="22"/>
                <w:lang w:val="id-ID"/>
              </w:rPr>
            </w:pPr>
            <w:r w:rsidRPr="004C7321">
              <w:rPr>
                <w:rFonts w:cs="Arial"/>
                <w:i/>
                <w:noProof/>
                <w:color w:val="000000"/>
                <w:sz w:val="22"/>
                <w:lang w:val="id-ID"/>
              </w:rPr>
              <w:t xml:space="preserve">Change Control Review </w:t>
            </w:r>
            <w:r w:rsidR="00F01848">
              <w:rPr>
                <w:rFonts w:cs="Arial"/>
                <w:i/>
                <w:noProof/>
                <w:color w:val="000000"/>
                <w:sz w:val="22"/>
              </w:rPr>
              <w:t>Team</w:t>
            </w:r>
            <w:r w:rsidR="00F01848" w:rsidRPr="004C7321">
              <w:rPr>
                <w:rFonts w:cs="Arial"/>
                <w:i/>
                <w:noProof/>
                <w:color w:val="000000"/>
                <w:sz w:val="22"/>
                <w:lang w:val="id-ID"/>
              </w:rPr>
              <w:t xml:space="preserve"> </w:t>
            </w:r>
            <w:r w:rsidRPr="004C7321">
              <w:rPr>
                <w:rFonts w:cs="Arial"/>
                <w:i/>
                <w:noProof/>
                <w:color w:val="000000"/>
                <w:sz w:val="22"/>
                <w:lang w:val="id-ID"/>
              </w:rPr>
              <w:t xml:space="preserve">(mengacu kepada TOR </w:t>
            </w:r>
            <w:r w:rsidR="00F01848">
              <w:rPr>
                <w:rFonts w:cs="Arial"/>
                <w:i/>
                <w:noProof/>
                <w:color w:val="000000"/>
                <w:sz w:val="22"/>
                <w:lang w:val="id-ID"/>
              </w:rPr>
              <w:t>CCRT</w:t>
            </w:r>
            <w:r w:rsidRPr="004C7321">
              <w:rPr>
                <w:rFonts w:cs="Arial"/>
                <w:i/>
                <w:noProof/>
                <w:color w:val="000000"/>
                <w:sz w:val="22"/>
                <w:lang w:val="id-ID"/>
              </w:rPr>
              <w:t xml:space="preserve">) </w:t>
            </w:r>
          </w:p>
        </w:tc>
      </w:tr>
      <w:tr w:rsidR="00AB2A76" w:rsidRPr="004C7321" w14:paraId="1FF4F43B" w14:textId="77777777" w:rsidTr="00B72B1B">
        <w:trPr>
          <w:trHeight w:val="198"/>
          <w:trPrChange w:id="3384" w:author="Angga Dwinanto" w:date="2023-05-15T16:02:00Z">
            <w:trPr>
              <w:trHeight w:val="198"/>
            </w:trPr>
          </w:trPrChange>
        </w:trPr>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385"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1F810DFC" w14:textId="77777777" w:rsidR="00AB2A76" w:rsidRPr="004C7321" w:rsidRDefault="00AB2A76" w:rsidP="00F43AAD">
            <w:pPr>
              <w:pStyle w:val="ListParagraph"/>
              <w:rPr>
                <w:noProof/>
              </w:rPr>
            </w:pPr>
            <w:ins w:id="3386" w:author="Angga Dwinanto" w:date="2023-05-15T16:02:00Z">
              <w:r w:rsidRPr="004C7321">
                <w:rPr>
                  <w:noProof/>
                </w:rPr>
                <w:t>D-1 BU</w:t>
              </w:r>
            </w:ins>
            <w:del w:id="3387" w:author="Angga Dwinanto" w:date="2023-05-15T16:02:00Z">
              <w:r w:rsidRPr="004C7321" w:rsidDel="00E369DE">
                <w:rPr>
                  <w:noProof/>
                </w:rPr>
                <w:delText>D-1 IT</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388"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350233B2" w14:textId="77777777" w:rsidR="00AB2A76" w:rsidRPr="004C7321" w:rsidRDefault="00AB2A76" w:rsidP="005C2D97">
            <w:pPr>
              <w:spacing w:line="240" w:lineRule="auto"/>
              <w:jc w:val="both"/>
              <w:rPr>
                <w:rFonts w:cs="Arial"/>
                <w:noProof/>
                <w:sz w:val="22"/>
                <w:lang w:val="id-ID"/>
              </w:rPr>
            </w:pPr>
            <w:ins w:id="3389" w:author="Angga Dwinanto" w:date="2023-05-15T16:02:00Z">
              <w:r w:rsidRPr="004C7321">
                <w:rPr>
                  <w:rFonts w:cs="Arial"/>
                  <w:noProof/>
                  <w:sz w:val="22"/>
                  <w:lang w:val="id-ID"/>
                </w:rPr>
                <w:t>:</w:t>
              </w:r>
            </w:ins>
            <w:del w:id="3390"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391"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30860184" w14:textId="77777777" w:rsidR="00AB2A76" w:rsidRPr="004C7321" w:rsidRDefault="00AB2A76" w:rsidP="005C2D97">
            <w:pPr>
              <w:spacing w:line="240" w:lineRule="auto"/>
              <w:jc w:val="both"/>
              <w:rPr>
                <w:rFonts w:cs="Arial"/>
                <w:i/>
                <w:noProof/>
                <w:sz w:val="22"/>
                <w:lang w:val="id-ID"/>
              </w:rPr>
            </w:pPr>
            <w:ins w:id="3392" w:author="Angga Dwinanto" w:date="2023-05-15T16:02:00Z">
              <w:r w:rsidRPr="004C7321">
                <w:rPr>
                  <w:rFonts w:cs="Arial"/>
                  <w:i/>
                  <w:noProof/>
                  <w:sz w:val="22"/>
                  <w:lang w:val="id-ID"/>
                </w:rPr>
                <w:t xml:space="preserve">Head of Business Unit </w:t>
              </w:r>
            </w:ins>
            <w:del w:id="3393" w:author="Angga Dwinanto" w:date="2023-05-15T16:02:00Z">
              <w:r w:rsidRPr="004C7321" w:rsidDel="00E369DE">
                <w:rPr>
                  <w:rFonts w:cs="Arial"/>
                  <w:i/>
                  <w:noProof/>
                  <w:sz w:val="22"/>
                  <w:lang w:val="id-ID"/>
                </w:rPr>
                <w:delText xml:space="preserve">Head of Information Technology </w:delText>
              </w:r>
            </w:del>
          </w:p>
        </w:tc>
      </w:tr>
      <w:tr w:rsidR="00AB2A76" w:rsidRPr="004C7321" w14:paraId="6A256066" w14:textId="77777777" w:rsidTr="00B72B1B">
        <w:trPr>
          <w:trHeight w:val="180"/>
          <w:trPrChange w:id="3394" w:author="Angga Dwinanto" w:date="2023-05-15T16:02:00Z">
            <w:trPr>
              <w:trHeight w:val="180"/>
            </w:trPr>
          </w:trPrChange>
        </w:trPr>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395"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134A35A8" w14:textId="77777777" w:rsidR="00AB2A76" w:rsidRPr="004C7321" w:rsidRDefault="00AB2A76" w:rsidP="00F43AAD">
            <w:pPr>
              <w:pStyle w:val="ListParagraph"/>
              <w:rPr>
                <w:noProof/>
              </w:rPr>
            </w:pPr>
            <w:ins w:id="3396" w:author="Angga Dwinanto" w:date="2023-05-15T16:02:00Z">
              <w:r w:rsidRPr="004C7321">
                <w:rPr>
                  <w:noProof/>
                </w:rPr>
                <w:t>GH1</w:t>
              </w:r>
            </w:ins>
            <w:del w:id="3397" w:author="Angga Dwinanto" w:date="2023-05-15T16:02:00Z">
              <w:r w:rsidRPr="004C7321" w:rsidDel="00E369DE">
                <w:rPr>
                  <w:noProof/>
                </w:rPr>
                <w:delText>D-1 BU</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398"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20F926AE" w14:textId="77777777" w:rsidR="00AB2A76" w:rsidRPr="004C7321" w:rsidRDefault="00AB2A76" w:rsidP="005C2D97">
            <w:pPr>
              <w:spacing w:line="240" w:lineRule="auto"/>
              <w:jc w:val="both"/>
              <w:rPr>
                <w:rFonts w:cs="Arial"/>
                <w:noProof/>
                <w:sz w:val="22"/>
                <w:lang w:val="id-ID"/>
              </w:rPr>
            </w:pPr>
            <w:ins w:id="3399" w:author="Angga Dwinanto" w:date="2023-05-15T16:02:00Z">
              <w:r w:rsidRPr="004C7321">
                <w:rPr>
                  <w:rFonts w:cs="Arial"/>
                  <w:noProof/>
                  <w:sz w:val="22"/>
                  <w:lang w:val="id-ID"/>
                </w:rPr>
                <w:t>:</w:t>
              </w:r>
            </w:ins>
            <w:del w:id="3400"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01"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114DA0FA" w14:textId="77777777" w:rsidR="00AB2A76" w:rsidRPr="004C7321" w:rsidRDefault="00AB2A76">
            <w:pPr>
              <w:spacing w:line="240" w:lineRule="auto"/>
              <w:jc w:val="both"/>
              <w:rPr>
                <w:rFonts w:cs="Arial"/>
                <w:i/>
                <w:noProof/>
                <w:sz w:val="22"/>
                <w:lang w:val="id-ID"/>
              </w:rPr>
            </w:pPr>
            <w:ins w:id="3402" w:author="Angga Dwinanto" w:date="2023-05-15T16:02:00Z">
              <w:r w:rsidRPr="004C7321">
                <w:rPr>
                  <w:rFonts w:cs="Arial"/>
                  <w:i/>
                  <w:noProof/>
                  <w:sz w:val="22"/>
                  <w:lang w:val="id-ID"/>
                </w:rPr>
                <w:t xml:space="preserve">Group Head </w:t>
              </w:r>
              <w:r>
                <w:rPr>
                  <w:rFonts w:cs="Arial"/>
                  <w:i/>
                  <w:noProof/>
                  <w:sz w:val="22"/>
                </w:rPr>
                <w:t xml:space="preserve">IT </w:t>
              </w:r>
            </w:ins>
            <w:ins w:id="3403" w:author="Angga Dwinanto" w:date="2023-05-15T16:03:00Z">
              <w:r>
                <w:rPr>
                  <w:rFonts w:cs="Arial"/>
                  <w:i/>
                  <w:noProof/>
                  <w:sz w:val="22"/>
                </w:rPr>
                <w:t>Infrastructure</w:t>
              </w:r>
            </w:ins>
            <w:ins w:id="3404" w:author="Angga Dwinanto" w:date="2023-05-15T16:02:00Z">
              <w:r>
                <w:rPr>
                  <w:rFonts w:cs="Arial"/>
                  <w:i/>
                  <w:noProof/>
                  <w:sz w:val="22"/>
                </w:rPr>
                <w:t xml:space="preserve"> &amp; Service Delivery</w:t>
              </w:r>
            </w:ins>
            <w:del w:id="3405" w:author="Angga Dwinanto" w:date="2023-05-15T16:02:00Z">
              <w:r w:rsidRPr="004C7321" w:rsidDel="00E369DE">
                <w:rPr>
                  <w:rFonts w:cs="Arial"/>
                  <w:i/>
                  <w:noProof/>
                  <w:sz w:val="22"/>
                  <w:lang w:val="id-ID"/>
                </w:rPr>
                <w:delText xml:space="preserve">Head of Business Unit </w:delText>
              </w:r>
            </w:del>
          </w:p>
        </w:tc>
      </w:tr>
      <w:tr w:rsidR="00AB2A76" w:rsidRPr="004C7321" w14:paraId="7C82B898"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406"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36F01122" w14:textId="77777777" w:rsidR="00AB2A76" w:rsidRPr="004C7321" w:rsidRDefault="00AB2A76" w:rsidP="00F43AAD">
            <w:pPr>
              <w:pStyle w:val="ListParagraph"/>
              <w:rPr>
                <w:noProof/>
              </w:rPr>
            </w:pPr>
            <w:ins w:id="3407" w:author="Angga Dwinanto" w:date="2023-05-15T16:02:00Z">
              <w:r w:rsidRPr="004C7321">
                <w:rPr>
                  <w:noProof/>
                </w:rPr>
                <w:t>GH2</w:t>
              </w:r>
            </w:ins>
            <w:del w:id="3408" w:author="Angga Dwinanto" w:date="2023-05-15T16:02:00Z">
              <w:r w:rsidRPr="004C7321" w:rsidDel="00E369DE">
                <w:rPr>
                  <w:noProof/>
                </w:rPr>
                <w:delText>GH1</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409"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32CE044B" w14:textId="77777777" w:rsidR="00AB2A76" w:rsidRPr="004C7321" w:rsidRDefault="00AB2A76" w:rsidP="005C2D97">
            <w:pPr>
              <w:spacing w:line="240" w:lineRule="auto"/>
              <w:jc w:val="both"/>
              <w:rPr>
                <w:rFonts w:cs="Arial"/>
                <w:noProof/>
                <w:sz w:val="22"/>
                <w:lang w:val="id-ID"/>
              </w:rPr>
            </w:pPr>
            <w:ins w:id="3410" w:author="Angga Dwinanto" w:date="2023-05-15T16:02:00Z">
              <w:r w:rsidRPr="004C7321">
                <w:rPr>
                  <w:rFonts w:cs="Arial"/>
                  <w:noProof/>
                  <w:sz w:val="22"/>
                  <w:lang w:val="id-ID"/>
                </w:rPr>
                <w:t>:</w:t>
              </w:r>
            </w:ins>
            <w:del w:id="3411"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12"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24877AE7" w14:textId="77777777" w:rsidR="00AB2A76" w:rsidRPr="00157E78" w:rsidRDefault="00AB2A76" w:rsidP="005C2D97">
            <w:pPr>
              <w:spacing w:line="240" w:lineRule="auto"/>
              <w:jc w:val="both"/>
              <w:rPr>
                <w:rFonts w:cs="Arial"/>
                <w:i/>
                <w:noProof/>
                <w:sz w:val="22"/>
              </w:rPr>
            </w:pPr>
            <w:ins w:id="3413" w:author="Angga Dwinanto" w:date="2023-05-15T16:02:00Z">
              <w:r w:rsidRPr="004C7321">
                <w:rPr>
                  <w:rFonts w:cs="Arial"/>
                  <w:i/>
                  <w:noProof/>
                  <w:sz w:val="22"/>
                  <w:lang w:val="id-ID"/>
                </w:rPr>
                <w:t xml:space="preserve">Group Head yang bertanggung jawab atas </w:t>
              </w:r>
              <w:r>
                <w:rPr>
                  <w:rFonts w:cs="Arial"/>
                  <w:i/>
                  <w:noProof/>
                  <w:sz w:val="22"/>
                </w:rPr>
                <w:t xml:space="preserve">IT </w:t>
              </w:r>
              <w:r w:rsidRPr="004C7321">
                <w:rPr>
                  <w:rFonts w:cs="Arial"/>
                  <w:i/>
                  <w:noProof/>
                  <w:sz w:val="22"/>
                  <w:lang w:val="id-ID"/>
                </w:rPr>
                <w:t>Develop</w:t>
              </w:r>
              <w:r>
                <w:rPr>
                  <w:rFonts w:cs="Arial"/>
                  <w:i/>
                  <w:noProof/>
                  <w:sz w:val="22"/>
                </w:rPr>
                <w:t>er</w:t>
              </w:r>
            </w:ins>
            <w:del w:id="3414" w:author="Angga Dwinanto" w:date="2023-05-15T16:02:00Z">
              <w:r w:rsidRPr="004C7321" w:rsidDel="00E369DE">
                <w:rPr>
                  <w:rFonts w:cs="Arial"/>
                  <w:i/>
                  <w:noProof/>
                  <w:sz w:val="22"/>
                  <w:lang w:val="id-ID"/>
                </w:rPr>
                <w:delText xml:space="preserve">Group Head </w:delText>
              </w:r>
              <w:r w:rsidDel="00E369DE">
                <w:rPr>
                  <w:rFonts w:cs="Arial"/>
                  <w:i/>
                  <w:noProof/>
                  <w:sz w:val="22"/>
                </w:rPr>
                <w:delText>IT Enterprise Architecture &amp; Service Delivery</w:delText>
              </w:r>
            </w:del>
          </w:p>
        </w:tc>
      </w:tr>
      <w:tr w:rsidR="00AB2A76" w:rsidRPr="004C7321" w14:paraId="2FEDD679"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415"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3DF0A6C4" w14:textId="77777777" w:rsidR="00AB2A76" w:rsidRPr="004C7321" w:rsidRDefault="00AB2A76" w:rsidP="00F43AAD">
            <w:pPr>
              <w:pStyle w:val="ListParagraph"/>
              <w:rPr>
                <w:noProof/>
              </w:rPr>
            </w:pPr>
            <w:ins w:id="3416" w:author="Angga Dwinanto" w:date="2023-05-15T16:02:00Z">
              <w:r w:rsidRPr="004C7321">
                <w:rPr>
                  <w:noProof/>
                </w:rPr>
                <w:t>GH3</w:t>
              </w:r>
            </w:ins>
            <w:del w:id="3417" w:author="Angga Dwinanto" w:date="2023-05-15T16:02:00Z">
              <w:r w:rsidRPr="004C7321" w:rsidDel="00E369DE">
                <w:rPr>
                  <w:noProof/>
                </w:rPr>
                <w:delText>GH2</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418"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543A774E" w14:textId="77777777" w:rsidR="00AB2A76" w:rsidRPr="004C7321" w:rsidRDefault="00AB2A76" w:rsidP="005C2D97">
            <w:pPr>
              <w:spacing w:line="240" w:lineRule="auto"/>
              <w:jc w:val="both"/>
              <w:rPr>
                <w:rFonts w:cs="Arial"/>
                <w:noProof/>
                <w:sz w:val="22"/>
                <w:lang w:val="id-ID"/>
              </w:rPr>
            </w:pPr>
            <w:ins w:id="3419" w:author="Angga Dwinanto" w:date="2023-05-15T16:02:00Z">
              <w:r w:rsidRPr="004C7321">
                <w:rPr>
                  <w:rFonts w:cs="Arial"/>
                  <w:noProof/>
                  <w:sz w:val="22"/>
                  <w:lang w:val="id-ID"/>
                </w:rPr>
                <w:t>:</w:t>
              </w:r>
            </w:ins>
            <w:del w:id="3420"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21"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61FFDDD3" w14:textId="77777777" w:rsidR="00AB2A76" w:rsidRPr="00157E78" w:rsidRDefault="00AB2A76" w:rsidP="005C2D97">
            <w:pPr>
              <w:spacing w:line="240" w:lineRule="auto"/>
              <w:jc w:val="both"/>
              <w:rPr>
                <w:rFonts w:cs="Arial"/>
                <w:i/>
                <w:noProof/>
                <w:sz w:val="22"/>
              </w:rPr>
            </w:pPr>
            <w:ins w:id="3422" w:author="Angga Dwinanto" w:date="2023-05-15T16:02:00Z">
              <w:r w:rsidRPr="004C7321">
                <w:rPr>
                  <w:rFonts w:cs="Arial"/>
                  <w:i/>
                  <w:noProof/>
                  <w:sz w:val="22"/>
                  <w:lang w:val="id-ID"/>
                </w:rPr>
                <w:t>Group Head yang bertanggung jawab atas Testing Management</w:t>
              </w:r>
            </w:ins>
            <w:del w:id="3423" w:author="Angga Dwinanto" w:date="2023-05-15T16:02:00Z">
              <w:r w:rsidRPr="004C7321" w:rsidDel="00E369DE">
                <w:rPr>
                  <w:rFonts w:cs="Arial"/>
                  <w:i/>
                  <w:noProof/>
                  <w:sz w:val="22"/>
                  <w:lang w:val="id-ID"/>
                </w:rPr>
                <w:delText xml:space="preserve">Group Head yang bertanggung jawab atas </w:delText>
              </w:r>
              <w:r w:rsidDel="00E369DE">
                <w:rPr>
                  <w:rFonts w:cs="Arial"/>
                  <w:i/>
                  <w:noProof/>
                  <w:sz w:val="22"/>
                </w:rPr>
                <w:delText xml:space="preserve">IT </w:delText>
              </w:r>
              <w:r w:rsidRPr="004C7321" w:rsidDel="00E369DE">
                <w:rPr>
                  <w:rFonts w:cs="Arial"/>
                  <w:i/>
                  <w:noProof/>
                  <w:sz w:val="22"/>
                  <w:lang w:val="id-ID"/>
                </w:rPr>
                <w:delText>Develop</w:delText>
              </w:r>
              <w:r w:rsidDel="00E369DE">
                <w:rPr>
                  <w:rFonts w:cs="Arial"/>
                  <w:i/>
                  <w:noProof/>
                  <w:sz w:val="22"/>
                </w:rPr>
                <w:delText>er</w:delText>
              </w:r>
            </w:del>
          </w:p>
        </w:tc>
      </w:tr>
      <w:tr w:rsidR="00AB2A76" w:rsidRPr="004C7321" w14:paraId="68F487E2"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424"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5249AC3C" w14:textId="77777777" w:rsidR="00AB2A76" w:rsidRPr="004C7321" w:rsidRDefault="00AB2A76" w:rsidP="00F43AAD">
            <w:pPr>
              <w:pStyle w:val="ListParagraph"/>
              <w:rPr>
                <w:noProof/>
              </w:rPr>
            </w:pPr>
            <w:ins w:id="3425" w:author="Angga Dwinanto" w:date="2023-05-15T16:02:00Z">
              <w:r w:rsidRPr="004C7321">
                <w:rPr>
                  <w:noProof/>
                </w:rPr>
                <w:t>GH4</w:t>
              </w:r>
            </w:ins>
            <w:del w:id="3426" w:author="Angga Dwinanto" w:date="2023-05-15T16:02:00Z">
              <w:r w:rsidRPr="004C7321" w:rsidDel="00E369DE">
                <w:rPr>
                  <w:noProof/>
                </w:rPr>
                <w:delText>GH3</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427"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6F615030" w14:textId="77777777" w:rsidR="00AB2A76" w:rsidRPr="004C7321" w:rsidRDefault="00AB2A76" w:rsidP="005C2D97">
            <w:pPr>
              <w:spacing w:line="240" w:lineRule="auto"/>
              <w:jc w:val="both"/>
              <w:rPr>
                <w:rFonts w:cs="Arial"/>
                <w:noProof/>
                <w:sz w:val="22"/>
                <w:lang w:val="id-ID"/>
              </w:rPr>
            </w:pPr>
            <w:ins w:id="3428" w:author="Angga Dwinanto" w:date="2023-05-15T16:02:00Z">
              <w:r w:rsidRPr="004C7321">
                <w:rPr>
                  <w:rFonts w:cs="Arial"/>
                  <w:noProof/>
                  <w:sz w:val="22"/>
                  <w:lang w:val="id-ID"/>
                </w:rPr>
                <w:t>:</w:t>
              </w:r>
            </w:ins>
            <w:del w:id="3429"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30"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034E2BD7" w14:textId="3AC52D14" w:rsidR="00AB2A76" w:rsidRPr="004C7321" w:rsidRDefault="00AB2A76">
            <w:pPr>
              <w:spacing w:line="240" w:lineRule="auto"/>
              <w:jc w:val="both"/>
              <w:rPr>
                <w:rFonts w:cs="Arial"/>
                <w:i/>
                <w:noProof/>
                <w:sz w:val="22"/>
                <w:lang w:val="id-ID"/>
              </w:rPr>
            </w:pPr>
            <w:ins w:id="3431" w:author="Angga Dwinanto" w:date="2023-05-15T16:02:00Z">
              <w:r w:rsidRPr="004C7321">
                <w:rPr>
                  <w:rFonts w:cs="Arial"/>
                  <w:i/>
                  <w:noProof/>
                  <w:sz w:val="22"/>
                  <w:lang w:val="id-ID"/>
                </w:rPr>
                <w:t xml:space="preserve">Group Head yang bertanggung jawab atas </w:t>
              </w:r>
            </w:ins>
            <w:ins w:id="3432" w:author="Darwin Halomoan Siregar" w:date="2023-06-22T10:52:00Z">
              <w:del w:id="3433" w:author="Darwin Halomoan Siregar [2]" w:date="2023-07-04T15:03:00Z">
                <w:r w:rsidR="00B77A20" w:rsidDel="00AF607E">
                  <w:rPr>
                    <w:rFonts w:cs="Arial"/>
                    <w:i/>
                    <w:noProof/>
                    <w:sz w:val="22"/>
                  </w:rPr>
                  <w:delText>Project Office</w:delText>
                </w:r>
              </w:del>
            </w:ins>
            <w:ins w:id="3434" w:author="Darwin Halomoan Siregar [2]" w:date="2023-07-04T15:03:00Z">
              <w:r w:rsidR="00AF607E">
                <w:rPr>
                  <w:rFonts w:cs="Arial"/>
                  <w:i/>
                  <w:noProof/>
                  <w:sz w:val="22"/>
                </w:rPr>
                <w:t xml:space="preserve">TPM/ IT BA Retail </w:t>
              </w:r>
            </w:ins>
            <w:ins w:id="3435" w:author="Darwin Halomoan Siregar" w:date="2023-06-22T10:52:00Z">
              <w:r w:rsidR="00B77A20">
                <w:rPr>
                  <w:rFonts w:cs="Arial"/>
                  <w:i/>
                  <w:noProof/>
                  <w:sz w:val="22"/>
                </w:rPr>
                <w:t xml:space="preserve"> </w:t>
              </w:r>
            </w:ins>
            <w:ins w:id="3436" w:author="Darwin Halomoan Siregar [2]" w:date="2023-07-04T15:03:00Z">
              <w:r w:rsidR="00AF607E">
                <w:rPr>
                  <w:rFonts w:cs="Arial"/>
                  <w:i/>
                  <w:noProof/>
                  <w:sz w:val="22"/>
                </w:rPr>
                <w:t xml:space="preserve">/IT BA Non-retail </w:t>
              </w:r>
            </w:ins>
            <w:ins w:id="3437" w:author="Angga Dwinanto" w:date="2023-05-15T16:02:00Z">
              <w:del w:id="3438" w:author="Darwin Halomoan Siregar" w:date="2023-06-21T19:39:00Z">
                <w:r w:rsidRPr="004C7321" w:rsidDel="008C69AD">
                  <w:rPr>
                    <w:rFonts w:cs="Arial"/>
                    <w:i/>
                    <w:noProof/>
                    <w:sz w:val="22"/>
                    <w:lang w:val="id-ID"/>
                  </w:rPr>
                  <w:delText xml:space="preserve">Project Office </w:delText>
                </w:r>
              </w:del>
              <w:r w:rsidRPr="004C7321">
                <w:rPr>
                  <w:rFonts w:cs="Arial"/>
                  <w:i/>
                  <w:noProof/>
                  <w:sz w:val="22"/>
                  <w:lang w:val="id-ID"/>
                </w:rPr>
                <w:t>terkait</w:t>
              </w:r>
            </w:ins>
            <w:del w:id="3439" w:author="Angga Dwinanto" w:date="2023-05-15T16:02:00Z">
              <w:r w:rsidRPr="004C7321" w:rsidDel="00E369DE">
                <w:rPr>
                  <w:rFonts w:cs="Arial"/>
                  <w:i/>
                  <w:noProof/>
                  <w:sz w:val="22"/>
                  <w:lang w:val="id-ID"/>
                </w:rPr>
                <w:delText>Group Head yang bertanggung jawab atas Testing Management</w:delText>
              </w:r>
            </w:del>
          </w:p>
        </w:tc>
      </w:tr>
      <w:tr w:rsidR="00AB2A76" w:rsidRPr="004C7321" w14:paraId="18AE187F"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40"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080DCC76" w14:textId="77777777" w:rsidR="00AB2A76" w:rsidRPr="004C7321" w:rsidRDefault="00AB2A76" w:rsidP="00F43AAD">
            <w:pPr>
              <w:pStyle w:val="ListParagraph"/>
              <w:rPr>
                <w:noProof/>
              </w:rPr>
            </w:pPr>
            <w:ins w:id="3441" w:author="Angga Dwinanto" w:date="2023-05-15T16:02:00Z">
              <w:r w:rsidRPr="004C7321">
                <w:rPr>
                  <w:noProof/>
                </w:rPr>
                <w:t>GH5</w:t>
              </w:r>
            </w:ins>
            <w:del w:id="3442" w:author="Angga Dwinanto" w:date="2023-05-15T16:02:00Z">
              <w:r w:rsidRPr="004C7321" w:rsidDel="00E369DE">
                <w:rPr>
                  <w:noProof/>
                </w:rPr>
                <w:delText>GH4</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43"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14698FCE" w14:textId="77777777" w:rsidR="00AB2A76" w:rsidRPr="004C7321" w:rsidRDefault="00AB2A76" w:rsidP="005C2D97">
            <w:pPr>
              <w:spacing w:line="240" w:lineRule="auto"/>
              <w:jc w:val="both"/>
              <w:rPr>
                <w:rFonts w:cs="Arial"/>
                <w:noProof/>
                <w:sz w:val="22"/>
                <w:lang w:val="id-ID"/>
              </w:rPr>
            </w:pPr>
            <w:ins w:id="3444" w:author="Angga Dwinanto" w:date="2023-05-15T16:02:00Z">
              <w:r w:rsidRPr="004C7321">
                <w:rPr>
                  <w:rFonts w:cs="Arial"/>
                  <w:noProof/>
                  <w:sz w:val="22"/>
                  <w:lang w:val="id-ID"/>
                </w:rPr>
                <w:t>:</w:t>
              </w:r>
            </w:ins>
            <w:del w:id="3445"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46"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30BE8982" w14:textId="77777777" w:rsidR="00AB2A76" w:rsidRPr="004C7321" w:rsidRDefault="00AB2A76">
            <w:pPr>
              <w:spacing w:line="240" w:lineRule="auto"/>
              <w:jc w:val="both"/>
              <w:rPr>
                <w:rFonts w:cs="Arial"/>
                <w:i/>
                <w:noProof/>
                <w:sz w:val="22"/>
                <w:lang w:val="id-ID"/>
              </w:rPr>
            </w:pPr>
            <w:ins w:id="3447" w:author="Angga Dwinanto" w:date="2023-05-15T16:02:00Z">
              <w:r w:rsidRPr="004C7321">
                <w:rPr>
                  <w:rFonts w:cs="Arial"/>
                  <w:i/>
                  <w:noProof/>
                  <w:sz w:val="22"/>
                  <w:lang w:val="id-ID"/>
                </w:rPr>
                <w:t xml:space="preserve">Group Head yang bertanggung jawab atas </w:t>
              </w:r>
            </w:ins>
            <w:ins w:id="3448" w:author="Angga Dwinanto" w:date="2023-05-15T16:04:00Z">
              <w:r>
                <w:rPr>
                  <w:rFonts w:cs="Arial"/>
                  <w:i/>
                  <w:noProof/>
                  <w:sz w:val="22"/>
                </w:rPr>
                <w:t>Cyber Security Advisory</w:t>
              </w:r>
            </w:ins>
            <w:ins w:id="3449" w:author="Angga Dwinanto" w:date="2023-05-15T16:06:00Z">
              <w:r>
                <w:rPr>
                  <w:rFonts w:cs="Arial"/>
                  <w:i/>
                  <w:noProof/>
                  <w:sz w:val="22"/>
                </w:rPr>
                <w:t xml:space="preserve">, Strategic, Assurance &amp; </w:t>
              </w:r>
            </w:ins>
            <w:ins w:id="3450" w:author="Angga Dwinanto" w:date="2023-05-15T16:07:00Z">
              <w:r>
                <w:rPr>
                  <w:rFonts w:cs="Arial"/>
                  <w:i/>
                  <w:noProof/>
                  <w:sz w:val="22"/>
                </w:rPr>
                <w:t>G</w:t>
              </w:r>
            </w:ins>
            <w:ins w:id="3451" w:author="Angga Dwinanto" w:date="2023-05-15T16:06:00Z">
              <w:r>
                <w:rPr>
                  <w:rFonts w:cs="Arial"/>
                  <w:i/>
                  <w:noProof/>
                  <w:sz w:val="22"/>
                </w:rPr>
                <w:t>overnance Head</w:t>
              </w:r>
            </w:ins>
            <w:del w:id="3452" w:author="Angga Dwinanto" w:date="2023-05-15T16:02:00Z">
              <w:r w:rsidRPr="004C7321" w:rsidDel="00E369DE">
                <w:rPr>
                  <w:rFonts w:cs="Arial"/>
                  <w:i/>
                  <w:noProof/>
                  <w:sz w:val="22"/>
                  <w:lang w:val="id-ID"/>
                </w:rPr>
                <w:delText>Group Head yang bertanggung jawab atas Project Office terkait</w:delText>
              </w:r>
            </w:del>
          </w:p>
        </w:tc>
      </w:tr>
      <w:tr w:rsidR="00AB2A76" w:rsidRPr="004C7321" w14:paraId="2A62C2E8"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53"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69EE7290" w14:textId="77777777" w:rsidR="00AB2A76" w:rsidRPr="004C7321" w:rsidRDefault="00AB2A76" w:rsidP="00F43AAD">
            <w:pPr>
              <w:pStyle w:val="ListParagraph"/>
              <w:rPr>
                <w:noProof/>
              </w:rPr>
            </w:pPr>
            <w:ins w:id="3454" w:author="Angga Dwinanto" w:date="2023-05-15T16:02:00Z">
              <w:r w:rsidRPr="004C7321">
                <w:rPr>
                  <w:noProof/>
                </w:rPr>
                <w:t>Div 1</w:t>
              </w:r>
            </w:ins>
            <w:del w:id="3455" w:author="Angga Dwinanto" w:date="2023-05-15T16:02:00Z">
              <w:r w:rsidRPr="004C7321" w:rsidDel="00E369DE">
                <w:rPr>
                  <w:noProof/>
                </w:rPr>
                <w:delText>GH5</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56"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7BADE184" w14:textId="77777777" w:rsidR="00AB2A76" w:rsidRPr="004C7321" w:rsidRDefault="00AB2A76" w:rsidP="005C2D97">
            <w:pPr>
              <w:spacing w:line="240" w:lineRule="auto"/>
              <w:jc w:val="both"/>
              <w:rPr>
                <w:rFonts w:cs="Arial"/>
                <w:noProof/>
                <w:sz w:val="22"/>
                <w:lang w:val="id-ID"/>
              </w:rPr>
            </w:pPr>
            <w:ins w:id="3457" w:author="Angga Dwinanto" w:date="2023-05-15T16:02:00Z">
              <w:r w:rsidRPr="004C7321">
                <w:rPr>
                  <w:rFonts w:cs="Arial"/>
                  <w:noProof/>
                  <w:sz w:val="22"/>
                  <w:lang w:val="id-ID"/>
                </w:rPr>
                <w:t>:</w:t>
              </w:r>
            </w:ins>
            <w:del w:id="3458"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59"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58B171AC" w14:textId="77777777" w:rsidR="00AB2A76" w:rsidRPr="00157E78" w:rsidRDefault="00AB2A76">
            <w:pPr>
              <w:spacing w:line="240" w:lineRule="auto"/>
              <w:jc w:val="both"/>
              <w:rPr>
                <w:rFonts w:cs="Arial"/>
                <w:i/>
                <w:noProof/>
                <w:sz w:val="22"/>
              </w:rPr>
            </w:pPr>
            <w:ins w:id="3460" w:author="Angga Dwinanto" w:date="2023-05-15T16:02:00Z">
              <w:r w:rsidRPr="004C7321">
                <w:rPr>
                  <w:rFonts w:cs="Arial"/>
                  <w:i/>
                  <w:noProof/>
                  <w:sz w:val="22"/>
                  <w:lang w:val="id-ID"/>
                </w:rPr>
                <w:t>Division Head yang bertanggung jawab atas Change Management</w:t>
              </w:r>
            </w:ins>
            <w:del w:id="3461" w:author="Angga Dwinanto" w:date="2023-05-15T16:02:00Z">
              <w:r w:rsidRPr="004C7321" w:rsidDel="00E369DE">
                <w:rPr>
                  <w:rFonts w:cs="Arial"/>
                  <w:i/>
                  <w:noProof/>
                  <w:sz w:val="22"/>
                  <w:lang w:val="id-ID"/>
                </w:rPr>
                <w:delText xml:space="preserve">Group Head yang bertanggung jawab atas </w:delText>
              </w:r>
              <w:r w:rsidDel="00E369DE">
                <w:rPr>
                  <w:rFonts w:cs="Arial"/>
                  <w:i/>
                  <w:noProof/>
                  <w:sz w:val="22"/>
                </w:rPr>
                <w:delText xml:space="preserve">IT </w:delText>
              </w:r>
              <w:r w:rsidRPr="004C7321" w:rsidDel="00E369DE">
                <w:rPr>
                  <w:rFonts w:cs="Arial"/>
                  <w:i/>
                  <w:noProof/>
                  <w:sz w:val="22"/>
                  <w:lang w:val="id-ID"/>
                </w:rPr>
                <w:delText>Security</w:delText>
              </w:r>
              <w:r w:rsidDel="00E369DE">
                <w:rPr>
                  <w:rFonts w:cs="Arial"/>
                  <w:i/>
                  <w:noProof/>
                  <w:sz w:val="22"/>
                </w:rPr>
                <w:delText xml:space="preserve"> Solutioning</w:delText>
              </w:r>
            </w:del>
          </w:p>
        </w:tc>
      </w:tr>
      <w:tr w:rsidR="00AB2A76" w:rsidRPr="004C7321" w14:paraId="7F727EBA"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62"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29DBF594" w14:textId="77777777" w:rsidR="00AB2A76" w:rsidRPr="004C7321" w:rsidRDefault="00AB2A76" w:rsidP="00F43AAD">
            <w:pPr>
              <w:pStyle w:val="ListParagraph"/>
              <w:rPr>
                <w:noProof/>
              </w:rPr>
            </w:pPr>
            <w:ins w:id="3463" w:author="Angga Dwinanto" w:date="2023-05-15T16:02:00Z">
              <w:r w:rsidRPr="004C7321">
                <w:rPr>
                  <w:noProof/>
                </w:rPr>
                <w:t>Div 2</w:t>
              </w:r>
            </w:ins>
            <w:del w:id="3464" w:author="Angga Dwinanto" w:date="2023-05-15T16:02:00Z">
              <w:r w:rsidRPr="004C7321" w:rsidDel="00E369DE">
                <w:rPr>
                  <w:noProof/>
                </w:rPr>
                <w:delText>Div 1</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65"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76690A8D" w14:textId="77777777" w:rsidR="00AB2A76" w:rsidRPr="004C7321" w:rsidRDefault="00AB2A76" w:rsidP="005C2D97">
            <w:pPr>
              <w:spacing w:line="240" w:lineRule="auto"/>
              <w:jc w:val="both"/>
              <w:rPr>
                <w:rFonts w:cs="Arial"/>
                <w:noProof/>
                <w:sz w:val="22"/>
                <w:lang w:val="id-ID"/>
              </w:rPr>
            </w:pPr>
            <w:ins w:id="3466" w:author="Angga Dwinanto" w:date="2023-05-15T16:02:00Z">
              <w:r w:rsidRPr="004C7321">
                <w:rPr>
                  <w:rFonts w:cs="Arial"/>
                  <w:noProof/>
                  <w:sz w:val="22"/>
                  <w:lang w:val="id-ID"/>
                </w:rPr>
                <w:t>:</w:t>
              </w:r>
            </w:ins>
            <w:del w:id="3467"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68"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36C6B09E" w14:textId="77777777" w:rsidR="00AB2A76" w:rsidRPr="004C7321" w:rsidRDefault="00AB2A76" w:rsidP="005C2D97">
            <w:pPr>
              <w:spacing w:line="240" w:lineRule="auto"/>
              <w:jc w:val="both"/>
              <w:rPr>
                <w:rFonts w:cs="Arial"/>
                <w:i/>
                <w:noProof/>
                <w:sz w:val="22"/>
                <w:lang w:val="id-ID"/>
              </w:rPr>
            </w:pPr>
            <w:ins w:id="3469" w:author="Angga Dwinanto" w:date="2023-05-15T16:02:00Z">
              <w:r w:rsidRPr="004C7321">
                <w:rPr>
                  <w:rFonts w:cs="Arial"/>
                  <w:i/>
                  <w:noProof/>
                  <w:sz w:val="22"/>
                  <w:lang w:val="id-ID"/>
                </w:rPr>
                <w:t xml:space="preserve">Division Head yang bertanggung jawab atas </w:t>
              </w:r>
              <w:r>
                <w:rPr>
                  <w:rFonts w:cs="Arial"/>
                  <w:i/>
                  <w:noProof/>
                  <w:sz w:val="22"/>
                </w:rPr>
                <w:t>IT Developer</w:t>
              </w:r>
            </w:ins>
            <w:del w:id="3470" w:author="Angga Dwinanto" w:date="2023-05-15T16:02:00Z">
              <w:r w:rsidRPr="004C7321" w:rsidDel="00E369DE">
                <w:rPr>
                  <w:rFonts w:cs="Arial"/>
                  <w:i/>
                  <w:noProof/>
                  <w:sz w:val="22"/>
                  <w:lang w:val="id-ID"/>
                </w:rPr>
                <w:delText>Division Head yang bertanggung jawab atas Change Management</w:delText>
              </w:r>
            </w:del>
          </w:p>
        </w:tc>
      </w:tr>
      <w:tr w:rsidR="00AB2A76" w:rsidRPr="004C7321" w14:paraId="6C42272D"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71"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6674A3E6" w14:textId="77777777" w:rsidR="00AB2A76" w:rsidRPr="004C7321" w:rsidRDefault="00AB2A76" w:rsidP="00F43AAD">
            <w:pPr>
              <w:pStyle w:val="ListParagraph"/>
              <w:rPr>
                <w:noProof/>
              </w:rPr>
            </w:pPr>
            <w:ins w:id="3472" w:author="Angga Dwinanto" w:date="2023-05-15T16:02:00Z">
              <w:r w:rsidRPr="004C7321">
                <w:rPr>
                  <w:noProof/>
                </w:rPr>
                <w:t>Div 3</w:t>
              </w:r>
            </w:ins>
            <w:del w:id="3473" w:author="Angga Dwinanto" w:date="2023-05-15T16:02:00Z">
              <w:r w:rsidRPr="004C7321" w:rsidDel="00E369DE">
                <w:rPr>
                  <w:noProof/>
                </w:rPr>
                <w:delText>Div 2</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74"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23C091FD" w14:textId="77777777" w:rsidR="00AB2A76" w:rsidRPr="004C7321" w:rsidRDefault="00AB2A76" w:rsidP="005C2D97">
            <w:pPr>
              <w:spacing w:line="240" w:lineRule="auto"/>
              <w:jc w:val="both"/>
              <w:rPr>
                <w:rFonts w:cs="Arial"/>
                <w:noProof/>
                <w:sz w:val="22"/>
                <w:lang w:val="id-ID"/>
              </w:rPr>
            </w:pPr>
            <w:ins w:id="3475" w:author="Angga Dwinanto" w:date="2023-05-15T16:02:00Z">
              <w:r w:rsidRPr="004C7321">
                <w:rPr>
                  <w:rFonts w:cs="Arial"/>
                  <w:noProof/>
                  <w:sz w:val="22"/>
                  <w:lang w:val="id-ID"/>
                </w:rPr>
                <w:t>:</w:t>
              </w:r>
            </w:ins>
            <w:del w:id="3476"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77"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2DAD4BD0" w14:textId="77777777" w:rsidR="00AB2A76" w:rsidRPr="0010374B" w:rsidRDefault="00AB2A76" w:rsidP="005C2D97">
            <w:pPr>
              <w:spacing w:line="240" w:lineRule="auto"/>
              <w:jc w:val="both"/>
              <w:rPr>
                <w:rFonts w:cs="Arial"/>
                <w:i/>
                <w:noProof/>
                <w:sz w:val="22"/>
              </w:rPr>
            </w:pPr>
            <w:ins w:id="3478" w:author="Angga Dwinanto" w:date="2023-05-15T16:02:00Z">
              <w:r w:rsidRPr="004C7321">
                <w:rPr>
                  <w:rFonts w:cs="Arial"/>
                  <w:i/>
                  <w:noProof/>
                  <w:sz w:val="22"/>
                  <w:lang w:val="id-ID"/>
                </w:rPr>
                <w:t>Division Head yang bertanggung jawab atas Testing Management</w:t>
              </w:r>
            </w:ins>
            <w:del w:id="3479" w:author="Angga Dwinanto" w:date="2023-05-15T16:02:00Z">
              <w:r w:rsidRPr="004C7321" w:rsidDel="00E369DE">
                <w:rPr>
                  <w:rFonts w:cs="Arial"/>
                  <w:i/>
                  <w:noProof/>
                  <w:sz w:val="22"/>
                  <w:lang w:val="id-ID"/>
                </w:rPr>
                <w:delText xml:space="preserve">Division Head yang bertanggung jawab atas </w:delText>
              </w:r>
              <w:r w:rsidDel="00E369DE">
                <w:rPr>
                  <w:rFonts w:cs="Arial"/>
                  <w:i/>
                  <w:noProof/>
                  <w:sz w:val="22"/>
                </w:rPr>
                <w:delText>IT Developer</w:delText>
              </w:r>
            </w:del>
          </w:p>
        </w:tc>
      </w:tr>
      <w:tr w:rsidR="00AB2A76" w:rsidRPr="004C7321" w14:paraId="7B4B7DE0"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80"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40E5E787" w14:textId="77777777" w:rsidR="00AB2A76" w:rsidRPr="004C7321" w:rsidRDefault="00AB2A76" w:rsidP="00F43AAD">
            <w:pPr>
              <w:pStyle w:val="ListParagraph"/>
              <w:rPr>
                <w:noProof/>
              </w:rPr>
            </w:pPr>
            <w:ins w:id="3481" w:author="Angga Dwinanto" w:date="2023-05-15T16:02:00Z">
              <w:r w:rsidRPr="004C7321">
                <w:rPr>
                  <w:noProof/>
                </w:rPr>
                <w:t xml:space="preserve">Div 4 </w:t>
              </w:r>
            </w:ins>
            <w:del w:id="3482" w:author="Angga Dwinanto" w:date="2023-05-15T16:02:00Z">
              <w:r w:rsidRPr="004C7321" w:rsidDel="00E369DE">
                <w:rPr>
                  <w:noProof/>
                </w:rPr>
                <w:delText>Div 3</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83"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4EEFFB63" w14:textId="77777777" w:rsidR="00AB2A76" w:rsidRPr="004C7321" w:rsidRDefault="00AB2A76" w:rsidP="005C2D97">
            <w:pPr>
              <w:spacing w:line="240" w:lineRule="auto"/>
              <w:jc w:val="both"/>
              <w:rPr>
                <w:rFonts w:cs="Arial"/>
                <w:noProof/>
                <w:sz w:val="22"/>
                <w:lang w:val="id-ID"/>
              </w:rPr>
            </w:pPr>
            <w:ins w:id="3484" w:author="Angga Dwinanto" w:date="2023-05-15T16:02:00Z">
              <w:r w:rsidRPr="004C7321">
                <w:rPr>
                  <w:rFonts w:cs="Arial"/>
                  <w:noProof/>
                  <w:sz w:val="22"/>
                  <w:lang w:val="id-ID"/>
                </w:rPr>
                <w:t>:</w:t>
              </w:r>
            </w:ins>
            <w:del w:id="3485"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486"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678BDA88" w14:textId="0599A56E" w:rsidR="00AB2A76" w:rsidRPr="004C7321" w:rsidRDefault="00AB2A76">
            <w:pPr>
              <w:spacing w:line="240" w:lineRule="auto"/>
              <w:jc w:val="both"/>
              <w:rPr>
                <w:rFonts w:cs="Arial"/>
                <w:i/>
                <w:noProof/>
                <w:sz w:val="22"/>
                <w:lang w:val="id-ID"/>
              </w:rPr>
            </w:pPr>
            <w:ins w:id="3487" w:author="Angga Dwinanto" w:date="2023-05-15T16:02:00Z">
              <w:r w:rsidRPr="004C7321">
                <w:rPr>
                  <w:rFonts w:cs="Arial"/>
                  <w:i/>
                  <w:noProof/>
                  <w:sz w:val="22"/>
                  <w:lang w:val="id-ID"/>
                </w:rPr>
                <w:t xml:space="preserve">Division Head yang bertanggung jawab atas </w:t>
              </w:r>
            </w:ins>
            <w:ins w:id="3488" w:author="Darwin Halomoan Siregar [2]" w:date="2023-07-04T15:04:00Z">
              <w:r w:rsidR="00AF607E">
                <w:rPr>
                  <w:rFonts w:cs="Arial"/>
                  <w:i/>
                  <w:noProof/>
                  <w:sz w:val="22"/>
                </w:rPr>
                <w:t xml:space="preserve">TPM/ IT BA Retail  /IT BA Non-retail </w:t>
              </w:r>
            </w:ins>
            <w:ins w:id="3489" w:author="Angga Dwinanto" w:date="2023-05-15T16:02:00Z">
              <w:del w:id="3490" w:author="Darwin Halomoan Siregar [2]" w:date="2023-07-04T15:04:00Z">
                <w:r w:rsidRPr="004C7321" w:rsidDel="00AF607E">
                  <w:rPr>
                    <w:rFonts w:cs="Arial"/>
                    <w:i/>
                    <w:noProof/>
                    <w:sz w:val="22"/>
                    <w:lang w:val="id-ID"/>
                  </w:rPr>
                  <w:delText>Project Office</w:delText>
                </w:r>
              </w:del>
            </w:ins>
            <w:ins w:id="3491" w:author="Darwin Halomoan Siregar" w:date="2023-06-22T10:52:00Z">
              <w:del w:id="3492" w:author="Darwin Halomoan Siregar [2]" w:date="2023-07-04T15:04:00Z">
                <w:r w:rsidR="00B77A20" w:rsidDel="00AF607E">
                  <w:rPr>
                    <w:rFonts w:cs="Arial"/>
                    <w:i/>
                    <w:noProof/>
                    <w:sz w:val="22"/>
                  </w:rPr>
                  <w:delText>Project Office</w:delText>
                </w:r>
              </w:del>
            </w:ins>
            <w:ins w:id="3493" w:author="Angga Dwinanto" w:date="2023-05-15T16:02:00Z">
              <w:del w:id="3494" w:author="Darwin Halomoan Siregar [2]" w:date="2023-07-04T15:04:00Z">
                <w:r w:rsidRPr="004C7321" w:rsidDel="00AF607E">
                  <w:rPr>
                    <w:rFonts w:cs="Arial"/>
                    <w:i/>
                    <w:noProof/>
                    <w:sz w:val="22"/>
                    <w:lang w:val="id-ID"/>
                  </w:rPr>
                  <w:delText xml:space="preserve"> </w:delText>
                </w:r>
              </w:del>
              <w:r w:rsidRPr="004C7321">
                <w:rPr>
                  <w:rFonts w:cs="Arial"/>
                  <w:i/>
                  <w:noProof/>
                  <w:sz w:val="22"/>
                  <w:lang w:val="id-ID"/>
                </w:rPr>
                <w:t>terkait</w:t>
              </w:r>
            </w:ins>
            <w:del w:id="3495" w:author="Angga Dwinanto" w:date="2023-05-15T16:02:00Z">
              <w:r w:rsidRPr="004C7321" w:rsidDel="00E369DE">
                <w:rPr>
                  <w:rFonts w:cs="Arial"/>
                  <w:i/>
                  <w:noProof/>
                  <w:sz w:val="22"/>
                  <w:lang w:val="id-ID"/>
                </w:rPr>
                <w:delText>Division Head yang bertanggung jawab atas Testing Management</w:delText>
              </w:r>
            </w:del>
          </w:p>
        </w:tc>
      </w:tr>
      <w:tr w:rsidR="00AB2A76" w:rsidRPr="004C7321" w14:paraId="10B79C0D"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96"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1A28FEDA" w14:textId="77777777" w:rsidR="00AB2A76" w:rsidRPr="004C7321" w:rsidRDefault="00AB2A76" w:rsidP="00F43AAD">
            <w:pPr>
              <w:pStyle w:val="ListParagraph"/>
              <w:rPr>
                <w:noProof/>
              </w:rPr>
            </w:pPr>
            <w:ins w:id="3497" w:author="Angga Dwinanto" w:date="2023-05-15T16:02:00Z">
              <w:r w:rsidRPr="004C7321">
                <w:rPr>
                  <w:noProof/>
                </w:rPr>
                <w:lastRenderedPageBreak/>
                <w:t xml:space="preserve">Div 5    </w:t>
              </w:r>
            </w:ins>
            <w:del w:id="3498" w:author="Angga Dwinanto" w:date="2023-05-15T16:02:00Z">
              <w:r w:rsidRPr="004C7321" w:rsidDel="00E369DE">
                <w:rPr>
                  <w:noProof/>
                </w:rPr>
                <w:delText xml:space="preserve">Div 4 </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3499"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31C5AA11" w14:textId="77777777" w:rsidR="00AB2A76" w:rsidRPr="004C7321" w:rsidRDefault="00AB2A76" w:rsidP="005C2D97">
            <w:pPr>
              <w:spacing w:line="240" w:lineRule="auto"/>
              <w:jc w:val="both"/>
              <w:rPr>
                <w:rFonts w:cs="Arial"/>
                <w:noProof/>
                <w:sz w:val="22"/>
                <w:lang w:val="id-ID"/>
              </w:rPr>
            </w:pPr>
            <w:ins w:id="3500" w:author="Angga Dwinanto" w:date="2023-05-15T16:02:00Z">
              <w:r w:rsidRPr="004C7321">
                <w:rPr>
                  <w:rFonts w:cs="Arial"/>
                  <w:noProof/>
                  <w:sz w:val="22"/>
                  <w:lang w:val="id-ID"/>
                </w:rPr>
                <w:t xml:space="preserve">:   </w:t>
              </w:r>
            </w:ins>
            <w:del w:id="3501" w:author="Angga Dwinanto" w:date="2023-05-15T16:02:00Z">
              <w:r w:rsidRPr="004C7321" w:rsidDel="00E369DE">
                <w:rPr>
                  <w:rFonts w:cs="Arial"/>
                  <w:noProof/>
                  <w:sz w:val="22"/>
                  <w:lang w:val="id-ID"/>
                </w:rPr>
                <w:delText>:</w:delText>
              </w:r>
            </w:del>
          </w:p>
        </w:tc>
        <w:tc>
          <w:tcPr>
            <w:tcW w:w="6401" w:type="dxa"/>
            <w:gridSpan w:val="3"/>
            <w:tcBorders>
              <w:top w:val="single" w:sz="4" w:space="0" w:color="auto"/>
              <w:left w:val="single" w:sz="4" w:space="0" w:color="auto"/>
              <w:bottom w:val="single" w:sz="4" w:space="0" w:color="auto"/>
              <w:right w:val="single" w:sz="4" w:space="0" w:color="auto"/>
            </w:tcBorders>
            <w:tcPrChange w:id="3502"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071A22D9" w14:textId="47AB70FF" w:rsidR="00AB2A76" w:rsidRPr="004C7321" w:rsidRDefault="00AB2A76" w:rsidP="005C2D97">
            <w:pPr>
              <w:spacing w:line="240" w:lineRule="auto"/>
              <w:jc w:val="both"/>
              <w:rPr>
                <w:rFonts w:cs="Arial"/>
                <w:i/>
                <w:noProof/>
                <w:sz w:val="22"/>
                <w:lang w:val="id-ID"/>
              </w:rPr>
            </w:pPr>
            <w:ins w:id="3503" w:author="Angga Dwinanto" w:date="2023-05-15T16:02:00Z">
              <w:r w:rsidRPr="004C7321">
                <w:rPr>
                  <w:rFonts w:cs="Arial"/>
                  <w:i/>
                  <w:noProof/>
                  <w:sz w:val="22"/>
                  <w:lang w:val="id-ID"/>
                </w:rPr>
                <w:t xml:space="preserve">Divison Head </w:t>
              </w:r>
            </w:ins>
            <w:ins w:id="3504" w:author="Darwin Halomoan Siregar" w:date="2023-06-22T17:17:00Z">
              <w:r w:rsidR="004B3365">
                <w:rPr>
                  <w:rFonts w:cs="Arial"/>
                  <w:i/>
                  <w:noProof/>
                  <w:sz w:val="22"/>
                </w:rPr>
                <w:t xml:space="preserve">/ setingkat D-3 </w:t>
              </w:r>
            </w:ins>
            <w:ins w:id="3505" w:author="Angga Dwinanto" w:date="2023-05-15T16:02:00Z">
              <w:r w:rsidRPr="004C7321">
                <w:rPr>
                  <w:rFonts w:cs="Arial"/>
                  <w:i/>
                  <w:noProof/>
                  <w:sz w:val="22"/>
                  <w:lang w:val="id-ID"/>
                </w:rPr>
                <w:t xml:space="preserve">yang bertanggung jawab atas atas  </w:t>
              </w:r>
            </w:ins>
            <w:ins w:id="3506" w:author="Angga Dwinanto" w:date="2023-05-15T16:06:00Z">
              <w:r>
                <w:rPr>
                  <w:rFonts w:cs="Arial"/>
                  <w:i/>
                  <w:noProof/>
                  <w:sz w:val="22"/>
                </w:rPr>
                <w:t>C</w:t>
              </w:r>
              <w:r w:rsidR="00383477">
                <w:rPr>
                  <w:rFonts w:cs="Arial"/>
                  <w:i/>
                  <w:noProof/>
                  <w:sz w:val="22"/>
                </w:rPr>
                <w:t xml:space="preserve">yber Security </w:t>
              </w:r>
            </w:ins>
            <w:ins w:id="3507" w:author="Darwin Halomoan Siregar" w:date="2023-06-21T19:40:00Z">
              <w:r w:rsidR="008C69AD" w:rsidRPr="008C69AD">
                <w:rPr>
                  <w:rFonts w:cs="Arial"/>
                  <w:i/>
                  <w:noProof/>
                  <w:sz w:val="22"/>
                  <w:rPrChange w:id="3508" w:author="Darwin Halomoan Siregar" w:date="2023-06-21T19:40:00Z">
                    <w:rPr>
                      <w:rFonts w:asciiTheme="minorHAnsi" w:hAnsiTheme="minorHAnsi" w:cstheme="minorHAnsi"/>
                      <w:sz w:val="20"/>
                    </w:rPr>
                  </w:rPrChange>
                </w:rPr>
                <w:t>Advisory, Strategic, Assurance &amp; Governance</w:t>
              </w:r>
              <w:r w:rsidR="008C69AD" w:rsidDel="008C69AD">
                <w:rPr>
                  <w:rFonts w:cs="Arial"/>
                  <w:i/>
                  <w:noProof/>
                  <w:sz w:val="22"/>
                </w:rPr>
                <w:t xml:space="preserve"> </w:t>
              </w:r>
            </w:ins>
            <w:ins w:id="3509" w:author="Angga Dwinanto" w:date="2023-05-15T16:31:00Z">
              <w:del w:id="3510" w:author="Darwin Halomoan Siregar" w:date="2023-06-21T19:40:00Z">
                <w:r w:rsidR="00383477" w:rsidDel="008C69AD">
                  <w:rPr>
                    <w:rFonts w:cs="Arial"/>
                    <w:i/>
                    <w:noProof/>
                    <w:sz w:val="22"/>
                  </w:rPr>
                  <w:delText>Advisory</w:delText>
                </w:r>
              </w:del>
            </w:ins>
            <w:del w:id="3511" w:author="Angga Dwinanto" w:date="2023-05-15T16:02:00Z">
              <w:r w:rsidRPr="004C7321" w:rsidDel="00E369DE">
                <w:rPr>
                  <w:rFonts w:cs="Arial"/>
                  <w:i/>
                  <w:noProof/>
                  <w:sz w:val="22"/>
                  <w:lang w:val="id-ID"/>
                </w:rPr>
                <w:delText>Division Head yang bertanggung jawab atas Project Office terkait</w:delText>
              </w:r>
            </w:del>
          </w:p>
        </w:tc>
      </w:tr>
      <w:tr w:rsidR="00AB2A76" w:rsidRPr="004C7321" w14:paraId="5920C808" w14:textId="77777777" w:rsidTr="00B72B1B">
        <w:tc>
          <w:tcPr>
            <w:tcW w:w="26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512" w:author="Angga Dwinanto" w:date="2023-05-15T16:02:00Z">
              <w:tcPr>
                <w:tcW w:w="16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6EEA618E" w14:textId="77777777" w:rsidR="00AB2A76" w:rsidRPr="004C7321" w:rsidRDefault="00AB2A76" w:rsidP="00F43AAD">
            <w:pPr>
              <w:pStyle w:val="ListParagraph"/>
              <w:rPr>
                <w:noProof/>
              </w:rPr>
            </w:pPr>
            <w:ins w:id="3513" w:author="Angga Dwinanto" w:date="2023-05-15T16:02:00Z">
              <w:r>
                <w:rPr>
                  <w:noProof/>
                </w:rPr>
                <w:t xml:space="preserve">Div 6 </w:t>
              </w:r>
            </w:ins>
            <w:del w:id="3514" w:author="Angga Dwinanto" w:date="2023-05-15T16:02:00Z">
              <w:r w:rsidRPr="004C7321" w:rsidDel="00E369DE">
                <w:rPr>
                  <w:noProof/>
                </w:rPr>
                <w:delText xml:space="preserve">Div 5    </w:delText>
              </w:r>
            </w:del>
          </w:p>
        </w:tc>
        <w:tc>
          <w:tcPr>
            <w:tcW w:w="3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3515" w:author="Angga Dwinanto" w:date="2023-05-15T16:02:00Z">
              <w:tcPr>
                <w:tcW w:w="27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14:paraId="30AD85B0" w14:textId="77777777" w:rsidR="00AB2A76" w:rsidRPr="004C7321" w:rsidRDefault="00AB2A76" w:rsidP="005C2D97">
            <w:pPr>
              <w:spacing w:line="240" w:lineRule="auto"/>
              <w:jc w:val="both"/>
              <w:rPr>
                <w:rFonts w:cs="Arial"/>
                <w:noProof/>
                <w:sz w:val="22"/>
                <w:lang w:val="id-ID"/>
              </w:rPr>
            </w:pPr>
            <w:ins w:id="3516" w:author="Angga Dwinanto" w:date="2023-05-15T16:02:00Z">
              <w:r>
                <w:rPr>
                  <w:rFonts w:cs="Arial"/>
                  <w:noProof/>
                  <w:sz w:val="22"/>
                </w:rPr>
                <w:t>:</w:t>
              </w:r>
            </w:ins>
            <w:del w:id="3517" w:author="Angga Dwinanto" w:date="2023-05-15T16:02:00Z">
              <w:r w:rsidRPr="004C7321" w:rsidDel="00E369DE">
                <w:rPr>
                  <w:rFonts w:cs="Arial"/>
                  <w:noProof/>
                  <w:sz w:val="22"/>
                  <w:lang w:val="id-ID"/>
                </w:rPr>
                <w:delText xml:space="preserve">:   </w:delText>
              </w:r>
            </w:del>
          </w:p>
        </w:tc>
        <w:tc>
          <w:tcPr>
            <w:tcW w:w="6401" w:type="dxa"/>
            <w:gridSpan w:val="3"/>
            <w:tcBorders>
              <w:top w:val="single" w:sz="4" w:space="0" w:color="auto"/>
              <w:left w:val="single" w:sz="4" w:space="0" w:color="auto"/>
              <w:bottom w:val="single" w:sz="4" w:space="0" w:color="auto"/>
              <w:right w:val="single" w:sz="4" w:space="0" w:color="auto"/>
            </w:tcBorders>
            <w:tcPrChange w:id="3518" w:author="Angga Dwinanto" w:date="2023-05-15T16:02:00Z">
              <w:tcPr>
                <w:tcW w:w="7489" w:type="dxa"/>
                <w:gridSpan w:val="3"/>
                <w:tcBorders>
                  <w:top w:val="single" w:sz="4" w:space="0" w:color="auto"/>
                  <w:left w:val="single" w:sz="4" w:space="0" w:color="auto"/>
                  <w:bottom w:val="single" w:sz="4" w:space="0" w:color="auto"/>
                  <w:right w:val="single" w:sz="4" w:space="0" w:color="auto"/>
                </w:tcBorders>
              </w:tcPr>
            </w:tcPrChange>
          </w:tcPr>
          <w:p w14:paraId="0BEE8995" w14:textId="77777777" w:rsidR="00AB2A76" w:rsidRPr="004C7321" w:rsidRDefault="00AB2A76">
            <w:pPr>
              <w:spacing w:line="240" w:lineRule="auto"/>
              <w:jc w:val="both"/>
              <w:rPr>
                <w:rFonts w:cs="Arial"/>
                <w:i/>
                <w:noProof/>
                <w:sz w:val="22"/>
                <w:lang w:val="id-ID"/>
              </w:rPr>
            </w:pPr>
            <w:ins w:id="3519" w:author="Angga Dwinanto" w:date="2023-05-15T16:02:00Z">
              <w:r w:rsidRPr="004C7321">
                <w:rPr>
                  <w:rFonts w:cs="Arial"/>
                  <w:i/>
                  <w:noProof/>
                  <w:sz w:val="22"/>
                  <w:lang w:val="id-ID"/>
                </w:rPr>
                <w:t>Divison Head yang bertanggung jawab atas atas Infrastructure</w:t>
              </w:r>
              <w:r>
                <w:rPr>
                  <w:rFonts w:cs="Arial"/>
                  <w:i/>
                  <w:noProof/>
                  <w:sz w:val="22"/>
                </w:rPr>
                <w:t xml:space="preserve"> System Management</w:t>
              </w:r>
            </w:ins>
            <w:del w:id="3520" w:author="Angga Dwinanto" w:date="2023-05-15T16:02:00Z">
              <w:r w:rsidRPr="004C7321" w:rsidDel="00E369DE">
                <w:rPr>
                  <w:rFonts w:cs="Arial"/>
                  <w:i/>
                  <w:noProof/>
                  <w:sz w:val="22"/>
                  <w:lang w:val="id-ID"/>
                </w:rPr>
                <w:delText xml:space="preserve">Divison Head yang bertanggung jawab atas atas  </w:delText>
              </w:r>
              <w:r w:rsidDel="00E369DE">
                <w:rPr>
                  <w:rFonts w:cs="Arial"/>
                  <w:i/>
                  <w:noProof/>
                  <w:sz w:val="22"/>
                </w:rPr>
                <w:delText xml:space="preserve">IT </w:delText>
              </w:r>
              <w:r w:rsidRPr="004C7321" w:rsidDel="00E369DE">
                <w:rPr>
                  <w:rFonts w:cs="Arial"/>
                  <w:i/>
                  <w:noProof/>
                  <w:sz w:val="22"/>
                  <w:lang w:val="id-ID"/>
                </w:rPr>
                <w:delText>Security</w:delText>
              </w:r>
              <w:r w:rsidDel="00E369DE">
                <w:rPr>
                  <w:rFonts w:cs="Arial"/>
                  <w:i/>
                  <w:noProof/>
                  <w:sz w:val="22"/>
                </w:rPr>
                <w:delText xml:space="preserve"> Solutioning</w:delText>
              </w:r>
            </w:del>
          </w:p>
        </w:tc>
      </w:tr>
      <w:tr w:rsidR="00B72B1B" w:rsidRPr="004C7321" w14:paraId="22FA2315" w14:textId="77777777" w:rsidTr="00026897">
        <w:tc>
          <w:tcPr>
            <w:tcW w:w="9377"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A6CFDE" w14:textId="77777777" w:rsidR="00B72B1B" w:rsidRPr="004C7321" w:rsidRDefault="00B72B1B" w:rsidP="00F43AAD">
            <w:pPr>
              <w:pStyle w:val="ListParagraph"/>
              <w:rPr>
                <w:ins w:id="3521" w:author="Angga Dwinanto" w:date="2023-05-15T16:02:00Z"/>
                <w:noProof/>
              </w:rPr>
            </w:pPr>
            <w:ins w:id="3522" w:author="Angga Dwinanto" w:date="2023-05-15T16:02:00Z">
              <w:r w:rsidRPr="004C7321">
                <w:rPr>
                  <w:noProof/>
                </w:rPr>
                <w:t>Aktivitas-aktivitas tersebut dapat di-</w:t>
              </w:r>
              <w:r w:rsidRPr="004C7321">
                <w:rPr>
                  <w:i/>
                  <w:iCs/>
                  <w:noProof/>
                </w:rPr>
                <w:t>mix</w:t>
              </w:r>
              <w:r w:rsidRPr="004C7321">
                <w:rPr>
                  <w:noProof/>
                </w:rPr>
                <w:t xml:space="preserve"> sesuai kebutuhan</w:t>
              </w:r>
            </w:ins>
          </w:p>
          <w:p w14:paraId="6F81663D" w14:textId="77777777" w:rsidR="00B72B1B" w:rsidRPr="004C7321" w:rsidDel="00547CBE" w:rsidRDefault="00B72B1B">
            <w:pPr>
              <w:pStyle w:val="ListParagraph"/>
              <w:rPr>
                <w:del w:id="3523" w:author="Zhafar Kartika Putra" w:date="2023-06-15T10:33:00Z"/>
                <w:noProof/>
              </w:rPr>
            </w:pPr>
            <w:ins w:id="3524" w:author="Angga Dwinanto" w:date="2023-05-15T16:02:00Z">
              <w:r w:rsidRPr="004C7321">
                <w:rPr>
                  <w:i/>
                  <w:noProof/>
                </w:rPr>
                <w:t>Promote Regulatory</w:t>
              </w:r>
              <w:r w:rsidRPr="004C7321">
                <w:rPr>
                  <w:noProof/>
                </w:rPr>
                <w:t xml:space="preserve"> dilengkapi dengan bukti surat dari Regulator terkait antara lain BI, OJK.</w:t>
              </w:r>
            </w:ins>
            <w:del w:id="3525" w:author="Angga Dwinanto" w:date="2023-05-15T16:02:00Z">
              <w:r w:rsidDel="00E369DE">
                <w:rPr>
                  <w:noProof/>
                </w:rPr>
                <w:delText xml:space="preserve">Div 6 </w:delText>
              </w:r>
            </w:del>
          </w:p>
          <w:p w14:paraId="523C3642" w14:textId="77777777" w:rsidR="00B72B1B" w:rsidRPr="00547CBE" w:rsidDel="00547CBE" w:rsidRDefault="00B72B1B">
            <w:pPr>
              <w:pStyle w:val="ListParagraph"/>
              <w:rPr>
                <w:del w:id="3526" w:author="Zhafar Kartika Putra" w:date="2023-06-15T10:33:00Z"/>
                <w:rFonts w:cs="Arial"/>
                <w:noProof/>
                <w:sz w:val="22"/>
                <w:rPrChange w:id="3527" w:author="Zhafar Kartika Putra" w:date="2023-06-15T10:33:00Z">
                  <w:rPr>
                    <w:del w:id="3528" w:author="Zhafar Kartika Putra" w:date="2023-06-15T10:33:00Z"/>
                    <w:noProof/>
                  </w:rPr>
                </w:rPrChange>
              </w:rPr>
              <w:pPrChange w:id="3529" w:author="Zhafar Kartika Putra" w:date="2023-06-15T10:33:00Z">
                <w:pPr>
                  <w:spacing w:line="240" w:lineRule="auto"/>
                  <w:jc w:val="both"/>
                </w:pPr>
              </w:pPrChange>
            </w:pPr>
            <w:del w:id="3530" w:author="Angga Dwinanto" w:date="2023-05-15T16:02:00Z">
              <w:r w:rsidRPr="00547CBE" w:rsidDel="00E369DE">
                <w:rPr>
                  <w:rFonts w:cs="Arial"/>
                  <w:noProof/>
                  <w:sz w:val="22"/>
                  <w:rPrChange w:id="3531" w:author="Zhafar Kartika Putra" w:date="2023-06-15T10:33:00Z">
                    <w:rPr>
                      <w:noProof/>
                    </w:rPr>
                  </w:rPrChange>
                </w:rPr>
                <w:delText>:</w:delText>
              </w:r>
            </w:del>
          </w:p>
          <w:p w14:paraId="6AFA64CE" w14:textId="77777777" w:rsidR="00B72B1B" w:rsidRPr="00547CBE" w:rsidRDefault="00B72B1B">
            <w:pPr>
              <w:pStyle w:val="ListParagraph"/>
              <w:rPr>
                <w:rFonts w:cs="Arial"/>
                <w:i/>
                <w:noProof/>
                <w:sz w:val="22"/>
                <w:rPrChange w:id="3532" w:author="Zhafar Kartika Putra" w:date="2023-06-15T10:33:00Z">
                  <w:rPr>
                    <w:noProof/>
                  </w:rPr>
                </w:rPrChange>
              </w:rPr>
              <w:pPrChange w:id="3533" w:author="Zhafar Kartika Putra" w:date="2023-06-15T10:33:00Z">
                <w:pPr>
                  <w:spacing w:line="240" w:lineRule="auto"/>
                  <w:jc w:val="both"/>
                </w:pPr>
              </w:pPrChange>
            </w:pPr>
            <w:del w:id="3534" w:author="Angga Dwinanto" w:date="2023-05-15T16:02:00Z">
              <w:r w:rsidRPr="00547CBE" w:rsidDel="00E369DE">
                <w:rPr>
                  <w:rFonts w:cs="Arial"/>
                  <w:i/>
                  <w:noProof/>
                  <w:sz w:val="22"/>
                  <w:rPrChange w:id="3535" w:author="Zhafar Kartika Putra" w:date="2023-06-15T10:33:00Z">
                    <w:rPr>
                      <w:noProof/>
                    </w:rPr>
                  </w:rPrChange>
                </w:rPr>
                <w:delText>Divison Head yang bertanggung jawab atas atas Infrastructure System Management</w:delText>
              </w:r>
            </w:del>
          </w:p>
        </w:tc>
      </w:tr>
      <w:tr w:rsidR="00AB2A76" w:rsidRPr="004C7321" w:rsidDel="00B72B1B" w14:paraId="243C238A" w14:textId="77777777" w:rsidTr="001E1755">
        <w:trPr>
          <w:del w:id="3536" w:author="Angga Dwinanto" w:date="2023-05-15T16:23:00Z"/>
        </w:trPr>
        <w:tc>
          <w:tcPr>
            <w:tcW w:w="9377" w:type="dxa"/>
            <w:gridSpan w:val="5"/>
            <w:tcBorders>
              <w:top w:val="single" w:sz="4" w:space="0" w:color="auto"/>
              <w:left w:val="single" w:sz="4" w:space="0" w:color="auto"/>
              <w:bottom w:val="single" w:sz="4" w:space="0" w:color="auto"/>
              <w:right w:val="single" w:sz="4" w:space="0" w:color="auto"/>
            </w:tcBorders>
          </w:tcPr>
          <w:p w14:paraId="71209400" w14:textId="77777777" w:rsidR="00AB2A76" w:rsidRPr="004C7321" w:rsidDel="00576BCB" w:rsidRDefault="00AB2A76" w:rsidP="00F43AAD">
            <w:pPr>
              <w:pStyle w:val="ListParagraph"/>
              <w:rPr>
                <w:del w:id="3537" w:author="Angga Dwinanto" w:date="2023-05-15T16:02:00Z"/>
                <w:noProof/>
              </w:rPr>
            </w:pPr>
            <w:del w:id="3538" w:author="Angga Dwinanto" w:date="2023-05-15T16:02:00Z">
              <w:r w:rsidRPr="004C7321" w:rsidDel="00576BCB">
                <w:rPr>
                  <w:noProof/>
                </w:rPr>
                <w:delText>Aktivitas-aktivitas tersebut dapat di-</w:delText>
              </w:r>
              <w:r w:rsidRPr="004C7321" w:rsidDel="00576BCB">
                <w:rPr>
                  <w:i/>
                  <w:iCs/>
                  <w:noProof/>
                </w:rPr>
                <w:delText>mix</w:delText>
              </w:r>
              <w:r w:rsidRPr="004C7321" w:rsidDel="00576BCB">
                <w:rPr>
                  <w:noProof/>
                </w:rPr>
                <w:delText xml:space="preserve"> sesuai kebutuhan</w:delText>
              </w:r>
            </w:del>
          </w:p>
          <w:p w14:paraId="09DAA6C2" w14:textId="77777777" w:rsidR="00AB2A76" w:rsidRPr="004C7321" w:rsidDel="00B72B1B" w:rsidRDefault="00AB2A76" w:rsidP="00F43AAD">
            <w:pPr>
              <w:pStyle w:val="ListParagraph"/>
              <w:rPr>
                <w:del w:id="3539" w:author="Angga Dwinanto" w:date="2023-05-15T16:23:00Z"/>
                <w:noProof/>
              </w:rPr>
            </w:pPr>
            <w:del w:id="3540" w:author="Angga Dwinanto" w:date="2023-05-15T16:02:00Z">
              <w:r w:rsidRPr="004C7321" w:rsidDel="00576BCB">
                <w:rPr>
                  <w:i/>
                  <w:noProof/>
                </w:rPr>
                <w:delText>Promote Regulatory</w:delText>
              </w:r>
              <w:r w:rsidRPr="004C7321" w:rsidDel="00576BCB">
                <w:rPr>
                  <w:noProof/>
                </w:rPr>
                <w:delText xml:space="preserve"> dilengkapi dengan bukti surat dari Regulator terkait antara lain BI, OJK.</w:delText>
              </w:r>
            </w:del>
          </w:p>
        </w:tc>
      </w:tr>
    </w:tbl>
    <w:p w14:paraId="322C2E6A" w14:textId="77777777" w:rsidR="00547CBE" w:rsidRDefault="00547CBE">
      <w:pPr>
        <w:spacing w:line="240" w:lineRule="auto"/>
        <w:rPr>
          <w:ins w:id="3541" w:author="Zhafar Kartika Putra" w:date="2023-06-15T10:34:00Z"/>
          <w:rFonts w:cs="Arial"/>
          <w:b/>
          <w:bCs/>
          <w:noProof/>
          <w:szCs w:val="24"/>
          <w:highlight w:val="lightGray"/>
          <w:lang w:val="id-ID"/>
        </w:rPr>
      </w:pPr>
      <w:ins w:id="3542" w:author="Zhafar Kartika Putra" w:date="2023-06-15T10:34:00Z">
        <w:r>
          <w:rPr>
            <w:noProof/>
            <w:highlight w:val="lightGray"/>
            <w:lang w:val="id-ID"/>
          </w:rPr>
          <w:br w:type="page"/>
        </w:r>
      </w:ins>
    </w:p>
    <w:p w14:paraId="63FD64B5" w14:textId="77777777" w:rsidR="00DE170E" w:rsidRPr="004C7321" w:rsidRDefault="00DF5E69">
      <w:pPr>
        <w:pStyle w:val="Heading2"/>
        <w:rPr>
          <w:noProof/>
          <w:lang w:val="id-ID"/>
        </w:rPr>
      </w:pPr>
      <w:bookmarkStart w:id="3543" w:name="_Toc138171004"/>
      <w:r w:rsidRPr="004C7321">
        <w:rPr>
          <w:noProof/>
          <w:lang w:val="id-ID"/>
        </w:rPr>
        <w:lastRenderedPageBreak/>
        <w:t>Form</w:t>
      </w:r>
      <w:r w:rsidR="004916B8" w:rsidRPr="004C7321">
        <w:rPr>
          <w:noProof/>
          <w:lang w:val="id-ID"/>
        </w:rPr>
        <w:t xml:space="preserve"> Technical PIR</w:t>
      </w:r>
      <w:bookmarkEnd w:id="3543"/>
      <w:r w:rsidR="004916B8" w:rsidRPr="004C7321">
        <w:rPr>
          <w:noProof/>
          <w:lang w:val="id-ID"/>
        </w:rPr>
        <w:t xml:space="preserve"> </w:t>
      </w:r>
    </w:p>
    <w:p w14:paraId="0B0D698B" w14:textId="77777777" w:rsidR="008166C0" w:rsidRPr="004C7321" w:rsidRDefault="00F50FC9" w:rsidP="00CC404F">
      <w:pPr>
        <w:ind w:left="360" w:hanging="360"/>
        <w:rPr>
          <w:rFonts w:cs="Arial"/>
          <w:b/>
          <w:noProof/>
          <w:lang w:val="id-ID"/>
        </w:rPr>
      </w:pPr>
      <w:r w:rsidRPr="00394112">
        <w:rPr>
          <w:noProof/>
        </w:rPr>
        <w:drawing>
          <wp:inline distT="0" distB="0" distL="0" distR="0" wp14:anchorId="3AD53916" wp14:editId="20FBCD0C">
            <wp:extent cx="5912016" cy="68752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r="6255"/>
                    <a:stretch/>
                  </pic:blipFill>
                  <pic:spPr bwMode="auto">
                    <a:xfrm>
                      <a:off x="0" y="0"/>
                      <a:ext cx="5918994" cy="6883368"/>
                    </a:xfrm>
                    <a:prstGeom prst="rect">
                      <a:avLst/>
                    </a:prstGeom>
                    <a:noFill/>
                    <a:ln>
                      <a:noFill/>
                    </a:ln>
                    <a:extLst>
                      <a:ext uri="{53640926-AAD7-44D8-BBD7-CCE9431645EC}">
                        <a14:shadowObscured xmlns:a14="http://schemas.microsoft.com/office/drawing/2010/main"/>
                      </a:ext>
                    </a:extLst>
                  </pic:spPr>
                </pic:pic>
              </a:graphicData>
            </a:graphic>
          </wp:inline>
        </w:drawing>
      </w:r>
    </w:p>
    <w:p w14:paraId="1C96C1A8" w14:textId="77777777" w:rsidR="00556F3D" w:rsidRDefault="00915196" w:rsidP="00CC404F">
      <w:pPr>
        <w:ind w:left="360" w:hanging="360"/>
        <w:rPr>
          <w:rFonts w:cs="Arial"/>
          <w:b/>
          <w:noProof/>
          <w:lang w:val="id-ID"/>
        </w:rPr>
      </w:pPr>
      <w:r w:rsidRPr="004C7321">
        <w:rPr>
          <w:rFonts w:cs="Arial"/>
          <w:b/>
          <w:noProof/>
          <w:lang w:val="id-ID"/>
        </w:rPr>
        <w:t xml:space="preserve"> </w:t>
      </w:r>
    </w:p>
    <w:p w14:paraId="5E8FFA6F" w14:textId="77777777" w:rsidR="00556F3D" w:rsidRDefault="00556F3D">
      <w:pPr>
        <w:spacing w:line="240" w:lineRule="auto"/>
        <w:rPr>
          <w:rFonts w:cs="Arial"/>
          <w:b/>
          <w:noProof/>
          <w:lang w:val="id-ID"/>
        </w:rPr>
      </w:pPr>
      <w:r>
        <w:rPr>
          <w:rFonts w:cs="Arial"/>
          <w:b/>
          <w:noProof/>
          <w:lang w:val="id-ID"/>
        </w:rPr>
        <w:br w:type="page"/>
      </w:r>
    </w:p>
    <w:p w14:paraId="54875B33" w14:textId="77777777" w:rsidR="004E3D7B" w:rsidRPr="004C7321" w:rsidRDefault="004E3D7B">
      <w:pPr>
        <w:pStyle w:val="Heading2"/>
        <w:rPr>
          <w:noProof/>
          <w:lang w:val="id-ID"/>
        </w:rPr>
      </w:pPr>
      <w:bookmarkStart w:id="3544" w:name="_Toc64375375"/>
      <w:bookmarkStart w:id="3545" w:name="_Toc64375376"/>
      <w:bookmarkStart w:id="3546" w:name="_Toc64375377"/>
      <w:bookmarkStart w:id="3547" w:name="_Toc64375378"/>
      <w:bookmarkStart w:id="3548" w:name="_Toc138171005"/>
      <w:bookmarkEnd w:id="3544"/>
      <w:bookmarkEnd w:id="3545"/>
      <w:bookmarkEnd w:id="3546"/>
      <w:bookmarkEnd w:id="3547"/>
      <w:r w:rsidRPr="004C7321">
        <w:rPr>
          <w:noProof/>
          <w:lang w:val="id-ID"/>
        </w:rPr>
        <w:lastRenderedPageBreak/>
        <w:t>Form Approval Promote</w:t>
      </w:r>
      <w:bookmarkEnd w:id="3548"/>
    </w:p>
    <w:p w14:paraId="67C29C6D" w14:textId="77777777" w:rsidR="004E3D7B" w:rsidRPr="004C7321" w:rsidRDefault="001F7AC1" w:rsidP="001F7AC1">
      <w:pPr>
        <w:ind w:left="450"/>
        <w:rPr>
          <w:noProof/>
          <w:lang w:val="id-ID"/>
        </w:rPr>
      </w:pPr>
      <w:del w:id="3549" w:author="Angga Dwinanto" w:date="2023-06-12T10:13:00Z">
        <w:r w:rsidDel="00A23070">
          <w:rPr>
            <w:noProof/>
          </w:rPr>
          <w:drawing>
            <wp:inline distT="0" distB="0" distL="0" distR="0" wp14:anchorId="76F606D8" wp14:editId="5771833B">
              <wp:extent cx="5476875" cy="58864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5476875" cy="5886450"/>
                      </a:xfrm>
                      <a:prstGeom prst="rect">
                        <a:avLst/>
                      </a:prstGeom>
                      <a:ln>
                        <a:solidFill>
                          <a:schemeClr val="tx1"/>
                        </a:solidFill>
                      </a:ln>
                    </pic:spPr>
                  </pic:pic>
                </a:graphicData>
              </a:graphic>
            </wp:inline>
          </w:drawing>
        </w:r>
      </w:del>
      <w:ins w:id="3550" w:author="Angga Dwinanto" w:date="2023-06-12T10:13:00Z">
        <w:del w:id="3551" w:author="Zhafar Kartika Putra" w:date="2023-06-15T10:33:00Z">
          <w:r w:rsidR="00A23070" w:rsidRPr="00A23070" w:rsidDel="00547CBE">
            <w:rPr>
              <w:noProof/>
            </w:rPr>
            <w:drawing>
              <wp:inline distT="0" distB="0" distL="0" distR="0" wp14:anchorId="38C44487" wp14:editId="5C85BD91">
                <wp:extent cx="5448300" cy="618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5707" cy="6201475"/>
                        </a:xfrm>
                        <a:prstGeom prst="rect">
                          <a:avLst/>
                        </a:prstGeom>
                      </pic:spPr>
                    </pic:pic>
                  </a:graphicData>
                </a:graphic>
              </wp:inline>
            </w:drawing>
          </w:r>
        </w:del>
      </w:ins>
      <w:ins w:id="3552" w:author="Zhafar Kartika Putra" w:date="2023-06-15T10:33:00Z">
        <w:r w:rsidR="00547CBE">
          <w:rPr>
            <w:noProof/>
          </w:rPr>
          <w:drawing>
            <wp:inline distT="0" distB="0" distL="0" distR="0" wp14:anchorId="11C64B4E" wp14:editId="7F43AAD3">
              <wp:extent cx="5048250" cy="5895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5895975"/>
                      </a:xfrm>
                      <a:prstGeom prst="rect">
                        <a:avLst/>
                      </a:prstGeom>
                    </pic:spPr>
                  </pic:pic>
                </a:graphicData>
              </a:graphic>
            </wp:inline>
          </w:drawing>
        </w:r>
      </w:ins>
    </w:p>
    <w:p w14:paraId="2FF7E6D4" w14:textId="77777777" w:rsidR="004E3D7B" w:rsidRPr="004C7321" w:rsidRDefault="004E3D7B" w:rsidP="004E3D7B">
      <w:pPr>
        <w:rPr>
          <w:noProof/>
          <w:lang w:val="id-ID"/>
        </w:rPr>
      </w:pPr>
    </w:p>
    <w:p w14:paraId="545F15B3" w14:textId="77777777" w:rsidR="004E3D7B" w:rsidRPr="004C7321" w:rsidRDefault="004E3D7B" w:rsidP="004E3D7B">
      <w:pPr>
        <w:rPr>
          <w:noProof/>
          <w:lang w:val="id-ID"/>
        </w:rPr>
      </w:pPr>
    </w:p>
    <w:p w14:paraId="5ED06731" w14:textId="77777777" w:rsidR="004E3D7B" w:rsidRPr="004C7321" w:rsidRDefault="004E3D7B" w:rsidP="004E3D7B">
      <w:pPr>
        <w:rPr>
          <w:noProof/>
          <w:lang w:val="id-ID"/>
        </w:rPr>
      </w:pPr>
    </w:p>
    <w:p w14:paraId="7C13A39B" w14:textId="77777777" w:rsidR="004E3D7B" w:rsidRPr="004C7321" w:rsidRDefault="004E3D7B" w:rsidP="004E3D7B">
      <w:pPr>
        <w:rPr>
          <w:noProof/>
          <w:lang w:val="id-ID"/>
        </w:rPr>
      </w:pPr>
    </w:p>
    <w:p w14:paraId="1878653A" w14:textId="77777777" w:rsidR="004E3D7B" w:rsidRPr="004C7321" w:rsidRDefault="004E3D7B" w:rsidP="004E3D7B">
      <w:pPr>
        <w:rPr>
          <w:noProof/>
          <w:lang w:val="id-ID"/>
        </w:rPr>
      </w:pPr>
    </w:p>
    <w:p w14:paraId="5DD0158B" w14:textId="77777777" w:rsidR="004E3D7B" w:rsidRPr="004C7321" w:rsidRDefault="004E3D7B" w:rsidP="004E3D7B">
      <w:pPr>
        <w:rPr>
          <w:noProof/>
          <w:lang w:val="id-ID"/>
        </w:rPr>
      </w:pPr>
    </w:p>
    <w:p w14:paraId="12D76D89" w14:textId="77777777" w:rsidR="004E3D7B" w:rsidRPr="004C7321" w:rsidRDefault="004E3D7B" w:rsidP="004E3D7B">
      <w:pPr>
        <w:rPr>
          <w:noProof/>
          <w:lang w:val="id-ID"/>
        </w:rPr>
      </w:pPr>
    </w:p>
    <w:p w14:paraId="6D91D3CB" w14:textId="77777777" w:rsidR="00CC404F" w:rsidRPr="004C7321" w:rsidRDefault="004E3D7B">
      <w:pPr>
        <w:pStyle w:val="Heading2"/>
        <w:rPr>
          <w:noProof/>
          <w:lang w:val="id-ID"/>
        </w:rPr>
      </w:pPr>
      <w:bookmarkStart w:id="3553" w:name="_Toc138171006"/>
      <w:r w:rsidRPr="004C7321">
        <w:rPr>
          <w:noProof/>
          <w:lang w:val="id-ID"/>
        </w:rPr>
        <w:lastRenderedPageBreak/>
        <w:t>T</w:t>
      </w:r>
      <w:r w:rsidR="00CC404F" w:rsidRPr="004C7321">
        <w:rPr>
          <w:noProof/>
          <w:lang w:val="id-ID"/>
        </w:rPr>
        <w:t>abel Standard Changes</w:t>
      </w:r>
      <w:bookmarkEnd w:id="3553"/>
    </w:p>
    <w:p w14:paraId="0E770756" w14:textId="77777777" w:rsidR="00F27B92" w:rsidRPr="00FF4C2F" w:rsidRDefault="00F27B92" w:rsidP="00FF4C2F">
      <w:pPr>
        <w:rPr>
          <w:rFonts w:cs="Arial"/>
          <w:noProof/>
        </w:rPr>
      </w:pPr>
    </w:p>
    <w:tbl>
      <w:tblPr>
        <w:tblW w:w="9220" w:type="dxa"/>
        <w:tblLook w:val="04A0" w:firstRow="1" w:lastRow="0" w:firstColumn="1" w:lastColumn="0" w:noHBand="0" w:noVBand="1"/>
      </w:tblPr>
      <w:tblGrid>
        <w:gridCol w:w="600"/>
        <w:gridCol w:w="8620"/>
      </w:tblGrid>
      <w:tr w:rsidR="005C5E19" w:rsidRPr="004C7321" w14:paraId="2862E2EB" w14:textId="77777777" w:rsidTr="005C5E19">
        <w:trPr>
          <w:trHeight w:val="300"/>
        </w:trPr>
        <w:tc>
          <w:tcPr>
            <w:tcW w:w="60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07613A00" w14:textId="77777777" w:rsidR="005C5E19" w:rsidRPr="004C7321" w:rsidRDefault="005C5E19"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No</w:t>
            </w:r>
          </w:p>
        </w:tc>
        <w:tc>
          <w:tcPr>
            <w:tcW w:w="8620" w:type="dxa"/>
            <w:tcBorders>
              <w:top w:val="single" w:sz="4" w:space="0" w:color="auto"/>
              <w:left w:val="nil"/>
              <w:bottom w:val="single" w:sz="4" w:space="0" w:color="auto"/>
              <w:right w:val="single" w:sz="4" w:space="0" w:color="auto"/>
            </w:tcBorders>
            <w:shd w:val="clear" w:color="000000" w:fill="A6A6A6"/>
            <w:vAlign w:val="center"/>
            <w:hideMark/>
          </w:tcPr>
          <w:p w14:paraId="37FAB79D" w14:textId="77777777" w:rsidR="005C5E19" w:rsidRPr="004C7321" w:rsidRDefault="005C5E19" w:rsidP="005C5E19">
            <w:pPr>
              <w:spacing w:line="240" w:lineRule="auto"/>
              <w:jc w:val="center"/>
              <w:rPr>
                <w:rFonts w:eastAsia="Times New Roman" w:cs="Arial"/>
                <w:i/>
                <w:iCs/>
                <w:noProof/>
                <w:color w:val="000000"/>
                <w:szCs w:val="24"/>
                <w:lang w:val="id-ID"/>
              </w:rPr>
            </w:pPr>
            <w:r w:rsidRPr="004C7321">
              <w:rPr>
                <w:rFonts w:eastAsia="Times New Roman" w:cs="Arial"/>
                <w:i/>
                <w:iCs/>
                <w:noProof/>
                <w:color w:val="000000"/>
                <w:szCs w:val="24"/>
                <w:lang w:val="id-ID"/>
              </w:rPr>
              <w:t>Application</w:t>
            </w:r>
          </w:p>
        </w:tc>
      </w:tr>
      <w:tr w:rsidR="005C5E19" w:rsidRPr="004C7321" w14:paraId="4B87FA1C"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74A825E3" w14:textId="77777777" w:rsidR="005C5E19" w:rsidRPr="004C7321" w:rsidRDefault="005C5E19"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1</w:t>
            </w:r>
          </w:p>
        </w:tc>
        <w:tc>
          <w:tcPr>
            <w:tcW w:w="8620" w:type="dxa"/>
            <w:tcBorders>
              <w:top w:val="nil"/>
              <w:left w:val="nil"/>
              <w:bottom w:val="single" w:sz="4" w:space="0" w:color="auto"/>
              <w:right w:val="single" w:sz="4" w:space="0" w:color="auto"/>
            </w:tcBorders>
            <w:shd w:val="clear" w:color="auto" w:fill="auto"/>
            <w:vAlign w:val="center"/>
            <w:hideMark/>
          </w:tcPr>
          <w:p w14:paraId="71C27178"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Update License rutin ( Tidak ada testing )</w:t>
            </w:r>
          </w:p>
        </w:tc>
      </w:tr>
      <w:tr w:rsidR="005C5E19" w:rsidRPr="004C7321" w14:paraId="4EB1C9BB"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3A92E534" w14:textId="77777777" w:rsidR="005C5E19" w:rsidRPr="004C7321" w:rsidRDefault="005C5E19"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2</w:t>
            </w:r>
          </w:p>
        </w:tc>
        <w:tc>
          <w:tcPr>
            <w:tcW w:w="8620" w:type="dxa"/>
            <w:tcBorders>
              <w:top w:val="nil"/>
              <w:left w:val="nil"/>
              <w:bottom w:val="single" w:sz="4" w:space="0" w:color="auto"/>
              <w:right w:val="single" w:sz="4" w:space="0" w:color="auto"/>
            </w:tcBorders>
            <w:shd w:val="clear" w:color="auto" w:fill="auto"/>
            <w:vAlign w:val="center"/>
            <w:hideMark/>
          </w:tcPr>
          <w:p w14:paraId="306FDE59"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 xml:space="preserve">Housekeeping berulang ( Tidak ada </w:t>
            </w:r>
            <w:r w:rsidRPr="004C7321">
              <w:rPr>
                <w:rFonts w:eastAsia="Times New Roman" w:cs="Arial"/>
                <w:i/>
                <w:noProof/>
                <w:color w:val="000000"/>
                <w:sz w:val="22"/>
                <w:lang w:val="id-ID"/>
              </w:rPr>
              <w:t xml:space="preserve">promote </w:t>
            </w:r>
            <w:r w:rsidRPr="004C7321">
              <w:rPr>
                <w:rFonts w:eastAsia="Times New Roman" w:cs="Arial"/>
                <w:noProof/>
                <w:color w:val="000000"/>
                <w:sz w:val="22"/>
                <w:lang w:val="id-ID"/>
              </w:rPr>
              <w:t>object program )</w:t>
            </w:r>
          </w:p>
        </w:tc>
      </w:tr>
      <w:tr w:rsidR="005C5E19" w:rsidRPr="004C7321" w14:paraId="41C0C8CD"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1594FD21" w14:textId="77777777" w:rsidR="005C5E19" w:rsidRPr="004C7321" w:rsidRDefault="005C5E19"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3</w:t>
            </w:r>
          </w:p>
        </w:tc>
        <w:tc>
          <w:tcPr>
            <w:tcW w:w="8620" w:type="dxa"/>
            <w:tcBorders>
              <w:top w:val="nil"/>
              <w:left w:val="nil"/>
              <w:bottom w:val="single" w:sz="4" w:space="0" w:color="auto"/>
              <w:right w:val="single" w:sz="4" w:space="0" w:color="auto"/>
            </w:tcBorders>
            <w:shd w:val="clear" w:color="auto" w:fill="auto"/>
            <w:vAlign w:val="center"/>
            <w:hideMark/>
          </w:tcPr>
          <w:p w14:paraId="0FBF8793"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Import template berulang ( ex.OCR template training )</w:t>
            </w:r>
          </w:p>
        </w:tc>
      </w:tr>
      <w:tr w:rsidR="005C5E19" w:rsidRPr="004C7321" w14:paraId="5E9C18E7" w14:textId="77777777" w:rsidTr="005C5E19">
        <w:trPr>
          <w:trHeight w:val="300"/>
        </w:trPr>
        <w:tc>
          <w:tcPr>
            <w:tcW w:w="60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1BE4355E" w14:textId="77777777" w:rsidR="005C5E19" w:rsidRPr="004C7321" w:rsidRDefault="005C5E19"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No</w:t>
            </w:r>
          </w:p>
        </w:tc>
        <w:tc>
          <w:tcPr>
            <w:tcW w:w="8620" w:type="dxa"/>
            <w:tcBorders>
              <w:top w:val="single" w:sz="4" w:space="0" w:color="auto"/>
              <w:left w:val="nil"/>
              <w:bottom w:val="single" w:sz="4" w:space="0" w:color="auto"/>
              <w:right w:val="single" w:sz="4" w:space="0" w:color="auto"/>
            </w:tcBorders>
            <w:shd w:val="clear" w:color="000000" w:fill="A6A6A6"/>
            <w:vAlign w:val="center"/>
            <w:hideMark/>
          </w:tcPr>
          <w:p w14:paraId="1CE02946" w14:textId="77777777" w:rsidR="005C5E19" w:rsidRPr="004C7321" w:rsidRDefault="005C5E19" w:rsidP="005C5E19">
            <w:pPr>
              <w:spacing w:line="240" w:lineRule="auto"/>
              <w:jc w:val="center"/>
              <w:rPr>
                <w:rFonts w:eastAsia="Times New Roman" w:cs="Arial"/>
                <w:i/>
                <w:iCs/>
                <w:noProof/>
                <w:color w:val="000000"/>
                <w:szCs w:val="24"/>
                <w:lang w:val="id-ID"/>
              </w:rPr>
            </w:pPr>
            <w:r w:rsidRPr="004C7321">
              <w:rPr>
                <w:rFonts w:eastAsia="Times New Roman" w:cs="Arial"/>
                <w:i/>
                <w:iCs/>
                <w:noProof/>
                <w:color w:val="000000"/>
                <w:szCs w:val="24"/>
                <w:lang w:val="id-ID"/>
              </w:rPr>
              <w:t>Infrastructure</w:t>
            </w:r>
          </w:p>
        </w:tc>
      </w:tr>
      <w:tr w:rsidR="005C5E19" w:rsidRPr="004C7321" w14:paraId="127B713F"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257431C8"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 </w:t>
            </w:r>
          </w:p>
        </w:tc>
        <w:tc>
          <w:tcPr>
            <w:tcW w:w="8620" w:type="dxa"/>
            <w:tcBorders>
              <w:top w:val="nil"/>
              <w:left w:val="nil"/>
              <w:bottom w:val="single" w:sz="4" w:space="0" w:color="auto"/>
              <w:right w:val="single" w:sz="4" w:space="0" w:color="auto"/>
            </w:tcBorders>
            <w:shd w:val="clear" w:color="auto" w:fill="auto"/>
            <w:vAlign w:val="center"/>
            <w:hideMark/>
          </w:tcPr>
          <w:p w14:paraId="75A693A7" w14:textId="77777777" w:rsidR="005C5E19" w:rsidRPr="004C7321" w:rsidRDefault="005C5E19" w:rsidP="005C5E19">
            <w:pPr>
              <w:spacing w:line="240" w:lineRule="auto"/>
              <w:rPr>
                <w:rFonts w:eastAsia="Times New Roman" w:cs="Arial"/>
                <w:b/>
                <w:bCs/>
                <w:noProof/>
                <w:color w:val="000000"/>
                <w:sz w:val="22"/>
                <w:lang w:val="id-ID"/>
              </w:rPr>
            </w:pPr>
            <w:r w:rsidRPr="004C7321">
              <w:rPr>
                <w:rFonts w:eastAsia="Times New Roman" w:cs="Arial"/>
                <w:b/>
                <w:bCs/>
                <w:noProof/>
                <w:color w:val="000000"/>
                <w:sz w:val="22"/>
                <w:lang w:val="id-ID"/>
              </w:rPr>
              <w:t>Network :</w:t>
            </w:r>
          </w:p>
        </w:tc>
      </w:tr>
      <w:tr w:rsidR="005C5E19" w:rsidRPr="004C7321" w14:paraId="37A3B215"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24B42FDE"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1</w:t>
            </w:r>
          </w:p>
        </w:tc>
        <w:tc>
          <w:tcPr>
            <w:tcW w:w="8620" w:type="dxa"/>
            <w:tcBorders>
              <w:top w:val="nil"/>
              <w:left w:val="nil"/>
              <w:bottom w:val="single" w:sz="4" w:space="0" w:color="auto"/>
              <w:right w:val="single" w:sz="4" w:space="0" w:color="auto"/>
            </w:tcBorders>
            <w:shd w:val="clear" w:color="auto" w:fill="auto"/>
            <w:noWrap/>
            <w:hideMark/>
          </w:tcPr>
          <w:p w14:paraId="2F9D110B"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Create VIP untuk server di Server Farm maupun DMZ</w:t>
            </w:r>
          </w:p>
        </w:tc>
      </w:tr>
      <w:tr w:rsidR="005C5E19" w:rsidRPr="004C7321" w14:paraId="2EA6B9FA"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1DF3965D" w14:textId="77777777" w:rsidR="005C5E19" w:rsidRPr="004C7321" w:rsidRDefault="005C5E19" w:rsidP="005C5E19">
            <w:pPr>
              <w:spacing w:line="240" w:lineRule="auto"/>
              <w:jc w:val="center"/>
              <w:rPr>
                <w:rFonts w:eastAsia="Times New Roman" w:cs="Arial"/>
                <w:noProof/>
                <w:color w:val="000000"/>
                <w:sz w:val="22"/>
                <w:lang w:val="id-ID"/>
              </w:rPr>
            </w:pPr>
          </w:p>
        </w:tc>
        <w:tc>
          <w:tcPr>
            <w:tcW w:w="8620" w:type="dxa"/>
            <w:tcBorders>
              <w:top w:val="nil"/>
              <w:left w:val="nil"/>
              <w:bottom w:val="single" w:sz="4" w:space="0" w:color="auto"/>
              <w:right w:val="single" w:sz="4" w:space="0" w:color="auto"/>
            </w:tcBorders>
            <w:shd w:val="clear" w:color="auto" w:fill="auto"/>
            <w:vAlign w:val="center"/>
            <w:hideMark/>
          </w:tcPr>
          <w:p w14:paraId="24DC333F" w14:textId="77777777" w:rsidR="005C5E19" w:rsidRPr="004C7321" w:rsidRDefault="005C5E19" w:rsidP="005C5E19">
            <w:pPr>
              <w:spacing w:line="240" w:lineRule="auto"/>
              <w:rPr>
                <w:rFonts w:eastAsia="Times New Roman" w:cs="Arial"/>
                <w:b/>
                <w:bCs/>
                <w:noProof/>
                <w:color w:val="000000"/>
                <w:sz w:val="22"/>
                <w:lang w:val="id-ID"/>
              </w:rPr>
            </w:pPr>
            <w:r w:rsidRPr="004C7321">
              <w:rPr>
                <w:rFonts w:eastAsia="Times New Roman" w:cs="Arial"/>
                <w:b/>
                <w:bCs/>
                <w:noProof/>
                <w:color w:val="000000"/>
                <w:sz w:val="22"/>
                <w:lang w:val="id-ID"/>
              </w:rPr>
              <w:t>Unix Server :</w:t>
            </w:r>
          </w:p>
        </w:tc>
      </w:tr>
      <w:tr w:rsidR="005C5E19" w:rsidRPr="004C7321" w14:paraId="121753F6"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4D39673D"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1</w:t>
            </w:r>
          </w:p>
        </w:tc>
        <w:tc>
          <w:tcPr>
            <w:tcW w:w="8620" w:type="dxa"/>
            <w:tcBorders>
              <w:top w:val="nil"/>
              <w:left w:val="nil"/>
              <w:bottom w:val="single" w:sz="4" w:space="0" w:color="auto"/>
              <w:right w:val="single" w:sz="4" w:space="0" w:color="auto"/>
            </w:tcBorders>
            <w:shd w:val="clear" w:color="auto" w:fill="auto"/>
            <w:noWrap/>
            <w:vAlign w:val="center"/>
            <w:hideMark/>
          </w:tcPr>
          <w:p w14:paraId="2E3A6A93"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Install New VM Serve</w:t>
            </w:r>
            <w:r w:rsidR="000B68B2" w:rsidRPr="004C7321">
              <w:rPr>
                <w:rFonts w:eastAsia="Times New Roman" w:cs="Arial"/>
                <w:noProof/>
                <w:color w:val="000000"/>
                <w:sz w:val="22"/>
                <w:lang w:val="id-ID"/>
              </w:rPr>
              <w:t>r</w:t>
            </w:r>
          </w:p>
        </w:tc>
      </w:tr>
      <w:tr w:rsidR="005C5E19" w:rsidRPr="004C7321" w14:paraId="0974B273"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23FCAD94"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2</w:t>
            </w:r>
          </w:p>
        </w:tc>
        <w:tc>
          <w:tcPr>
            <w:tcW w:w="8620" w:type="dxa"/>
            <w:tcBorders>
              <w:top w:val="nil"/>
              <w:left w:val="nil"/>
              <w:bottom w:val="single" w:sz="4" w:space="0" w:color="auto"/>
              <w:right w:val="single" w:sz="4" w:space="0" w:color="auto"/>
            </w:tcBorders>
            <w:shd w:val="clear" w:color="auto" w:fill="auto"/>
            <w:noWrap/>
            <w:vAlign w:val="center"/>
            <w:hideMark/>
          </w:tcPr>
          <w:p w14:paraId="2F9BDCDC"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Install or Upgrade Agent Monitoring Tools</w:t>
            </w:r>
          </w:p>
        </w:tc>
      </w:tr>
      <w:tr w:rsidR="005C5E19" w:rsidRPr="004C7321" w14:paraId="536AF9CA"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5CEEA70A"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3</w:t>
            </w:r>
          </w:p>
        </w:tc>
        <w:tc>
          <w:tcPr>
            <w:tcW w:w="8620" w:type="dxa"/>
            <w:tcBorders>
              <w:top w:val="nil"/>
              <w:left w:val="nil"/>
              <w:bottom w:val="single" w:sz="4" w:space="0" w:color="auto"/>
              <w:right w:val="single" w:sz="4" w:space="0" w:color="auto"/>
            </w:tcBorders>
            <w:shd w:val="clear" w:color="auto" w:fill="auto"/>
            <w:noWrap/>
            <w:vAlign w:val="center"/>
            <w:hideMark/>
          </w:tcPr>
          <w:p w14:paraId="4A8B0C7D"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Replace Harddisk</w:t>
            </w:r>
            <w:r w:rsidR="000B68B2" w:rsidRPr="004C7321">
              <w:rPr>
                <w:rFonts w:eastAsia="Times New Roman" w:cs="Arial"/>
                <w:noProof/>
                <w:color w:val="000000"/>
                <w:sz w:val="22"/>
                <w:lang w:val="id-ID"/>
              </w:rPr>
              <w:t xml:space="preserve"> (Jika sudah diimplementasi RAID)</w:t>
            </w:r>
          </w:p>
        </w:tc>
      </w:tr>
      <w:tr w:rsidR="005C5E19" w:rsidRPr="004C7321" w14:paraId="5379A8F7"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49FDA72E"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 </w:t>
            </w:r>
          </w:p>
        </w:tc>
        <w:tc>
          <w:tcPr>
            <w:tcW w:w="8620" w:type="dxa"/>
            <w:tcBorders>
              <w:top w:val="nil"/>
              <w:left w:val="nil"/>
              <w:bottom w:val="single" w:sz="4" w:space="0" w:color="auto"/>
              <w:right w:val="single" w:sz="4" w:space="0" w:color="auto"/>
            </w:tcBorders>
            <w:shd w:val="clear" w:color="auto" w:fill="auto"/>
            <w:noWrap/>
            <w:vAlign w:val="center"/>
            <w:hideMark/>
          </w:tcPr>
          <w:p w14:paraId="23035FA9" w14:textId="77777777" w:rsidR="005C5E19" w:rsidRPr="004C7321" w:rsidRDefault="005C5E19" w:rsidP="005C5E19">
            <w:pPr>
              <w:spacing w:line="240" w:lineRule="auto"/>
              <w:rPr>
                <w:rFonts w:eastAsia="Times New Roman" w:cs="Arial"/>
                <w:b/>
                <w:bCs/>
                <w:noProof/>
                <w:color w:val="000000"/>
                <w:sz w:val="22"/>
                <w:lang w:val="id-ID"/>
              </w:rPr>
            </w:pPr>
            <w:r w:rsidRPr="004C7321">
              <w:rPr>
                <w:rFonts w:eastAsia="Times New Roman" w:cs="Arial"/>
                <w:b/>
                <w:bCs/>
                <w:noProof/>
                <w:color w:val="000000"/>
                <w:sz w:val="22"/>
                <w:lang w:val="id-ID"/>
              </w:rPr>
              <w:t>Wintel Server :</w:t>
            </w:r>
          </w:p>
        </w:tc>
      </w:tr>
      <w:tr w:rsidR="005C5E19" w:rsidRPr="004C7321" w14:paraId="5AC6291A"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7D53EC03" w14:textId="77777777" w:rsidR="005C5E19" w:rsidRPr="004C7321" w:rsidRDefault="005C5E19"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1</w:t>
            </w:r>
          </w:p>
        </w:tc>
        <w:tc>
          <w:tcPr>
            <w:tcW w:w="8620" w:type="dxa"/>
            <w:tcBorders>
              <w:top w:val="nil"/>
              <w:left w:val="nil"/>
              <w:bottom w:val="single" w:sz="4" w:space="0" w:color="auto"/>
              <w:right w:val="single" w:sz="4" w:space="0" w:color="auto"/>
            </w:tcBorders>
            <w:shd w:val="clear" w:color="auto" w:fill="auto"/>
            <w:noWrap/>
            <w:hideMark/>
          </w:tcPr>
          <w:p w14:paraId="17921897"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Create New VM</w:t>
            </w:r>
          </w:p>
        </w:tc>
      </w:tr>
      <w:tr w:rsidR="005C5E19" w:rsidRPr="004C7321" w14:paraId="6E352F32"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7F23B8E3" w14:textId="77777777" w:rsidR="005C5E19" w:rsidRPr="004C7321" w:rsidRDefault="005C5E19"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2</w:t>
            </w:r>
          </w:p>
        </w:tc>
        <w:tc>
          <w:tcPr>
            <w:tcW w:w="8620" w:type="dxa"/>
            <w:tcBorders>
              <w:top w:val="nil"/>
              <w:left w:val="nil"/>
              <w:bottom w:val="single" w:sz="4" w:space="0" w:color="auto"/>
              <w:right w:val="single" w:sz="4" w:space="0" w:color="auto"/>
            </w:tcBorders>
            <w:shd w:val="clear" w:color="auto" w:fill="auto"/>
            <w:noWrap/>
            <w:hideMark/>
          </w:tcPr>
          <w:p w14:paraId="1878D2A1"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Mounting , Install  &amp; configure New Esxi host /Server tidak perlu downtime.</w:t>
            </w:r>
          </w:p>
        </w:tc>
      </w:tr>
      <w:tr w:rsidR="005C5E19" w:rsidRPr="004C7321" w14:paraId="39C4D810"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096080A9"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3</w:t>
            </w:r>
          </w:p>
        </w:tc>
        <w:tc>
          <w:tcPr>
            <w:tcW w:w="8620" w:type="dxa"/>
            <w:tcBorders>
              <w:top w:val="nil"/>
              <w:left w:val="nil"/>
              <w:bottom w:val="single" w:sz="4" w:space="0" w:color="auto"/>
              <w:right w:val="single" w:sz="4" w:space="0" w:color="auto"/>
            </w:tcBorders>
            <w:shd w:val="clear" w:color="auto" w:fill="auto"/>
            <w:noWrap/>
            <w:hideMark/>
          </w:tcPr>
          <w:p w14:paraId="563491A9"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Cloning server</w:t>
            </w:r>
          </w:p>
        </w:tc>
      </w:tr>
      <w:tr w:rsidR="005C5E19" w:rsidRPr="004C7321" w14:paraId="115348E5"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4FA1A538"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4</w:t>
            </w:r>
          </w:p>
        </w:tc>
        <w:tc>
          <w:tcPr>
            <w:tcW w:w="8620" w:type="dxa"/>
            <w:tcBorders>
              <w:top w:val="nil"/>
              <w:left w:val="nil"/>
              <w:bottom w:val="single" w:sz="4" w:space="0" w:color="auto"/>
              <w:right w:val="single" w:sz="4" w:space="0" w:color="auto"/>
            </w:tcBorders>
            <w:shd w:val="clear" w:color="auto" w:fill="auto"/>
            <w:noWrap/>
          </w:tcPr>
          <w:p w14:paraId="074C3328" w14:textId="77777777" w:rsidR="005C5E19" w:rsidRPr="004C7321" w:rsidRDefault="000B68B2"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Replace Harddisk (Jika sudah diimplementasi RAID)</w:t>
            </w:r>
          </w:p>
        </w:tc>
      </w:tr>
      <w:tr w:rsidR="005C5E19" w:rsidRPr="004C7321" w14:paraId="012F53A1"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432037FB"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5</w:t>
            </w:r>
          </w:p>
        </w:tc>
        <w:tc>
          <w:tcPr>
            <w:tcW w:w="8620" w:type="dxa"/>
            <w:tcBorders>
              <w:top w:val="nil"/>
              <w:left w:val="nil"/>
              <w:bottom w:val="single" w:sz="4" w:space="0" w:color="auto"/>
              <w:right w:val="single" w:sz="4" w:space="0" w:color="auto"/>
            </w:tcBorders>
            <w:shd w:val="clear" w:color="auto" w:fill="auto"/>
            <w:noWrap/>
          </w:tcPr>
          <w:p w14:paraId="46107A44" w14:textId="77777777" w:rsidR="005C5E19" w:rsidRPr="004C7321" w:rsidRDefault="000B68B2"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Add server to monitoring</w:t>
            </w:r>
          </w:p>
        </w:tc>
      </w:tr>
      <w:tr w:rsidR="005C5E19" w:rsidRPr="004C7321" w14:paraId="1E7E65B1"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0FA80190"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6</w:t>
            </w:r>
          </w:p>
        </w:tc>
        <w:tc>
          <w:tcPr>
            <w:tcW w:w="8620" w:type="dxa"/>
            <w:tcBorders>
              <w:top w:val="nil"/>
              <w:left w:val="nil"/>
              <w:bottom w:val="single" w:sz="4" w:space="0" w:color="auto"/>
              <w:right w:val="single" w:sz="4" w:space="0" w:color="auto"/>
            </w:tcBorders>
            <w:shd w:val="clear" w:color="auto" w:fill="auto"/>
            <w:noWrap/>
          </w:tcPr>
          <w:p w14:paraId="3B509C06" w14:textId="77777777" w:rsidR="005C5E19" w:rsidRPr="004C7321" w:rsidRDefault="000B68B2"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Penambahan DNS Record</w:t>
            </w:r>
          </w:p>
        </w:tc>
      </w:tr>
      <w:tr w:rsidR="005C5E19" w:rsidRPr="004C7321" w14:paraId="579AFB95"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tcPr>
          <w:p w14:paraId="720FE873" w14:textId="77777777" w:rsidR="005C5E19" w:rsidRPr="004C7321" w:rsidRDefault="009B201A" w:rsidP="005C5E19">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7</w:t>
            </w:r>
          </w:p>
        </w:tc>
        <w:tc>
          <w:tcPr>
            <w:tcW w:w="8620" w:type="dxa"/>
            <w:tcBorders>
              <w:top w:val="nil"/>
              <w:left w:val="nil"/>
              <w:bottom w:val="single" w:sz="4" w:space="0" w:color="auto"/>
              <w:right w:val="single" w:sz="4" w:space="0" w:color="auto"/>
            </w:tcBorders>
            <w:shd w:val="clear" w:color="auto" w:fill="auto"/>
            <w:noWrap/>
          </w:tcPr>
          <w:p w14:paraId="675589F9" w14:textId="77777777" w:rsidR="005C5E19" w:rsidRPr="004C7321" w:rsidRDefault="000B68B2"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Penambahan CPU, Core Memory</w:t>
            </w:r>
          </w:p>
        </w:tc>
      </w:tr>
      <w:tr w:rsidR="005C5E19" w:rsidRPr="004C7321" w14:paraId="7FAEA969"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6FB27312" w14:textId="77777777" w:rsidR="005C5E19" w:rsidRPr="004C7321" w:rsidRDefault="005C5E19" w:rsidP="005C5E19">
            <w:pPr>
              <w:spacing w:line="240" w:lineRule="auto"/>
              <w:rPr>
                <w:rFonts w:eastAsia="Times New Roman" w:cs="Arial"/>
                <w:noProof/>
                <w:color w:val="000000"/>
                <w:sz w:val="22"/>
                <w:lang w:val="id-ID"/>
              </w:rPr>
            </w:pPr>
            <w:r w:rsidRPr="004C7321">
              <w:rPr>
                <w:rFonts w:eastAsia="Times New Roman" w:cs="Arial"/>
                <w:noProof/>
                <w:color w:val="000000"/>
                <w:sz w:val="22"/>
                <w:lang w:val="id-ID"/>
              </w:rPr>
              <w:t> </w:t>
            </w:r>
          </w:p>
        </w:tc>
        <w:tc>
          <w:tcPr>
            <w:tcW w:w="8620" w:type="dxa"/>
            <w:tcBorders>
              <w:top w:val="nil"/>
              <w:left w:val="nil"/>
              <w:bottom w:val="single" w:sz="4" w:space="0" w:color="auto"/>
              <w:right w:val="single" w:sz="4" w:space="0" w:color="auto"/>
            </w:tcBorders>
            <w:shd w:val="clear" w:color="auto" w:fill="auto"/>
            <w:noWrap/>
            <w:vAlign w:val="center"/>
            <w:hideMark/>
          </w:tcPr>
          <w:p w14:paraId="2BF5619E" w14:textId="77777777" w:rsidR="005C5E19" w:rsidRPr="004C7321" w:rsidRDefault="005C5E19" w:rsidP="005C5E19">
            <w:pPr>
              <w:spacing w:line="240" w:lineRule="auto"/>
              <w:rPr>
                <w:rFonts w:eastAsia="Times New Roman" w:cs="Arial"/>
                <w:b/>
                <w:bCs/>
                <w:noProof/>
                <w:color w:val="000000"/>
                <w:sz w:val="22"/>
                <w:lang w:val="id-ID"/>
              </w:rPr>
            </w:pPr>
            <w:r w:rsidRPr="004C7321">
              <w:rPr>
                <w:rFonts w:eastAsia="Times New Roman" w:cs="Arial"/>
                <w:b/>
                <w:bCs/>
                <w:noProof/>
                <w:color w:val="000000"/>
                <w:sz w:val="22"/>
                <w:lang w:val="id-ID"/>
              </w:rPr>
              <w:t>As/400 Server :</w:t>
            </w:r>
          </w:p>
        </w:tc>
      </w:tr>
      <w:tr w:rsidR="009B201A" w:rsidRPr="004C7321" w14:paraId="5B759033"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6AA61821"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1</w:t>
            </w:r>
          </w:p>
        </w:tc>
        <w:tc>
          <w:tcPr>
            <w:tcW w:w="8620" w:type="dxa"/>
            <w:tcBorders>
              <w:top w:val="nil"/>
              <w:left w:val="nil"/>
              <w:bottom w:val="single" w:sz="4" w:space="0" w:color="auto"/>
              <w:right w:val="single" w:sz="4" w:space="0" w:color="auto"/>
            </w:tcBorders>
            <w:shd w:val="clear" w:color="auto" w:fill="auto"/>
            <w:noWrap/>
            <w:hideMark/>
          </w:tcPr>
          <w:p w14:paraId="00F894EA"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Add/Delete/Update Certificate SSL</w:t>
            </w:r>
          </w:p>
        </w:tc>
      </w:tr>
      <w:tr w:rsidR="009B201A" w:rsidRPr="004C7321" w14:paraId="15B9D71F"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4829E166"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2</w:t>
            </w:r>
          </w:p>
        </w:tc>
        <w:tc>
          <w:tcPr>
            <w:tcW w:w="8620" w:type="dxa"/>
            <w:tcBorders>
              <w:top w:val="nil"/>
              <w:left w:val="nil"/>
              <w:bottom w:val="single" w:sz="4" w:space="0" w:color="auto"/>
              <w:right w:val="single" w:sz="4" w:space="0" w:color="auto"/>
            </w:tcBorders>
            <w:shd w:val="clear" w:color="auto" w:fill="auto"/>
            <w:noWrap/>
            <w:hideMark/>
          </w:tcPr>
          <w:p w14:paraId="09B8E870"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14"/>
                <w:szCs w:val="14"/>
                <w:lang w:val="id-ID"/>
              </w:rPr>
              <w:t xml:space="preserve"> </w:t>
            </w:r>
            <w:r w:rsidRPr="004C7321">
              <w:rPr>
                <w:rFonts w:cs="Arial"/>
                <w:noProof/>
                <w:color w:val="000000"/>
                <w:sz w:val="22"/>
                <w:lang w:val="id-ID"/>
              </w:rPr>
              <w:t>Add/Delete/Update Host Table</w:t>
            </w:r>
          </w:p>
        </w:tc>
      </w:tr>
      <w:tr w:rsidR="009B201A" w:rsidRPr="004C7321" w14:paraId="4D1823B8"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157E9037"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3</w:t>
            </w:r>
          </w:p>
        </w:tc>
        <w:tc>
          <w:tcPr>
            <w:tcW w:w="8620" w:type="dxa"/>
            <w:tcBorders>
              <w:top w:val="nil"/>
              <w:left w:val="nil"/>
              <w:bottom w:val="single" w:sz="4" w:space="0" w:color="auto"/>
              <w:right w:val="single" w:sz="4" w:space="0" w:color="auto"/>
            </w:tcBorders>
            <w:shd w:val="clear" w:color="auto" w:fill="auto"/>
            <w:noWrap/>
            <w:hideMark/>
          </w:tcPr>
          <w:p w14:paraId="336F3A30"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14"/>
                <w:szCs w:val="14"/>
                <w:lang w:val="id-ID"/>
              </w:rPr>
              <w:t xml:space="preserve"> </w:t>
            </w:r>
            <w:r w:rsidRPr="004C7321">
              <w:rPr>
                <w:rFonts w:cs="Arial"/>
                <w:noProof/>
                <w:color w:val="000000"/>
                <w:sz w:val="22"/>
                <w:lang w:val="id-ID"/>
              </w:rPr>
              <w:t>Add/Delete/Update Port Allocation</w:t>
            </w:r>
          </w:p>
        </w:tc>
      </w:tr>
      <w:tr w:rsidR="009B201A" w:rsidRPr="004C7321" w14:paraId="3FAD376D" w14:textId="77777777" w:rsidTr="005C5E19">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321F3358"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4</w:t>
            </w:r>
          </w:p>
        </w:tc>
        <w:tc>
          <w:tcPr>
            <w:tcW w:w="8620" w:type="dxa"/>
            <w:tcBorders>
              <w:top w:val="nil"/>
              <w:left w:val="nil"/>
              <w:bottom w:val="single" w:sz="4" w:space="0" w:color="auto"/>
              <w:right w:val="single" w:sz="4" w:space="0" w:color="auto"/>
            </w:tcBorders>
            <w:shd w:val="clear" w:color="auto" w:fill="auto"/>
            <w:noWrap/>
            <w:hideMark/>
          </w:tcPr>
          <w:p w14:paraId="72018737"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14"/>
                <w:szCs w:val="14"/>
                <w:lang w:val="id-ID"/>
              </w:rPr>
              <w:t xml:space="preserve"> </w:t>
            </w:r>
            <w:r w:rsidRPr="004C7321">
              <w:rPr>
                <w:rFonts w:cs="Arial"/>
                <w:noProof/>
                <w:color w:val="000000"/>
                <w:sz w:val="22"/>
                <w:lang w:val="id-ID"/>
              </w:rPr>
              <w:t>Add/Delete/Update Tape Drive</w:t>
            </w:r>
          </w:p>
        </w:tc>
      </w:tr>
      <w:tr w:rsidR="005822B4" w:rsidRPr="004C7321" w14:paraId="4A5FF565" w14:textId="77777777" w:rsidTr="005822B4">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7334208B" w14:textId="77777777" w:rsidR="005822B4" w:rsidRPr="004C7321" w:rsidRDefault="005822B4" w:rsidP="005822B4">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 </w:t>
            </w:r>
          </w:p>
        </w:tc>
        <w:tc>
          <w:tcPr>
            <w:tcW w:w="8620" w:type="dxa"/>
            <w:tcBorders>
              <w:top w:val="nil"/>
              <w:left w:val="nil"/>
              <w:bottom w:val="single" w:sz="4" w:space="0" w:color="auto"/>
              <w:right w:val="single" w:sz="4" w:space="0" w:color="auto"/>
            </w:tcBorders>
            <w:shd w:val="clear" w:color="auto" w:fill="auto"/>
            <w:noWrap/>
            <w:hideMark/>
          </w:tcPr>
          <w:p w14:paraId="31D16D6E" w14:textId="77777777" w:rsidR="005822B4" w:rsidRPr="004C7321" w:rsidRDefault="005822B4" w:rsidP="005822B4">
            <w:pPr>
              <w:spacing w:line="240" w:lineRule="auto"/>
              <w:rPr>
                <w:rFonts w:eastAsia="Times New Roman" w:cs="Arial"/>
                <w:b/>
                <w:noProof/>
                <w:color w:val="000000"/>
                <w:sz w:val="22"/>
                <w:lang w:val="id-ID"/>
              </w:rPr>
            </w:pPr>
            <w:r w:rsidRPr="004C7321">
              <w:rPr>
                <w:rFonts w:eastAsia="Times New Roman" w:cs="Arial"/>
                <w:b/>
                <w:noProof/>
                <w:color w:val="000000"/>
                <w:sz w:val="22"/>
                <w:lang w:val="id-ID"/>
              </w:rPr>
              <w:t>Storage &amp; Backup :</w:t>
            </w:r>
          </w:p>
        </w:tc>
      </w:tr>
      <w:tr w:rsidR="009B201A" w:rsidRPr="004C7321" w14:paraId="4DCF9F72"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5E55F4C3"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1</w:t>
            </w:r>
          </w:p>
        </w:tc>
        <w:tc>
          <w:tcPr>
            <w:tcW w:w="8620" w:type="dxa"/>
            <w:tcBorders>
              <w:top w:val="nil"/>
              <w:left w:val="nil"/>
              <w:bottom w:val="single" w:sz="4" w:space="0" w:color="auto"/>
              <w:right w:val="single" w:sz="4" w:space="0" w:color="auto"/>
            </w:tcBorders>
            <w:shd w:val="clear" w:color="auto" w:fill="auto"/>
            <w:noWrap/>
            <w:vAlign w:val="center"/>
            <w:hideMark/>
          </w:tcPr>
          <w:p w14:paraId="229BCB36"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Install client agent backup (pada server baru / belum production)</w:t>
            </w:r>
          </w:p>
        </w:tc>
      </w:tr>
      <w:tr w:rsidR="009B201A" w:rsidRPr="004C7321" w14:paraId="1CDAF7DC"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3124C789"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2</w:t>
            </w:r>
          </w:p>
        </w:tc>
        <w:tc>
          <w:tcPr>
            <w:tcW w:w="8620" w:type="dxa"/>
            <w:tcBorders>
              <w:top w:val="nil"/>
              <w:left w:val="nil"/>
              <w:bottom w:val="single" w:sz="4" w:space="0" w:color="auto"/>
              <w:right w:val="single" w:sz="4" w:space="0" w:color="auto"/>
            </w:tcBorders>
            <w:shd w:val="clear" w:color="auto" w:fill="auto"/>
            <w:noWrap/>
            <w:vAlign w:val="center"/>
            <w:hideMark/>
          </w:tcPr>
          <w:p w14:paraId="6B07948E"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Backup adhoc</w:t>
            </w:r>
          </w:p>
        </w:tc>
      </w:tr>
      <w:tr w:rsidR="009B201A" w:rsidRPr="004C7321" w14:paraId="38235A80"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17637888"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3</w:t>
            </w:r>
          </w:p>
        </w:tc>
        <w:tc>
          <w:tcPr>
            <w:tcW w:w="8620" w:type="dxa"/>
            <w:tcBorders>
              <w:top w:val="nil"/>
              <w:left w:val="nil"/>
              <w:bottom w:val="single" w:sz="4" w:space="0" w:color="auto"/>
              <w:right w:val="single" w:sz="4" w:space="0" w:color="auto"/>
            </w:tcBorders>
            <w:shd w:val="clear" w:color="auto" w:fill="auto"/>
            <w:noWrap/>
            <w:vAlign w:val="center"/>
            <w:hideMark/>
          </w:tcPr>
          <w:p w14:paraId="5E13C96E"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Create schedule backup baru</w:t>
            </w:r>
          </w:p>
        </w:tc>
      </w:tr>
      <w:tr w:rsidR="009B201A" w:rsidRPr="004C7321" w14:paraId="7393E8CA"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3F53BCAA"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4</w:t>
            </w:r>
          </w:p>
        </w:tc>
        <w:tc>
          <w:tcPr>
            <w:tcW w:w="8620" w:type="dxa"/>
            <w:tcBorders>
              <w:top w:val="nil"/>
              <w:left w:val="nil"/>
              <w:bottom w:val="single" w:sz="4" w:space="0" w:color="auto"/>
              <w:right w:val="single" w:sz="4" w:space="0" w:color="auto"/>
            </w:tcBorders>
            <w:shd w:val="clear" w:color="auto" w:fill="auto"/>
            <w:noWrap/>
            <w:vAlign w:val="center"/>
            <w:hideMark/>
          </w:tcPr>
          <w:p w14:paraId="0A798946"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 xml:space="preserve">Create LUN </w:t>
            </w:r>
          </w:p>
        </w:tc>
      </w:tr>
      <w:tr w:rsidR="009B201A" w:rsidRPr="004C7321" w14:paraId="7D3E5584"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0C568D97"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5</w:t>
            </w:r>
          </w:p>
        </w:tc>
        <w:tc>
          <w:tcPr>
            <w:tcW w:w="8620" w:type="dxa"/>
            <w:tcBorders>
              <w:top w:val="nil"/>
              <w:left w:val="nil"/>
              <w:bottom w:val="single" w:sz="4" w:space="0" w:color="auto"/>
              <w:right w:val="single" w:sz="4" w:space="0" w:color="auto"/>
            </w:tcBorders>
            <w:shd w:val="clear" w:color="auto" w:fill="auto"/>
            <w:noWrap/>
            <w:vAlign w:val="center"/>
            <w:hideMark/>
          </w:tcPr>
          <w:p w14:paraId="6F82853D"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Assign LUN ke Server / Host</w:t>
            </w:r>
          </w:p>
        </w:tc>
      </w:tr>
      <w:tr w:rsidR="009B201A" w:rsidRPr="004C7321" w14:paraId="0E9BBBE5"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5B639992"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6</w:t>
            </w:r>
          </w:p>
        </w:tc>
        <w:tc>
          <w:tcPr>
            <w:tcW w:w="8620" w:type="dxa"/>
            <w:tcBorders>
              <w:top w:val="nil"/>
              <w:left w:val="nil"/>
              <w:bottom w:val="single" w:sz="4" w:space="0" w:color="auto"/>
              <w:right w:val="single" w:sz="4" w:space="0" w:color="auto"/>
            </w:tcBorders>
            <w:shd w:val="clear" w:color="auto" w:fill="auto"/>
            <w:noWrap/>
            <w:vAlign w:val="center"/>
            <w:hideMark/>
          </w:tcPr>
          <w:p w14:paraId="1707502E"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Create and assign VTL</w:t>
            </w:r>
          </w:p>
        </w:tc>
      </w:tr>
      <w:tr w:rsidR="009B201A" w:rsidRPr="004C7321" w14:paraId="7D9369DD" w14:textId="77777777" w:rsidTr="007D00A8">
        <w:trPr>
          <w:trHeight w:val="300"/>
        </w:trPr>
        <w:tc>
          <w:tcPr>
            <w:tcW w:w="600" w:type="dxa"/>
            <w:tcBorders>
              <w:top w:val="nil"/>
              <w:left w:val="single" w:sz="4" w:space="0" w:color="auto"/>
              <w:bottom w:val="single" w:sz="4" w:space="0" w:color="auto"/>
              <w:right w:val="single" w:sz="4" w:space="0" w:color="auto"/>
            </w:tcBorders>
            <w:shd w:val="clear" w:color="auto" w:fill="auto"/>
            <w:noWrap/>
            <w:vAlign w:val="bottom"/>
            <w:hideMark/>
          </w:tcPr>
          <w:p w14:paraId="0784091A" w14:textId="77777777" w:rsidR="009B201A" w:rsidRPr="004C7321" w:rsidRDefault="009B201A" w:rsidP="009B201A">
            <w:pPr>
              <w:spacing w:line="240" w:lineRule="auto"/>
              <w:jc w:val="center"/>
              <w:rPr>
                <w:rFonts w:eastAsia="Times New Roman" w:cs="Arial"/>
                <w:noProof/>
                <w:color w:val="000000"/>
                <w:sz w:val="22"/>
                <w:lang w:val="id-ID"/>
              </w:rPr>
            </w:pPr>
            <w:r w:rsidRPr="004C7321">
              <w:rPr>
                <w:rFonts w:eastAsia="Times New Roman" w:cs="Arial"/>
                <w:noProof/>
                <w:color w:val="000000"/>
                <w:sz w:val="22"/>
                <w:lang w:val="id-ID"/>
              </w:rPr>
              <w:t>7</w:t>
            </w:r>
          </w:p>
        </w:tc>
        <w:tc>
          <w:tcPr>
            <w:tcW w:w="8620" w:type="dxa"/>
            <w:tcBorders>
              <w:top w:val="nil"/>
              <w:left w:val="nil"/>
              <w:bottom w:val="single" w:sz="4" w:space="0" w:color="auto"/>
              <w:right w:val="single" w:sz="4" w:space="0" w:color="auto"/>
            </w:tcBorders>
            <w:shd w:val="clear" w:color="auto" w:fill="auto"/>
            <w:noWrap/>
            <w:vAlign w:val="center"/>
            <w:hideMark/>
          </w:tcPr>
          <w:p w14:paraId="6F5DD3CE" w14:textId="77777777" w:rsidR="009B201A" w:rsidRPr="004C7321" w:rsidRDefault="009B201A" w:rsidP="009B201A">
            <w:pPr>
              <w:spacing w:line="240" w:lineRule="auto"/>
              <w:rPr>
                <w:rFonts w:eastAsia="Times New Roman" w:cs="Arial"/>
                <w:noProof/>
                <w:color w:val="000000"/>
                <w:sz w:val="22"/>
                <w:lang w:val="id-ID"/>
              </w:rPr>
            </w:pPr>
            <w:r w:rsidRPr="004C7321">
              <w:rPr>
                <w:rFonts w:cs="Arial"/>
                <w:noProof/>
                <w:color w:val="000000"/>
                <w:sz w:val="22"/>
                <w:lang w:val="id-ID"/>
              </w:rPr>
              <w:t>Penggantian disk rusak</w:t>
            </w:r>
          </w:p>
        </w:tc>
      </w:tr>
    </w:tbl>
    <w:p w14:paraId="1B513002" w14:textId="77777777" w:rsidR="00CC404F" w:rsidRPr="004C7321" w:rsidRDefault="00CC404F" w:rsidP="00CC404F">
      <w:pPr>
        <w:ind w:left="360" w:hanging="360"/>
        <w:rPr>
          <w:rFonts w:cs="Arial"/>
          <w:noProof/>
          <w:lang w:val="id-ID"/>
        </w:rPr>
      </w:pPr>
    </w:p>
    <w:p w14:paraId="14AB85C9" w14:textId="77777777" w:rsidR="000418F7" w:rsidRPr="004C7321" w:rsidRDefault="000418F7" w:rsidP="00CC404F">
      <w:pPr>
        <w:ind w:left="360" w:hanging="360"/>
        <w:rPr>
          <w:rFonts w:cs="Arial"/>
          <w:noProof/>
          <w:lang w:val="id-ID"/>
        </w:rPr>
        <w:sectPr w:rsidR="000418F7" w:rsidRPr="004C7321" w:rsidSect="005B0D20">
          <w:pgSz w:w="11909" w:h="16834" w:code="9"/>
          <w:pgMar w:top="1366" w:right="1077" w:bottom="1440" w:left="1440" w:header="907" w:footer="720" w:gutter="0"/>
          <w:cols w:space="720"/>
          <w:docGrid w:linePitch="360"/>
        </w:sectPr>
      </w:pPr>
    </w:p>
    <w:p w14:paraId="13382752" w14:textId="77777777" w:rsidR="00792533" w:rsidRPr="004C7321" w:rsidRDefault="000418F7">
      <w:pPr>
        <w:pStyle w:val="Heading2"/>
        <w:rPr>
          <w:noProof/>
          <w:lang w:val="id-ID"/>
        </w:rPr>
      </w:pPr>
      <w:bookmarkStart w:id="3554" w:name="_Toc138171007"/>
      <w:r w:rsidRPr="004C7321">
        <w:rPr>
          <w:noProof/>
          <w:lang w:val="id-ID"/>
        </w:rPr>
        <w:lastRenderedPageBreak/>
        <w:t>Referensi Standard Cloud Computing</w:t>
      </w:r>
      <w:bookmarkEnd w:id="3554"/>
    </w:p>
    <w:p w14:paraId="6C492A36" w14:textId="77777777" w:rsidR="000418F7" w:rsidRPr="004C7321" w:rsidRDefault="000418F7" w:rsidP="00CC404F">
      <w:pPr>
        <w:ind w:left="360" w:hanging="360"/>
        <w:rPr>
          <w:rFonts w:cs="Arial"/>
          <w:noProof/>
          <w:lang w:val="id-ID"/>
        </w:rPr>
      </w:pPr>
    </w:p>
    <w:p w14:paraId="4DE54703" w14:textId="77777777" w:rsidR="00C33F3F" w:rsidRPr="004C7321" w:rsidRDefault="00D92284" w:rsidP="00231597">
      <w:pPr>
        <w:jc w:val="center"/>
        <w:rPr>
          <w:rFonts w:cs="Arial"/>
          <w:noProof/>
          <w:color w:val="000000"/>
          <w:sz w:val="22"/>
          <w:lang w:val="id-ID" w:eastAsia="x-none"/>
        </w:rPr>
      </w:pPr>
      <w:r w:rsidRPr="004C7321">
        <w:rPr>
          <w:rFonts w:cs="Arial"/>
          <w:noProof/>
        </w:rPr>
        <mc:AlternateContent>
          <mc:Choice Requires="wps">
            <w:drawing>
              <wp:anchor distT="0" distB="0" distL="114300" distR="114300" simplePos="0" relativeHeight="251659264" behindDoc="0" locked="0" layoutInCell="1" allowOverlap="1" wp14:anchorId="451C197D" wp14:editId="620AB590">
                <wp:simplePos x="0" y="0"/>
                <wp:positionH relativeFrom="column">
                  <wp:posOffset>5090824</wp:posOffset>
                </wp:positionH>
                <wp:positionV relativeFrom="paragraph">
                  <wp:posOffset>1183612</wp:posOffset>
                </wp:positionV>
                <wp:extent cx="45719" cy="63611"/>
                <wp:effectExtent l="0" t="0" r="12065" b="12700"/>
                <wp:wrapNone/>
                <wp:docPr id="11" name="6-Point Star 11"/>
                <wp:cNvGraphicFramePr/>
                <a:graphic xmlns:a="http://schemas.openxmlformats.org/drawingml/2006/main">
                  <a:graphicData uri="http://schemas.microsoft.com/office/word/2010/wordprocessingShape">
                    <wps:wsp>
                      <wps:cNvSpPr/>
                      <wps:spPr>
                        <a:xfrm>
                          <a:off x="0" y="0"/>
                          <a:ext cx="45719" cy="63611"/>
                        </a:xfrm>
                        <a:prstGeom prst="star6">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4011BB" id="6-Point Star 11" o:spid="_x0000_s1026" style="position:absolute;margin-left:400.85pt;margin-top:93.2pt;width:3.6pt;height: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5719,63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" path="m,15903r15240,-1l22860,r7619,15902l45719,15903,38099,31806r7620,15902l30479,47709,22860,63611,15240,47709,,47708,7620,31806,,15903xe" fillcolor="#4f81bd [3204]" strokecolor="black [3213]" strokeweight="2pt">
                <v:path arrowok="t" o:connecttype="custom" o:connectlocs="0,15903;15240,15902;22860,0;30479,15902;45719,15903;38099,31806;45719,47708;30479,47709;22860,63611;15240,47709;0,47708;7620,31806;0,15903" o:connectangles="0,0,0,0,0,0,0,0,0,0,0,0,0"/>
              </v:shape>
            </w:pict>
          </mc:Fallback>
        </mc:AlternateContent>
      </w:r>
      <w:r w:rsidR="000418F7" w:rsidRPr="004C7321">
        <w:rPr>
          <w:rFonts w:cs="Arial"/>
          <w:noProof/>
        </w:rPr>
        <w:drawing>
          <wp:inline distT="0" distB="0" distL="0" distR="0" wp14:anchorId="4FE43765" wp14:editId="012DEE9E">
            <wp:extent cx="6186115" cy="3505037"/>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4644" cy="3509870"/>
                    </a:xfrm>
                    <a:prstGeom prst="rect">
                      <a:avLst/>
                    </a:prstGeom>
                  </pic:spPr>
                </pic:pic>
              </a:graphicData>
            </a:graphic>
          </wp:inline>
        </w:drawing>
      </w:r>
      <w:r w:rsidR="00C33F3F" w:rsidRPr="004C7321">
        <w:rPr>
          <w:rFonts w:asciiTheme="minorHAnsi" w:hAnsiTheme="minorHAnsi" w:cstheme="minorHAnsi"/>
          <w:i/>
          <w:noProof/>
          <w:color w:val="000000"/>
          <w:sz w:val="22"/>
          <w:lang w:val="id-ID" w:eastAsia="x-none"/>
        </w:rPr>
        <w:t>*SaaS ( Exclusion</w:t>
      </w:r>
      <w:r w:rsidR="00C33F3F" w:rsidRPr="004C7321">
        <w:rPr>
          <w:rFonts w:cs="Arial"/>
          <w:noProof/>
          <w:color w:val="000000"/>
          <w:sz w:val="22"/>
          <w:lang w:val="id-ID" w:eastAsia="x-none"/>
        </w:rPr>
        <w:t xml:space="preserve"> )</w:t>
      </w:r>
    </w:p>
    <w:p w14:paraId="6FE21F6B" w14:textId="77777777" w:rsidR="00C33F3F" w:rsidRPr="004C7321" w:rsidRDefault="00C33F3F" w:rsidP="007D00A8">
      <w:pPr>
        <w:jc w:val="center"/>
        <w:rPr>
          <w:rFonts w:cs="Arial"/>
          <w:b/>
          <w:noProof/>
          <w:lang w:val="id-ID"/>
        </w:rPr>
      </w:pPr>
    </w:p>
    <w:sectPr w:rsidR="00C33F3F" w:rsidRPr="004C7321" w:rsidSect="007D00A8">
      <w:pgSz w:w="11909" w:h="16834" w:code="9"/>
      <w:pgMar w:top="1366" w:right="1077" w:bottom="1440" w:left="1440" w:header="907"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Gilang Romadhon" w:date="2023-06-21T09:26:00Z" w:initials="GR">
    <w:p w14:paraId="61FD6965" w14:textId="77777777" w:rsidR="007E05FB" w:rsidRDefault="007E05FB">
      <w:pPr>
        <w:pStyle w:val="CommentText"/>
      </w:pPr>
      <w:r>
        <w:rPr>
          <w:rStyle w:val="CommentReference"/>
        </w:rPr>
        <w:annotationRef/>
      </w:r>
      <w:r>
        <w:t>Mohon untuk disesuaikan istilah IT PO</w:t>
      </w:r>
    </w:p>
  </w:comment>
  <w:comment w:id="9" w:author="Darwin Halomoan Siregar" w:date="2023-06-21T19:23:00Z" w:initials="DHS">
    <w:p w14:paraId="690184D1" w14:textId="196EF5FB" w:rsidR="007E05FB" w:rsidRDefault="007E05FB">
      <w:pPr>
        <w:pStyle w:val="CommentText"/>
      </w:pPr>
      <w:r>
        <w:rPr>
          <w:rStyle w:val="CommentReference"/>
        </w:rPr>
        <w:annotationRef/>
      </w:r>
      <w:r>
        <w:t>Disesuaikan</w:t>
      </w:r>
    </w:p>
  </w:comment>
  <w:comment w:id="1304" w:author="Budi Dwi Septianto" w:date="2023-07-04T19:23:00Z" w:initials="BDS">
    <w:p w14:paraId="42DC29C3" w14:textId="5D0F5395" w:rsidR="007E05FB" w:rsidRDefault="007E05FB">
      <w:pPr>
        <w:pStyle w:val="CommentText"/>
      </w:pPr>
      <w:r>
        <w:rPr>
          <w:rStyle w:val="CommentReference"/>
        </w:rPr>
        <w:annotationRef/>
      </w:r>
      <w:r>
        <w:t>Definisi nya IaaS ini better ditaro kebawah deketan dengan definisi PaaS &amp; SaaS</w:t>
      </w:r>
    </w:p>
  </w:comment>
  <w:comment w:id="1308" w:author="Gilang Romadhon" w:date="2023-06-20T16:35:00Z" w:initials="GR">
    <w:p w14:paraId="51C13490" w14:textId="77777777" w:rsidR="007E05FB" w:rsidRDefault="007E05FB">
      <w:pPr>
        <w:pStyle w:val="CommentText"/>
      </w:pPr>
      <w:r>
        <w:rPr>
          <w:rStyle w:val="CommentReference"/>
        </w:rPr>
        <w:annotationRef/>
      </w:r>
      <w:r>
        <w:t>Istilah PO masih digunakan atau disesuaikan dengan SO terbaru?</w:t>
      </w:r>
    </w:p>
  </w:comment>
  <w:comment w:id="1309" w:author="Darwin Halomoan Siregar" w:date="2023-06-21T19:23:00Z" w:initials="DHS">
    <w:p w14:paraId="139063D7" w14:textId="15939F79" w:rsidR="007E05FB" w:rsidRDefault="007E05FB">
      <w:pPr>
        <w:pStyle w:val="CommentText"/>
      </w:pPr>
      <w:r>
        <w:rPr>
          <w:rStyle w:val="CommentReference"/>
        </w:rPr>
        <w:annotationRef/>
      </w:r>
      <w:r>
        <w:t>Disesuaikan</w:t>
      </w:r>
    </w:p>
  </w:comment>
  <w:comment w:id="1380" w:author="Budi Dwi Septianto" w:date="2023-07-04T19:29:00Z" w:initials="BDS">
    <w:p w14:paraId="6C013DFC" w14:textId="3E5AAB63" w:rsidR="007E05FB" w:rsidRDefault="007E05FB">
      <w:pPr>
        <w:pStyle w:val="CommentText"/>
      </w:pPr>
      <w:r>
        <w:rPr>
          <w:rStyle w:val="CommentReference"/>
        </w:rPr>
        <w:annotationRef/>
      </w:r>
      <w:r>
        <w:t>Bahasa infra application ini kira2 mencakup activity seperti application upgrade gak ya..? Database upgrade apakah masuk kategori infra apps..?</w:t>
      </w:r>
    </w:p>
    <w:p w14:paraId="4CBF6943" w14:textId="47CDDFDD" w:rsidR="007E05FB" w:rsidRDefault="007E05FB">
      <w:pPr>
        <w:pStyle w:val="CommentText"/>
      </w:pPr>
    </w:p>
    <w:p w14:paraId="4011F0EF" w14:textId="7B7815B5" w:rsidR="007E05FB" w:rsidRDefault="007E05FB">
      <w:pPr>
        <w:pStyle w:val="CommentText"/>
      </w:pPr>
      <w:r>
        <w:t xml:space="preserve">Kl ambil sample ESB upgrade kmrn kami jalan menggunakan RFC infra..nah apakah ESB ini termasuk kategori “Infra apps”..? </w:t>
      </w:r>
    </w:p>
  </w:comment>
  <w:comment w:id="1470" w:author="Budi Dwi Septianto" w:date="2023-07-04T19:37:00Z" w:initials="BDS">
    <w:p w14:paraId="020A06CA" w14:textId="013AA674" w:rsidR="007E05FB" w:rsidRDefault="007E05FB">
      <w:pPr>
        <w:pStyle w:val="CommentText"/>
      </w:pPr>
      <w:r>
        <w:rPr>
          <w:rStyle w:val="CommentReference"/>
        </w:rPr>
        <w:annotationRef/>
      </w:r>
      <w:r>
        <w:t>Masih belum disesuaikan</w:t>
      </w:r>
    </w:p>
  </w:comment>
  <w:comment w:id="1468" w:author="Gilang Romadhon" w:date="2023-06-21T09:26:00Z" w:initials="GR">
    <w:p w14:paraId="7C0A4F3A" w14:textId="77777777" w:rsidR="007E05FB" w:rsidRDefault="007E05FB">
      <w:pPr>
        <w:pStyle w:val="CommentText"/>
      </w:pPr>
      <w:r>
        <w:rPr>
          <w:rStyle w:val="CommentReference"/>
        </w:rPr>
        <w:annotationRef/>
      </w:r>
      <w:r>
        <w:t>Mohon untuk disesuaikan istilah PO disini</w:t>
      </w:r>
    </w:p>
  </w:comment>
  <w:comment w:id="1469" w:author="Darwin Halomoan Siregar" w:date="2023-06-21T19:24:00Z" w:initials="DHS">
    <w:p w14:paraId="398BFAB2" w14:textId="3B5A5681" w:rsidR="007E05FB" w:rsidRDefault="007E05FB">
      <w:pPr>
        <w:pStyle w:val="CommentText"/>
      </w:pPr>
      <w:r>
        <w:rPr>
          <w:rStyle w:val="CommentReference"/>
        </w:rPr>
        <w:annotationRef/>
      </w:r>
      <w:r>
        <w:t>Disesuaikan</w:t>
      </w:r>
    </w:p>
  </w:comment>
  <w:comment w:id="3146" w:author="Gilang Romadhon" w:date="2023-06-20T16:30:00Z" w:initials="GR">
    <w:p w14:paraId="328E58E2" w14:textId="77777777" w:rsidR="007E05FB" w:rsidRDefault="007E05FB">
      <w:pPr>
        <w:pStyle w:val="CommentText"/>
      </w:pPr>
      <w:r>
        <w:rPr>
          <w:rStyle w:val="CommentReference"/>
        </w:rPr>
        <w:annotationRef/>
      </w:r>
      <w:r>
        <w:t>Penamaan IT Security bisa disesuaikan dengan SO terbaru</w:t>
      </w:r>
    </w:p>
  </w:comment>
  <w:comment w:id="3147" w:author="Darwin Halomoan Siregar" w:date="2023-06-21T19:24:00Z" w:initials="DHS">
    <w:p w14:paraId="067C19A6" w14:textId="049C914E" w:rsidR="007E05FB" w:rsidRDefault="007E05FB">
      <w:pPr>
        <w:pStyle w:val="CommentText"/>
      </w:pPr>
      <w:r>
        <w:rPr>
          <w:rStyle w:val="CommentReference"/>
        </w:rPr>
        <w:annotationRef/>
      </w:r>
      <w:r>
        <w:t>Revisi</w:t>
      </w:r>
    </w:p>
  </w:comment>
  <w:comment w:id="3151" w:author="Budi Dwi Septianto" w:date="2023-07-04T19:41:00Z" w:initials="BDS">
    <w:p w14:paraId="30B3E5BA" w14:textId="2F7CAC18" w:rsidR="008C72AA" w:rsidRDefault="008C72AA">
      <w:pPr>
        <w:pStyle w:val="CommentText"/>
      </w:pPr>
      <w:r>
        <w:rPr>
          <w:rStyle w:val="CommentReference"/>
        </w:rPr>
        <w:annotationRef/>
      </w:r>
      <w:r>
        <w:t>Duplikasi IT BA retail</w:t>
      </w:r>
    </w:p>
  </w:comment>
  <w:comment w:id="3153" w:author="Gilang Romadhon" w:date="2023-06-20T16:31:00Z" w:initials="GR">
    <w:p w14:paraId="19F4B6D6" w14:textId="77777777" w:rsidR="007E05FB" w:rsidRDefault="007E05FB">
      <w:pPr>
        <w:pStyle w:val="CommentText"/>
      </w:pPr>
      <w:r>
        <w:rPr>
          <w:rStyle w:val="CommentReference"/>
        </w:rPr>
        <w:annotationRef/>
      </w:r>
      <w:r>
        <w:t>Penamaan PO bisa disesuaikan dengan SO terbaru, apakah disini yg maksud IT BA atau TPM atau keduanya</w:t>
      </w:r>
    </w:p>
  </w:comment>
  <w:comment w:id="3154" w:author="Darwin Halomoan Siregar" w:date="2023-06-21T19:25:00Z" w:initials="DHS">
    <w:p w14:paraId="6CEC0059" w14:textId="62A61694" w:rsidR="007E05FB" w:rsidRDefault="007E05FB">
      <w:pPr>
        <w:pStyle w:val="CommentText"/>
      </w:pPr>
      <w:r>
        <w:rPr>
          <w:rStyle w:val="CommentReference"/>
        </w:rPr>
        <w:annotationRef/>
      </w:r>
      <w:r>
        <w:t>Disesuaikan</w:t>
      </w:r>
    </w:p>
  </w:comment>
  <w:comment w:id="3303" w:author="Budi Dwi Septianto" w:date="2023-07-04T19:43:00Z" w:initials="BDS">
    <w:p w14:paraId="17C21F7B" w14:textId="7F57C85C" w:rsidR="008C72AA" w:rsidRDefault="008C72AA">
      <w:pPr>
        <w:pStyle w:val="CommentText"/>
      </w:pPr>
      <w:r>
        <w:rPr>
          <w:rStyle w:val="CommentReference"/>
        </w:rPr>
        <w:annotationRef/>
      </w:r>
      <w:r>
        <w:t>Duplicate IT BA retail</w:t>
      </w:r>
      <w:bookmarkStart w:id="3308" w:name="_GoBack"/>
      <w:bookmarkEnd w:id="330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FD6965" w15:done="0"/>
  <w15:commentEx w15:paraId="690184D1" w15:paraIdParent="61FD6965" w15:done="0"/>
  <w15:commentEx w15:paraId="42DC29C3" w15:done="0"/>
  <w15:commentEx w15:paraId="51C13490" w15:done="0"/>
  <w15:commentEx w15:paraId="139063D7" w15:paraIdParent="51C13490" w15:done="0"/>
  <w15:commentEx w15:paraId="4011F0EF" w15:done="0"/>
  <w15:commentEx w15:paraId="020A06CA" w15:done="0"/>
  <w15:commentEx w15:paraId="7C0A4F3A" w15:done="0"/>
  <w15:commentEx w15:paraId="398BFAB2" w15:paraIdParent="7C0A4F3A" w15:done="0"/>
  <w15:commentEx w15:paraId="328E58E2" w15:done="0"/>
  <w15:commentEx w15:paraId="067C19A6" w15:paraIdParent="328E58E2" w15:done="0"/>
  <w15:commentEx w15:paraId="30B3E5BA" w15:done="0"/>
  <w15:commentEx w15:paraId="19F4B6D6" w15:done="0"/>
  <w15:commentEx w15:paraId="6CEC0059" w15:paraIdParent="19F4B6D6" w15:done="0"/>
  <w15:commentEx w15:paraId="17C21F7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7B0E3" w14:textId="77777777" w:rsidR="00EC43A5" w:rsidRDefault="00EC43A5" w:rsidP="00ED0E55">
      <w:pPr>
        <w:spacing w:line="240" w:lineRule="auto"/>
      </w:pPr>
      <w:r>
        <w:separator/>
      </w:r>
    </w:p>
  </w:endnote>
  <w:endnote w:type="continuationSeparator" w:id="0">
    <w:p w14:paraId="3AFF73F1" w14:textId="77777777" w:rsidR="00EC43A5" w:rsidRDefault="00EC43A5" w:rsidP="00ED0E55">
      <w:pPr>
        <w:spacing w:line="240" w:lineRule="auto"/>
      </w:pPr>
      <w:r>
        <w:continuationSeparator/>
      </w:r>
    </w:p>
  </w:endnote>
  <w:endnote w:type="continuationNotice" w:id="1">
    <w:p w14:paraId="79218753" w14:textId="77777777" w:rsidR="00EC43A5" w:rsidRDefault="00EC43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notTrueType/>
    <w:pitch w:val="variable"/>
    <w:sig w:usb0="01000001" w:usb1="00000000" w:usb2="00000000" w:usb3="00000000" w:csb0="0001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8E755" w14:textId="77777777" w:rsidR="007E05FB" w:rsidRPr="00626014" w:rsidRDefault="007E05FB" w:rsidP="00DE61AC">
    <w:pPr>
      <w:pStyle w:val="Footer"/>
      <w:tabs>
        <w:tab w:val="clear" w:pos="9360"/>
        <w:tab w:val="right" w:pos="900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17012" w14:textId="77777777" w:rsidR="007E05FB" w:rsidRPr="00490F86" w:rsidRDefault="007E05FB" w:rsidP="00490F86">
    <w:pPr>
      <w:pStyle w:val="Footer"/>
      <w:pBdr>
        <w:top w:val="single" w:sz="12" w:space="1" w:color="000000"/>
      </w:pBdr>
      <w:tabs>
        <w:tab w:val="clear" w:pos="9360"/>
        <w:tab w:val="right" w:pos="9001"/>
      </w:tabs>
      <w:rPr>
        <w:noProof/>
        <w:lang w:val="id-ID"/>
      </w:rPr>
    </w:pPr>
    <w:r w:rsidRPr="00AA703C">
      <w:rPr>
        <w:b/>
      </w:rPr>
      <w:t>INTERNAL USE</w:t>
    </w:r>
    <w:r>
      <w:rPr>
        <w:lang w:val="id-ID"/>
      </w:rPr>
      <w:tab/>
    </w:r>
    <w:r>
      <w:rPr>
        <w:lang w:val="id-ID"/>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EEC44" w14:textId="77777777" w:rsidR="007E05FB" w:rsidRPr="00490F86" w:rsidRDefault="007E05FB" w:rsidP="00490F86">
    <w:pPr>
      <w:pStyle w:val="Footer"/>
      <w:pBdr>
        <w:top w:val="single" w:sz="12" w:space="1" w:color="000000"/>
      </w:pBdr>
      <w:tabs>
        <w:tab w:val="clear" w:pos="9360"/>
        <w:tab w:val="right" w:pos="9001"/>
      </w:tabs>
      <w:rPr>
        <w:noProof/>
        <w:lang w:val="id-ID"/>
      </w:rPr>
    </w:pPr>
    <w:r w:rsidRPr="00AA703C">
      <w:rPr>
        <w:b/>
      </w:rPr>
      <w:t>INTERNAL USE</w:t>
    </w:r>
    <w:r>
      <w:rPr>
        <w:lang w:val="id-ID"/>
      </w:rPr>
      <w:tab/>
    </w:r>
    <w:r>
      <w:rPr>
        <w:lang w:val="id-ID"/>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1F3BE" w14:textId="1D14C7B2" w:rsidR="007E05FB" w:rsidRPr="00490F86" w:rsidRDefault="007E05FB" w:rsidP="00490F86">
    <w:pPr>
      <w:pStyle w:val="Footer"/>
      <w:pBdr>
        <w:top w:val="single" w:sz="12" w:space="1" w:color="000000"/>
      </w:pBdr>
      <w:tabs>
        <w:tab w:val="clear" w:pos="9360"/>
        <w:tab w:val="right" w:pos="9001"/>
      </w:tabs>
      <w:rPr>
        <w:noProof/>
        <w:lang w:val="id-ID"/>
      </w:rPr>
    </w:pPr>
    <w:r w:rsidRPr="00AA703C">
      <w:rPr>
        <w:b/>
      </w:rPr>
      <w:t>INTERNAL USE</w:t>
    </w:r>
    <w:r>
      <w:rPr>
        <w:lang w:val="id-ID"/>
      </w:rPr>
      <w:tab/>
    </w:r>
    <w:r>
      <w:rPr>
        <w:lang w:val="id-ID"/>
      </w:rPr>
      <w:tab/>
    </w:r>
    <w:r w:rsidRPr="00490F86">
      <w:rPr>
        <w:sz w:val="22"/>
      </w:rPr>
      <w:fldChar w:fldCharType="begin"/>
    </w:r>
    <w:r w:rsidRPr="00490F86">
      <w:rPr>
        <w:sz w:val="22"/>
      </w:rPr>
      <w:instrText xml:space="preserve"> PAGE   \* MERGEFORMAT </w:instrText>
    </w:r>
    <w:r w:rsidRPr="00490F86">
      <w:rPr>
        <w:sz w:val="22"/>
      </w:rPr>
      <w:fldChar w:fldCharType="separate"/>
    </w:r>
    <w:r w:rsidR="008C72AA">
      <w:rPr>
        <w:noProof/>
        <w:sz w:val="22"/>
      </w:rPr>
      <w:t>15</w:t>
    </w:r>
    <w:r w:rsidRPr="00490F86">
      <w:rPr>
        <w:noProof/>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DE7A" w14:textId="706A37B1" w:rsidR="007E05FB" w:rsidRPr="00490F86" w:rsidRDefault="007E05FB" w:rsidP="00490F86">
    <w:pPr>
      <w:pStyle w:val="Footer"/>
      <w:pBdr>
        <w:top w:val="single" w:sz="12" w:space="1" w:color="000000"/>
      </w:pBdr>
      <w:tabs>
        <w:tab w:val="clear" w:pos="9360"/>
        <w:tab w:val="right" w:pos="9001"/>
      </w:tabs>
      <w:rPr>
        <w:noProof/>
        <w:lang w:val="id-ID"/>
      </w:rPr>
    </w:pPr>
    <w:r w:rsidRPr="00AA703C">
      <w:rPr>
        <w:b/>
      </w:rPr>
      <w:t>INTERNAL USE</w:t>
    </w:r>
    <w:r>
      <w:rPr>
        <w:lang w:val="id-ID"/>
      </w:rPr>
      <w:tab/>
    </w:r>
    <w:r>
      <w:rPr>
        <w:lang w:val="id-ID"/>
      </w:rPr>
      <w:tab/>
    </w:r>
    <w:r w:rsidRPr="00490F86">
      <w:rPr>
        <w:sz w:val="22"/>
      </w:rPr>
      <w:fldChar w:fldCharType="begin"/>
    </w:r>
    <w:r w:rsidRPr="00490F86">
      <w:rPr>
        <w:sz w:val="22"/>
      </w:rPr>
      <w:instrText xml:space="preserve"> PAGE   \* MERGEFORMAT </w:instrText>
    </w:r>
    <w:r w:rsidRPr="00490F86">
      <w:rPr>
        <w:sz w:val="22"/>
      </w:rPr>
      <w:fldChar w:fldCharType="separate"/>
    </w:r>
    <w:r w:rsidR="008C72AA">
      <w:rPr>
        <w:noProof/>
        <w:sz w:val="22"/>
      </w:rPr>
      <w:t>23</w:t>
    </w:r>
    <w:r w:rsidRPr="00490F86">
      <w:rP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D94F5" w14:textId="77777777" w:rsidR="00EC43A5" w:rsidRDefault="00EC43A5" w:rsidP="00ED0E55">
      <w:pPr>
        <w:spacing w:line="240" w:lineRule="auto"/>
      </w:pPr>
      <w:r>
        <w:separator/>
      </w:r>
    </w:p>
  </w:footnote>
  <w:footnote w:type="continuationSeparator" w:id="0">
    <w:p w14:paraId="010836CA" w14:textId="77777777" w:rsidR="00EC43A5" w:rsidRDefault="00EC43A5" w:rsidP="00ED0E55">
      <w:pPr>
        <w:spacing w:line="240" w:lineRule="auto"/>
      </w:pPr>
      <w:r>
        <w:continuationSeparator/>
      </w:r>
    </w:p>
  </w:footnote>
  <w:footnote w:type="continuationNotice" w:id="1">
    <w:p w14:paraId="01A2C1DA" w14:textId="77777777" w:rsidR="00EC43A5" w:rsidRDefault="00EC43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296"/>
      <w:gridCol w:w="3916"/>
      <w:gridCol w:w="943"/>
      <w:gridCol w:w="296"/>
      <w:gridCol w:w="1604"/>
    </w:tblGrid>
    <w:tr w:rsidR="007E05FB" w14:paraId="36392E7C" w14:textId="77777777" w:rsidTr="006F6E4A">
      <w:trPr>
        <w:trHeight w:val="616"/>
        <w:jc w:val="center"/>
      </w:trPr>
      <w:tc>
        <w:tcPr>
          <w:tcW w:w="6516" w:type="dxa"/>
          <w:gridSpan w:val="3"/>
          <w:shd w:val="clear" w:color="auto" w:fill="auto"/>
        </w:tcPr>
        <w:p w14:paraId="0617F8ED" w14:textId="77777777" w:rsidR="007E05FB" w:rsidRDefault="007E05FB" w:rsidP="003A551B">
          <w:pPr>
            <w:pStyle w:val="Header"/>
            <w:spacing w:before="120" w:after="120"/>
          </w:pPr>
          <w:r>
            <w:rPr>
              <w:noProof/>
            </w:rPr>
            <w:drawing>
              <wp:inline distT="0" distB="0" distL="0" distR="0" wp14:anchorId="2E20D40C" wp14:editId="3C73AC99">
                <wp:extent cx="1697990" cy="260985"/>
                <wp:effectExtent l="0" t="0" r="0" b="5715"/>
                <wp:docPr id="10" name="Picture 4" descr="Description: 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90" cy="260985"/>
                        </a:xfrm>
                        <a:prstGeom prst="rect">
                          <a:avLst/>
                        </a:prstGeom>
                        <a:noFill/>
                        <a:ln>
                          <a:noFill/>
                        </a:ln>
                      </pic:spPr>
                    </pic:pic>
                  </a:graphicData>
                </a:graphic>
              </wp:inline>
            </w:drawing>
          </w:r>
        </w:p>
      </w:tc>
      <w:tc>
        <w:tcPr>
          <w:tcW w:w="950" w:type="dxa"/>
          <w:tcBorders>
            <w:right w:val="nil"/>
          </w:tcBorders>
          <w:shd w:val="clear" w:color="auto" w:fill="auto"/>
        </w:tcPr>
        <w:p w14:paraId="60B56035" w14:textId="77777777" w:rsidR="007E05FB" w:rsidRPr="00DA4760" w:rsidRDefault="007E05FB" w:rsidP="003A551B">
          <w:pPr>
            <w:pStyle w:val="Header"/>
            <w:spacing w:before="60" w:after="60"/>
            <w:rPr>
              <w:rStyle w:val="Strong"/>
            </w:rPr>
          </w:pPr>
          <w:r w:rsidRPr="00DA4760">
            <w:rPr>
              <w:rStyle w:val="Strong"/>
            </w:rPr>
            <w:t>Versi</w:t>
          </w:r>
        </w:p>
      </w:tc>
      <w:tc>
        <w:tcPr>
          <w:tcW w:w="296" w:type="dxa"/>
          <w:tcBorders>
            <w:left w:val="nil"/>
            <w:right w:val="nil"/>
          </w:tcBorders>
          <w:shd w:val="clear" w:color="auto" w:fill="auto"/>
        </w:tcPr>
        <w:p w14:paraId="2938AF5E" w14:textId="77777777" w:rsidR="007E05FB" w:rsidRPr="00DA4760" w:rsidRDefault="007E05FB" w:rsidP="003A551B">
          <w:pPr>
            <w:pStyle w:val="Header"/>
            <w:spacing w:before="60" w:after="60"/>
            <w:rPr>
              <w:rStyle w:val="Strong"/>
            </w:rPr>
          </w:pPr>
          <w:r w:rsidRPr="00DA4760">
            <w:rPr>
              <w:rStyle w:val="Strong"/>
            </w:rPr>
            <w:t>:</w:t>
          </w:r>
        </w:p>
      </w:tc>
      <w:tc>
        <w:tcPr>
          <w:tcW w:w="1418" w:type="dxa"/>
          <w:tcBorders>
            <w:left w:val="nil"/>
          </w:tcBorders>
          <w:shd w:val="clear" w:color="auto" w:fill="auto"/>
        </w:tcPr>
        <w:p w14:paraId="7EAC6204" w14:textId="2E5F4C25" w:rsidR="007E05FB" w:rsidRPr="00DA4760" w:rsidRDefault="007E05FB" w:rsidP="003A551B">
          <w:pPr>
            <w:pStyle w:val="Header"/>
            <w:spacing w:before="60" w:after="60"/>
            <w:rPr>
              <w:rStyle w:val="Strong"/>
            </w:rPr>
          </w:pPr>
          <w:r w:rsidRPr="00DA4760">
            <w:rPr>
              <w:rStyle w:val="Strong"/>
            </w:rPr>
            <w:fldChar w:fldCharType="begin"/>
          </w:r>
          <w:r w:rsidRPr="00DA4760">
            <w:rPr>
              <w:rStyle w:val="Strong"/>
            </w:rPr>
            <w:instrText xml:space="preserve"> STYLEREF  Emphasis,Version  \* MERGEFORMAT </w:instrText>
          </w:r>
          <w:r w:rsidRPr="00DA4760">
            <w:rPr>
              <w:rStyle w:val="Strong"/>
            </w:rPr>
            <w:fldChar w:fldCharType="separate"/>
          </w:r>
          <w:r w:rsidR="008C72AA">
            <w:rPr>
              <w:rStyle w:val="Strong"/>
              <w:noProof/>
            </w:rPr>
            <w:t>dd.mm.yyyy</w:t>
          </w:r>
          <w:r w:rsidRPr="00DA4760">
            <w:rPr>
              <w:rStyle w:val="Strong"/>
            </w:rPr>
            <w:fldChar w:fldCharType="end"/>
          </w:r>
        </w:p>
      </w:tc>
    </w:tr>
    <w:tr w:rsidR="007E05FB" w14:paraId="2F0EA6CD" w14:textId="77777777" w:rsidTr="006F6E4A">
      <w:trPr>
        <w:jc w:val="center"/>
      </w:trPr>
      <w:tc>
        <w:tcPr>
          <w:tcW w:w="2142" w:type="dxa"/>
          <w:tcBorders>
            <w:bottom w:val="single" w:sz="4" w:space="0" w:color="000000"/>
            <w:right w:val="nil"/>
          </w:tcBorders>
          <w:shd w:val="clear" w:color="auto" w:fill="auto"/>
        </w:tcPr>
        <w:p w14:paraId="4AB92EC7" w14:textId="77777777" w:rsidR="007E05FB" w:rsidRPr="00DA4760" w:rsidRDefault="007E05FB" w:rsidP="003A551B">
          <w:pPr>
            <w:pStyle w:val="Header"/>
            <w:spacing w:before="60" w:after="60"/>
            <w:rPr>
              <w:rStyle w:val="Strong"/>
            </w:rPr>
          </w:pPr>
          <w:r w:rsidRPr="00DA4760">
            <w:rPr>
              <w:rStyle w:val="Strong"/>
            </w:rPr>
            <w:t>Nama SOP</w:t>
          </w:r>
        </w:p>
      </w:tc>
      <w:tc>
        <w:tcPr>
          <w:tcW w:w="296" w:type="dxa"/>
          <w:tcBorders>
            <w:left w:val="nil"/>
            <w:bottom w:val="single" w:sz="4" w:space="0" w:color="000000"/>
            <w:right w:val="nil"/>
          </w:tcBorders>
          <w:shd w:val="clear" w:color="auto" w:fill="auto"/>
        </w:tcPr>
        <w:p w14:paraId="3D445911"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bottom w:val="single" w:sz="4" w:space="0" w:color="000000"/>
          </w:tcBorders>
          <w:shd w:val="clear" w:color="auto" w:fill="auto"/>
        </w:tcPr>
        <w:p w14:paraId="0219B3AD" w14:textId="1F1E2D98" w:rsidR="007E05FB" w:rsidRPr="00DA4760" w:rsidRDefault="007E05FB" w:rsidP="006E07FE">
          <w:pPr>
            <w:pStyle w:val="Header"/>
            <w:spacing w:before="60" w:after="60"/>
            <w:rPr>
              <w:rStyle w:val="Strong"/>
            </w:rPr>
          </w:pPr>
          <w:r>
            <w:rPr>
              <w:rStyle w:val="Strong"/>
            </w:rPr>
            <w:fldChar w:fldCharType="begin"/>
          </w:r>
          <w:r>
            <w:rPr>
              <w:rStyle w:val="Strong"/>
            </w:rPr>
            <w:instrText xml:space="preserve"> STYLEREF  "Subtitle ius"  \* MERGEFORMAT </w:instrText>
          </w:r>
          <w:r>
            <w:rPr>
              <w:rStyle w:val="Strong"/>
            </w:rPr>
            <w:fldChar w:fldCharType="separate"/>
          </w:r>
          <w:r w:rsidR="008C72AA">
            <w:rPr>
              <w:rStyle w:val="Strong"/>
              <w:noProof/>
            </w:rPr>
            <w:t>IT Change Management</w:t>
          </w:r>
          <w:r>
            <w:rPr>
              <w:rStyle w:val="Strong"/>
            </w:rPr>
            <w:fldChar w:fldCharType="end"/>
          </w:r>
        </w:p>
      </w:tc>
    </w:tr>
    <w:tr w:rsidR="007E05FB" w14:paraId="5C88674F" w14:textId="77777777" w:rsidTr="006F6E4A">
      <w:trPr>
        <w:jc w:val="center"/>
      </w:trPr>
      <w:tc>
        <w:tcPr>
          <w:tcW w:w="2142" w:type="dxa"/>
          <w:tcBorders>
            <w:right w:val="nil"/>
          </w:tcBorders>
          <w:shd w:val="clear" w:color="auto" w:fill="auto"/>
        </w:tcPr>
        <w:p w14:paraId="6021CDBB" w14:textId="77777777" w:rsidR="007E05FB" w:rsidRPr="00DA4760" w:rsidRDefault="007E05FB" w:rsidP="003A551B">
          <w:pPr>
            <w:pStyle w:val="Header"/>
            <w:spacing w:before="60" w:after="60"/>
            <w:rPr>
              <w:rStyle w:val="Strong"/>
            </w:rPr>
          </w:pPr>
          <w:r w:rsidRPr="00DA4760">
            <w:rPr>
              <w:rStyle w:val="Strong"/>
            </w:rPr>
            <w:t>Nama Sub</w:t>
          </w:r>
        </w:p>
      </w:tc>
      <w:tc>
        <w:tcPr>
          <w:tcW w:w="296" w:type="dxa"/>
          <w:tcBorders>
            <w:left w:val="nil"/>
            <w:right w:val="nil"/>
          </w:tcBorders>
          <w:shd w:val="clear" w:color="auto" w:fill="auto"/>
        </w:tcPr>
        <w:p w14:paraId="0BDE65D0"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tcBorders>
          <w:shd w:val="clear" w:color="auto" w:fill="auto"/>
        </w:tcPr>
        <w:p w14:paraId="6DF49F19" w14:textId="08C2AF48" w:rsidR="007E05FB" w:rsidRPr="00DA4760" w:rsidRDefault="007E05FB" w:rsidP="003A551B">
          <w:pPr>
            <w:pStyle w:val="Header"/>
            <w:spacing w:before="60" w:after="60"/>
            <w:rPr>
              <w:rStyle w:val="Strong"/>
            </w:rPr>
          </w:pPr>
          <w:r>
            <w:rPr>
              <w:rStyle w:val="Strong"/>
            </w:rPr>
            <w:fldChar w:fldCharType="begin"/>
          </w:r>
          <w:r>
            <w:rPr>
              <w:rStyle w:val="Strong"/>
            </w:rPr>
            <w:instrText xml:space="preserve"> STYLEREF  "Subtitle,Subtitle H1,Title Cover"  \* MERGEFORMAT </w:instrText>
          </w:r>
          <w:r>
            <w:rPr>
              <w:rStyle w:val="Strong"/>
            </w:rPr>
            <w:fldChar w:fldCharType="separate"/>
          </w:r>
          <w:r w:rsidR="008C72AA">
            <w:rPr>
              <w:rStyle w:val="Strong"/>
              <w:noProof/>
            </w:rPr>
            <w:t>Pengendalian Dokumen</w:t>
          </w:r>
          <w:r>
            <w:rPr>
              <w:rStyle w:val="Strong"/>
            </w:rPr>
            <w:fldChar w:fldCharType="end"/>
          </w:r>
        </w:p>
      </w:tc>
    </w:tr>
  </w:tbl>
  <w:p w14:paraId="77F02AD2" w14:textId="77777777" w:rsidR="007E05FB" w:rsidRPr="00583476" w:rsidRDefault="007E05FB" w:rsidP="00C25A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296"/>
      <w:gridCol w:w="3916"/>
      <w:gridCol w:w="943"/>
      <w:gridCol w:w="296"/>
      <w:gridCol w:w="1604"/>
    </w:tblGrid>
    <w:tr w:rsidR="007E05FB" w14:paraId="1C732548" w14:textId="77777777" w:rsidTr="006F6E4A">
      <w:trPr>
        <w:trHeight w:val="616"/>
        <w:jc w:val="center"/>
      </w:trPr>
      <w:tc>
        <w:tcPr>
          <w:tcW w:w="6516" w:type="dxa"/>
          <w:gridSpan w:val="3"/>
          <w:shd w:val="clear" w:color="auto" w:fill="auto"/>
        </w:tcPr>
        <w:p w14:paraId="7167C36A" w14:textId="77777777" w:rsidR="007E05FB" w:rsidRDefault="007E05FB" w:rsidP="003A551B">
          <w:pPr>
            <w:pStyle w:val="Header"/>
            <w:spacing w:before="120" w:after="120"/>
          </w:pPr>
          <w:r>
            <w:rPr>
              <w:noProof/>
            </w:rPr>
            <w:drawing>
              <wp:inline distT="0" distB="0" distL="0" distR="0" wp14:anchorId="2A0C461F" wp14:editId="33EAD4C0">
                <wp:extent cx="1697990" cy="260985"/>
                <wp:effectExtent l="0" t="0" r="0" b="5715"/>
                <wp:docPr id="5" name="Picture 4" descr="Description: 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90" cy="260985"/>
                        </a:xfrm>
                        <a:prstGeom prst="rect">
                          <a:avLst/>
                        </a:prstGeom>
                        <a:noFill/>
                        <a:ln>
                          <a:noFill/>
                        </a:ln>
                      </pic:spPr>
                    </pic:pic>
                  </a:graphicData>
                </a:graphic>
              </wp:inline>
            </w:drawing>
          </w:r>
        </w:p>
      </w:tc>
      <w:tc>
        <w:tcPr>
          <w:tcW w:w="950" w:type="dxa"/>
          <w:tcBorders>
            <w:right w:val="nil"/>
          </w:tcBorders>
          <w:shd w:val="clear" w:color="auto" w:fill="auto"/>
        </w:tcPr>
        <w:p w14:paraId="34C0BD15" w14:textId="77777777" w:rsidR="007E05FB" w:rsidRPr="00DA4760" w:rsidRDefault="007E05FB" w:rsidP="003A551B">
          <w:pPr>
            <w:pStyle w:val="Header"/>
            <w:spacing w:before="60" w:after="60"/>
            <w:rPr>
              <w:rStyle w:val="Strong"/>
            </w:rPr>
          </w:pPr>
          <w:r w:rsidRPr="00DA4760">
            <w:rPr>
              <w:rStyle w:val="Strong"/>
            </w:rPr>
            <w:t>Versi</w:t>
          </w:r>
        </w:p>
      </w:tc>
      <w:tc>
        <w:tcPr>
          <w:tcW w:w="296" w:type="dxa"/>
          <w:tcBorders>
            <w:left w:val="nil"/>
            <w:right w:val="nil"/>
          </w:tcBorders>
          <w:shd w:val="clear" w:color="auto" w:fill="auto"/>
        </w:tcPr>
        <w:p w14:paraId="6122A6F8" w14:textId="77777777" w:rsidR="007E05FB" w:rsidRPr="00DA4760" w:rsidRDefault="007E05FB" w:rsidP="003A551B">
          <w:pPr>
            <w:pStyle w:val="Header"/>
            <w:spacing w:before="60" w:after="60"/>
            <w:rPr>
              <w:rStyle w:val="Strong"/>
            </w:rPr>
          </w:pPr>
          <w:r w:rsidRPr="00DA4760">
            <w:rPr>
              <w:rStyle w:val="Strong"/>
            </w:rPr>
            <w:t>:</w:t>
          </w:r>
        </w:p>
      </w:tc>
      <w:tc>
        <w:tcPr>
          <w:tcW w:w="1418" w:type="dxa"/>
          <w:tcBorders>
            <w:left w:val="nil"/>
          </w:tcBorders>
          <w:shd w:val="clear" w:color="auto" w:fill="auto"/>
        </w:tcPr>
        <w:p w14:paraId="096C57DB" w14:textId="196C4150" w:rsidR="007E05FB" w:rsidRPr="00DA4760" w:rsidRDefault="007E05FB" w:rsidP="003A551B">
          <w:pPr>
            <w:pStyle w:val="Header"/>
            <w:spacing w:before="60" w:after="60"/>
            <w:rPr>
              <w:rStyle w:val="Strong"/>
            </w:rPr>
          </w:pPr>
          <w:r w:rsidRPr="00DA4760">
            <w:rPr>
              <w:rStyle w:val="Strong"/>
            </w:rPr>
            <w:fldChar w:fldCharType="begin"/>
          </w:r>
          <w:r w:rsidRPr="00DA4760">
            <w:rPr>
              <w:rStyle w:val="Strong"/>
            </w:rPr>
            <w:instrText xml:space="preserve"> STYLEREF  Emphasis,Version  \* MERGEFORMAT </w:instrText>
          </w:r>
          <w:r w:rsidRPr="00DA4760">
            <w:rPr>
              <w:rStyle w:val="Strong"/>
            </w:rPr>
            <w:fldChar w:fldCharType="separate"/>
          </w:r>
          <w:r w:rsidR="008C72AA">
            <w:rPr>
              <w:rStyle w:val="Strong"/>
              <w:noProof/>
            </w:rPr>
            <w:t>dd.mm.yyyy</w:t>
          </w:r>
          <w:r w:rsidRPr="00DA4760">
            <w:rPr>
              <w:rStyle w:val="Strong"/>
            </w:rPr>
            <w:fldChar w:fldCharType="end"/>
          </w:r>
        </w:p>
      </w:tc>
    </w:tr>
    <w:tr w:rsidR="007E05FB" w14:paraId="59CFF8E0" w14:textId="77777777" w:rsidTr="006F6E4A">
      <w:trPr>
        <w:jc w:val="center"/>
      </w:trPr>
      <w:tc>
        <w:tcPr>
          <w:tcW w:w="2142" w:type="dxa"/>
          <w:tcBorders>
            <w:bottom w:val="single" w:sz="4" w:space="0" w:color="000000"/>
            <w:right w:val="nil"/>
          </w:tcBorders>
          <w:shd w:val="clear" w:color="auto" w:fill="auto"/>
        </w:tcPr>
        <w:p w14:paraId="086A01E4" w14:textId="77777777" w:rsidR="007E05FB" w:rsidRPr="00DA4760" w:rsidRDefault="007E05FB" w:rsidP="003A551B">
          <w:pPr>
            <w:pStyle w:val="Header"/>
            <w:spacing w:before="60" w:after="60"/>
            <w:rPr>
              <w:rStyle w:val="Strong"/>
            </w:rPr>
          </w:pPr>
          <w:r w:rsidRPr="00DA4760">
            <w:rPr>
              <w:rStyle w:val="Strong"/>
            </w:rPr>
            <w:t>Nama SOP</w:t>
          </w:r>
        </w:p>
      </w:tc>
      <w:tc>
        <w:tcPr>
          <w:tcW w:w="296" w:type="dxa"/>
          <w:tcBorders>
            <w:left w:val="nil"/>
            <w:bottom w:val="single" w:sz="4" w:space="0" w:color="000000"/>
            <w:right w:val="nil"/>
          </w:tcBorders>
          <w:shd w:val="clear" w:color="auto" w:fill="auto"/>
        </w:tcPr>
        <w:p w14:paraId="65D74D49"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bottom w:val="single" w:sz="4" w:space="0" w:color="000000"/>
          </w:tcBorders>
          <w:shd w:val="clear" w:color="auto" w:fill="auto"/>
        </w:tcPr>
        <w:p w14:paraId="0FBCD1F9" w14:textId="0262C8B3" w:rsidR="007E05FB" w:rsidRPr="00DA4760" w:rsidRDefault="007E05FB" w:rsidP="006E07FE">
          <w:pPr>
            <w:pStyle w:val="Header"/>
            <w:spacing w:before="60" w:after="60"/>
            <w:rPr>
              <w:rStyle w:val="Strong"/>
            </w:rPr>
          </w:pPr>
          <w:r>
            <w:rPr>
              <w:rStyle w:val="Strong"/>
            </w:rPr>
            <w:fldChar w:fldCharType="begin"/>
          </w:r>
          <w:r>
            <w:rPr>
              <w:rStyle w:val="Strong"/>
            </w:rPr>
            <w:instrText xml:space="preserve"> STYLEREF  "Subtitle ius"  \* MERGEFORMAT </w:instrText>
          </w:r>
          <w:r>
            <w:rPr>
              <w:rStyle w:val="Strong"/>
            </w:rPr>
            <w:fldChar w:fldCharType="separate"/>
          </w:r>
          <w:r w:rsidR="008C72AA">
            <w:rPr>
              <w:rStyle w:val="Strong"/>
              <w:noProof/>
            </w:rPr>
            <w:t>IT Change Management</w:t>
          </w:r>
          <w:r>
            <w:rPr>
              <w:rStyle w:val="Strong"/>
            </w:rPr>
            <w:fldChar w:fldCharType="end"/>
          </w:r>
        </w:p>
      </w:tc>
    </w:tr>
    <w:tr w:rsidR="007E05FB" w14:paraId="59015815" w14:textId="77777777" w:rsidTr="006F6E4A">
      <w:trPr>
        <w:jc w:val="center"/>
      </w:trPr>
      <w:tc>
        <w:tcPr>
          <w:tcW w:w="2142" w:type="dxa"/>
          <w:tcBorders>
            <w:right w:val="nil"/>
          </w:tcBorders>
          <w:shd w:val="clear" w:color="auto" w:fill="auto"/>
        </w:tcPr>
        <w:p w14:paraId="1A8B84CA" w14:textId="77777777" w:rsidR="007E05FB" w:rsidRPr="00DA4760" w:rsidRDefault="007E05FB" w:rsidP="003A551B">
          <w:pPr>
            <w:pStyle w:val="Header"/>
            <w:spacing w:before="60" w:after="60"/>
            <w:rPr>
              <w:rStyle w:val="Strong"/>
            </w:rPr>
          </w:pPr>
          <w:r w:rsidRPr="00DA4760">
            <w:rPr>
              <w:rStyle w:val="Strong"/>
            </w:rPr>
            <w:t>Nama Sub</w:t>
          </w:r>
        </w:p>
      </w:tc>
      <w:tc>
        <w:tcPr>
          <w:tcW w:w="296" w:type="dxa"/>
          <w:tcBorders>
            <w:left w:val="nil"/>
            <w:right w:val="nil"/>
          </w:tcBorders>
          <w:shd w:val="clear" w:color="auto" w:fill="auto"/>
        </w:tcPr>
        <w:p w14:paraId="757203EF"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tcBorders>
          <w:shd w:val="clear" w:color="auto" w:fill="auto"/>
        </w:tcPr>
        <w:p w14:paraId="320DDDC3" w14:textId="5BBF1ABA" w:rsidR="007E05FB" w:rsidRPr="00DA4760" w:rsidRDefault="007E05FB" w:rsidP="003A551B">
          <w:pPr>
            <w:pStyle w:val="Header"/>
            <w:spacing w:before="60" w:after="60"/>
            <w:rPr>
              <w:rStyle w:val="Strong"/>
            </w:rPr>
          </w:pPr>
          <w:r>
            <w:rPr>
              <w:rStyle w:val="Strong"/>
            </w:rPr>
            <w:fldChar w:fldCharType="begin"/>
          </w:r>
          <w:r>
            <w:rPr>
              <w:rStyle w:val="Strong"/>
            </w:rPr>
            <w:instrText xml:space="preserve"> STYLEREF  "Subtitle,Subtitle H1,Title Cover"  \* MERGEFORMAT </w:instrText>
          </w:r>
          <w:r>
            <w:rPr>
              <w:rStyle w:val="Strong"/>
            </w:rPr>
            <w:fldChar w:fldCharType="separate"/>
          </w:r>
          <w:r w:rsidR="008C72AA">
            <w:rPr>
              <w:rStyle w:val="Strong"/>
              <w:noProof/>
            </w:rPr>
            <w:t>Daftar Isi</w:t>
          </w:r>
          <w:r>
            <w:rPr>
              <w:rStyle w:val="Strong"/>
            </w:rPr>
            <w:fldChar w:fldCharType="end"/>
          </w:r>
        </w:p>
      </w:tc>
    </w:tr>
  </w:tbl>
  <w:p w14:paraId="239CFA18" w14:textId="77777777" w:rsidR="007E05FB" w:rsidRPr="00583476" w:rsidRDefault="007E05FB" w:rsidP="00C25A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296"/>
      <w:gridCol w:w="3916"/>
      <w:gridCol w:w="943"/>
      <w:gridCol w:w="296"/>
      <w:gridCol w:w="1604"/>
    </w:tblGrid>
    <w:tr w:rsidR="007E05FB" w14:paraId="29FB11D2" w14:textId="77777777" w:rsidTr="006F6E4A">
      <w:trPr>
        <w:trHeight w:val="616"/>
        <w:jc w:val="center"/>
      </w:trPr>
      <w:tc>
        <w:tcPr>
          <w:tcW w:w="6516" w:type="dxa"/>
          <w:gridSpan w:val="3"/>
          <w:shd w:val="clear" w:color="auto" w:fill="auto"/>
        </w:tcPr>
        <w:p w14:paraId="2E091195" w14:textId="77777777" w:rsidR="007E05FB" w:rsidRDefault="007E05FB" w:rsidP="003A551B">
          <w:pPr>
            <w:pStyle w:val="Header"/>
            <w:spacing w:before="120" w:after="120"/>
          </w:pPr>
          <w:r>
            <w:rPr>
              <w:noProof/>
            </w:rPr>
            <w:drawing>
              <wp:inline distT="0" distB="0" distL="0" distR="0" wp14:anchorId="52F09A26" wp14:editId="735679D2">
                <wp:extent cx="1697990" cy="260985"/>
                <wp:effectExtent l="0" t="0" r="0" b="5715"/>
                <wp:docPr id="35" name="Picture 4" descr="Description: 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90" cy="260985"/>
                        </a:xfrm>
                        <a:prstGeom prst="rect">
                          <a:avLst/>
                        </a:prstGeom>
                        <a:noFill/>
                        <a:ln>
                          <a:noFill/>
                        </a:ln>
                      </pic:spPr>
                    </pic:pic>
                  </a:graphicData>
                </a:graphic>
              </wp:inline>
            </w:drawing>
          </w:r>
        </w:p>
      </w:tc>
      <w:tc>
        <w:tcPr>
          <w:tcW w:w="950" w:type="dxa"/>
          <w:tcBorders>
            <w:right w:val="nil"/>
          </w:tcBorders>
          <w:shd w:val="clear" w:color="auto" w:fill="auto"/>
        </w:tcPr>
        <w:p w14:paraId="2CF454D3" w14:textId="77777777" w:rsidR="007E05FB" w:rsidRPr="00DA4760" w:rsidRDefault="007E05FB" w:rsidP="003A551B">
          <w:pPr>
            <w:pStyle w:val="Header"/>
            <w:spacing w:before="60" w:after="60"/>
            <w:rPr>
              <w:rStyle w:val="Strong"/>
            </w:rPr>
          </w:pPr>
          <w:r w:rsidRPr="00DA4760">
            <w:rPr>
              <w:rStyle w:val="Strong"/>
            </w:rPr>
            <w:t>Versi</w:t>
          </w:r>
        </w:p>
      </w:tc>
      <w:tc>
        <w:tcPr>
          <w:tcW w:w="296" w:type="dxa"/>
          <w:tcBorders>
            <w:left w:val="nil"/>
            <w:right w:val="nil"/>
          </w:tcBorders>
          <w:shd w:val="clear" w:color="auto" w:fill="auto"/>
        </w:tcPr>
        <w:p w14:paraId="3466F85F" w14:textId="77777777" w:rsidR="007E05FB" w:rsidRPr="00DA4760" w:rsidRDefault="007E05FB" w:rsidP="003A551B">
          <w:pPr>
            <w:pStyle w:val="Header"/>
            <w:spacing w:before="60" w:after="60"/>
            <w:rPr>
              <w:rStyle w:val="Strong"/>
            </w:rPr>
          </w:pPr>
          <w:r w:rsidRPr="00DA4760">
            <w:rPr>
              <w:rStyle w:val="Strong"/>
            </w:rPr>
            <w:t>:</w:t>
          </w:r>
        </w:p>
      </w:tc>
      <w:tc>
        <w:tcPr>
          <w:tcW w:w="1418" w:type="dxa"/>
          <w:tcBorders>
            <w:left w:val="nil"/>
          </w:tcBorders>
          <w:shd w:val="clear" w:color="auto" w:fill="auto"/>
        </w:tcPr>
        <w:p w14:paraId="6D53268E" w14:textId="08707CA1" w:rsidR="007E05FB" w:rsidRPr="00DA4760" w:rsidRDefault="007E05FB" w:rsidP="003A551B">
          <w:pPr>
            <w:pStyle w:val="Header"/>
            <w:spacing w:before="60" w:after="60"/>
            <w:rPr>
              <w:rStyle w:val="Strong"/>
            </w:rPr>
          </w:pPr>
          <w:r w:rsidRPr="00DA4760">
            <w:rPr>
              <w:rStyle w:val="Strong"/>
            </w:rPr>
            <w:fldChar w:fldCharType="begin"/>
          </w:r>
          <w:r w:rsidRPr="00DA4760">
            <w:rPr>
              <w:rStyle w:val="Strong"/>
            </w:rPr>
            <w:instrText xml:space="preserve"> STYLEREF  Emphasis,Version  \* MERGEFORMAT </w:instrText>
          </w:r>
          <w:r w:rsidRPr="00DA4760">
            <w:rPr>
              <w:rStyle w:val="Strong"/>
            </w:rPr>
            <w:fldChar w:fldCharType="separate"/>
          </w:r>
          <w:r w:rsidR="008C72AA">
            <w:rPr>
              <w:rStyle w:val="Strong"/>
              <w:noProof/>
            </w:rPr>
            <w:t>dd.mm.yyyy</w:t>
          </w:r>
          <w:r w:rsidRPr="00DA4760">
            <w:rPr>
              <w:rStyle w:val="Strong"/>
            </w:rPr>
            <w:fldChar w:fldCharType="end"/>
          </w:r>
        </w:p>
      </w:tc>
    </w:tr>
    <w:tr w:rsidR="007E05FB" w14:paraId="21A16876" w14:textId="77777777" w:rsidTr="006F6E4A">
      <w:trPr>
        <w:jc w:val="center"/>
      </w:trPr>
      <w:tc>
        <w:tcPr>
          <w:tcW w:w="2142" w:type="dxa"/>
          <w:tcBorders>
            <w:bottom w:val="single" w:sz="4" w:space="0" w:color="000000"/>
            <w:right w:val="nil"/>
          </w:tcBorders>
          <w:shd w:val="clear" w:color="auto" w:fill="auto"/>
        </w:tcPr>
        <w:p w14:paraId="1FE75F10" w14:textId="77777777" w:rsidR="007E05FB" w:rsidRPr="00DA4760" w:rsidRDefault="007E05FB" w:rsidP="003A551B">
          <w:pPr>
            <w:pStyle w:val="Header"/>
            <w:spacing w:before="60" w:after="60"/>
            <w:rPr>
              <w:rStyle w:val="Strong"/>
            </w:rPr>
          </w:pPr>
          <w:r w:rsidRPr="00DA4760">
            <w:rPr>
              <w:rStyle w:val="Strong"/>
            </w:rPr>
            <w:t>Nama SOP</w:t>
          </w:r>
        </w:p>
      </w:tc>
      <w:tc>
        <w:tcPr>
          <w:tcW w:w="296" w:type="dxa"/>
          <w:tcBorders>
            <w:left w:val="nil"/>
            <w:bottom w:val="single" w:sz="4" w:space="0" w:color="000000"/>
            <w:right w:val="nil"/>
          </w:tcBorders>
          <w:shd w:val="clear" w:color="auto" w:fill="auto"/>
        </w:tcPr>
        <w:p w14:paraId="0A369E04"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bottom w:val="single" w:sz="4" w:space="0" w:color="000000"/>
          </w:tcBorders>
          <w:shd w:val="clear" w:color="auto" w:fill="auto"/>
        </w:tcPr>
        <w:p w14:paraId="6C58B194" w14:textId="1FD5CBFD" w:rsidR="007E05FB" w:rsidRPr="00DA4760" w:rsidRDefault="007E05FB" w:rsidP="006E07FE">
          <w:pPr>
            <w:pStyle w:val="Header"/>
            <w:spacing w:before="60" w:after="60"/>
            <w:rPr>
              <w:rStyle w:val="Strong"/>
            </w:rPr>
          </w:pPr>
          <w:r>
            <w:rPr>
              <w:rStyle w:val="Strong"/>
            </w:rPr>
            <w:fldChar w:fldCharType="begin"/>
          </w:r>
          <w:r>
            <w:rPr>
              <w:rStyle w:val="Strong"/>
            </w:rPr>
            <w:instrText xml:space="preserve"> STYLEREF  "Subtitle ius"  \* MERGEFORMAT </w:instrText>
          </w:r>
          <w:r>
            <w:rPr>
              <w:rStyle w:val="Strong"/>
            </w:rPr>
            <w:fldChar w:fldCharType="separate"/>
          </w:r>
          <w:r w:rsidR="008C72AA">
            <w:rPr>
              <w:rStyle w:val="Strong"/>
              <w:noProof/>
            </w:rPr>
            <w:t>IT Change Management</w:t>
          </w:r>
          <w:r>
            <w:rPr>
              <w:rStyle w:val="Strong"/>
            </w:rPr>
            <w:fldChar w:fldCharType="end"/>
          </w:r>
        </w:p>
      </w:tc>
    </w:tr>
    <w:tr w:rsidR="007E05FB" w14:paraId="4373AF06" w14:textId="77777777" w:rsidTr="006F6E4A">
      <w:trPr>
        <w:jc w:val="center"/>
      </w:trPr>
      <w:tc>
        <w:tcPr>
          <w:tcW w:w="2142" w:type="dxa"/>
          <w:tcBorders>
            <w:right w:val="nil"/>
          </w:tcBorders>
          <w:shd w:val="clear" w:color="auto" w:fill="auto"/>
        </w:tcPr>
        <w:p w14:paraId="48314DB5" w14:textId="77777777" w:rsidR="007E05FB" w:rsidRPr="00DA4760" w:rsidRDefault="007E05FB" w:rsidP="003A551B">
          <w:pPr>
            <w:pStyle w:val="Header"/>
            <w:spacing w:before="60" w:after="60"/>
            <w:rPr>
              <w:rStyle w:val="Strong"/>
            </w:rPr>
          </w:pPr>
          <w:r w:rsidRPr="00DA4760">
            <w:rPr>
              <w:rStyle w:val="Strong"/>
            </w:rPr>
            <w:t>Nama Sub</w:t>
          </w:r>
        </w:p>
      </w:tc>
      <w:tc>
        <w:tcPr>
          <w:tcW w:w="296" w:type="dxa"/>
          <w:tcBorders>
            <w:left w:val="nil"/>
            <w:right w:val="nil"/>
          </w:tcBorders>
          <w:shd w:val="clear" w:color="auto" w:fill="auto"/>
        </w:tcPr>
        <w:p w14:paraId="267F069A"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tcBorders>
          <w:shd w:val="clear" w:color="auto" w:fill="auto"/>
        </w:tcPr>
        <w:p w14:paraId="722D005C" w14:textId="4E6AA6E4" w:rsidR="007E05FB" w:rsidRPr="00DA4760" w:rsidRDefault="007E05FB" w:rsidP="003A551B">
          <w:pPr>
            <w:pStyle w:val="Header"/>
            <w:spacing w:before="60" w:after="60"/>
            <w:rPr>
              <w:rStyle w:val="Strong"/>
            </w:rPr>
          </w:pPr>
          <w:r>
            <w:rPr>
              <w:rStyle w:val="Strong"/>
            </w:rPr>
            <w:fldChar w:fldCharType="begin"/>
          </w:r>
          <w:r>
            <w:rPr>
              <w:rStyle w:val="Strong"/>
            </w:rPr>
            <w:instrText xml:space="preserve"> STYLEREF  "Heading 1"  \* MERGEFORMAT </w:instrText>
          </w:r>
          <w:r>
            <w:rPr>
              <w:rStyle w:val="Strong"/>
            </w:rPr>
            <w:fldChar w:fldCharType="separate"/>
          </w:r>
          <w:r w:rsidR="008C72AA">
            <w:rPr>
              <w:rStyle w:val="Strong"/>
              <w:noProof/>
            </w:rPr>
            <w:t>Ketentuan Pelaksanaan</w:t>
          </w:r>
          <w:r>
            <w:rPr>
              <w:rStyle w:val="Strong"/>
            </w:rPr>
            <w:fldChar w:fldCharType="end"/>
          </w:r>
        </w:p>
      </w:tc>
    </w:tr>
  </w:tbl>
  <w:p w14:paraId="480E5EB5" w14:textId="77777777" w:rsidR="007E05FB" w:rsidRPr="00583476" w:rsidRDefault="007E05FB" w:rsidP="00C25A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296"/>
      <w:gridCol w:w="3916"/>
      <w:gridCol w:w="943"/>
      <w:gridCol w:w="296"/>
      <w:gridCol w:w="1604"/>
    </w:tblGrid>
    <w:tr w:rsidR="007E05FB" w14:paraId="25723B08" w14:textId="77777777" w:rsidTr="006F6E4A">
      <w:trPr>
        <w:trHeight w:val="616"/>
        <w:jc w:val="center"/>
      </w:trPr>
      <w:tc>
        <w:tcPr>
          <w:tcW w:w="6516" w:type="dxa"/>
          <w:gridSpan w:val="3"/>
          <w:shd w:val="clear" w:color="auto" w:fill="auto"/>
        </w:tcPr>
        <w:p w14:paraId="1C905658" w14:textId="77777777" w:rsidR="007E05FB" w:rsidRDefault="007E05FB" w:rsidP="003A551B">
          <w:pPr>
            <w:pStyle w:val="Header"/>
            <w:spacing w:before="120" w:after="120"/>
          </w:pPr>
          <w:r>
            <w:rPr>
              <w:noProof/>
            </w:rPr>
            <w:drawing>
              <wp:inline distT="0" distB="0" distL="0" distR="0" wp14:anchorId="578C5B35" wp14:editId="3E93EC13">
                <wp:extent cx="1697990" cy="260985"/>
                <wp:effectExtent l="0" t="0" r="0" b="5715"/>
                <wp:docPr id="36" name="Picture 4" descr="Description: 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90" cy="260985"/>
                        </a:xfrm>
                        <a:prstGeom prst="rect">
                          <a:avLst/>
                        </a:prstGeom>
                        <a:noFill/>
                        <a:ln>
                          <a:noFill/>
                        </a:ln>
                      </pic:spPr>
                    </pic:pic>
                  </a:graphicData>
                </a:graphic>
              </wp:inline>
            </w:drawing>
          </w:r>
        </w:p>
      </w:tc>
      <w:tc>
        <w:tcPr>
          <w:tcW w:w="950" w:type="dxa"/>
          <w:tcBorders>
            <w:right w:val="nil"/>
          </w:tcBorders>
          <w:shd w:val="clear" w:color="auto" w:fill="auto"/>
        </w:tcPr>
        <w:p w14:paraId="684D4209" w14:textId="77777777" w:rsidR="007E05FB" w:rsidRPr="00DA4760" w:rsidRDefault="007E05FB" w:rsidP="003A551B">
          <w:pPr>
            <w:pStyle w:val="Header"/>
            <w:spacing w:before="60" w:after="60"/>
            <w:rPr>
              <w:rStyle w:val="Strong"/>
            </w:rPr>
          </w:pPr>
          <w:r w:rsidRPr="00DA4760">
            <w:rPr>
              <w:rStyle w:val="Strong"/>
            </w:rPr>
            <w:t>Versi</w:t>
          </w:r>
        </w:p>
      </w:tc>
      <w:tc>
        <w:tcPr>
          <w:tcW w:w="296" w:type="dxa"/>
          <w:tcBorders>
            <w:left w:val="nil"/>
            <w:right w:val="nil"/>
          </w:tcBorders>
          <w:shd w:val="clear" w:color="auto" w:fill="auto"/>
        </w:tcPr>
        <w:p w14:paraId="76EB4BD3" w14:textId="77777777" w:rsidR="007E05FB" w:rsidRPr="00DA4760" w:rsidRDefault="007E05FB" w:rsidP="003A551B">
          <w:pPr>
            <w:pStyle w:val="Header"/>
            <w:spacing w:before="60" w:after="60"/>
            <w:rPr>
              <w:rStyle w:val="Strong"/>
            </w:rPr>
          </w:pPr>
          <w:r w:rsidRPr="00DA4760">
            <w:rPr>
              <w:rStyle w:val="Strong"/>
            </w:rPr>
            <w:t>:</w:t>
          </w:r>
        </w:p>
      </w:tc>
      <w:tc>
        <w:tcPr>
          <w:tcW w:w="1418" w:type="dxa"/>
          <w:tcBorders>
            <w:left w:val="nil"/>
          </w:tcBorders>
          <w:shd w:val="clear" w:color="auto" w:fill="auto"/>
        </w:tcPr>
        <w:p w14:paraId="3BC8E7D2" w14:textId="706B0AF2" w:rsidR="007E05FB" w:rsidRPr="00DA4760" w:rsidRDefault="007E05FB" w:rsidP="003A551B">
          <w:pPr>
            <w:pStyle w:val="Header"/>
            <w:spacing w:before="60" w:after="60"/>
            <w:rPr>
              <w:rStyle w:val="Strong"/>
            </w:rPr>
          </w:pPr>
          <w:r w:rsidRPr="00DA4760">
            <w:rPr>
              <w:rStyle w:val="Strong"/>
            </w:rPr>
            <w:fldChar w:fldCharType="begin"/>
          </w:r>
          <w:r w:rsidRPr="00DA4760">
            <w:rPr>
              <w:rStyle w:val="Strong"/>
            </w:rPr>
            <w:instrText xml:space="preserve"> STYLEREF  Emphasis,Version  \* MERGEFORMAT </w:instrText>
          </w:r>
          <w:r w:rsidRPr="00DA4760">
            <w:rPr>
              <w:rStyle w:val="Strong"/>
            </w:rPr>
            <w:fldChar w:fldCharType="separate"/>
          </w:r>
          <w:r w:rsidR="008C72AA">
            <w:rPr>
              <w:rStyle w:val="Strong"/>
              <w:noProof/>
            </w:rPr>
            <w:t>dd.mm.yyyy</w:t>
          </w:r>
          <w:r w:rsidRPr="00DA4760">
            <w:rPr>
              <w:rStyle w:val="Strong"/>
            </w:rPr>
            <w:fldChar w:fldCharType="end"/>
          </w:r>
        </w:p>
      </w:tc>
    </w:tr>
    <w:tr w:rsidR="007E05FB" w14:paraId="3C38EF4F" w14:textId="77777777" w:rsidTr="006F6E4A">
      <w:trPr>
        <w:jc w:val="center"/>
      </w:trPr>
      <w:tc>
        <w:tcPr>
          <w:tcW w:w="2142" w:type="dxa"/>
          <w:tcBorders>
            <w:bottom w:val="single" w:sz="4" w:space="0" w:color="000000"/>
            <w:right w:val="nil"/>
          </w:tcBorders>
          <w:shd w:val="clear" w:color="auto" w:fill="auto"/>
        </w:tcPr>
        <w:p w14:paraId="2A4F7048" w14:textId="77777777" w:rsidR="007E05FB" w:rsidRPr="00DA4760" w:rsidRDefault="007E05FB" w:rsidP="003A551B">
          <w:pPr>
            <w:pStyle w:val="Header"/>
            <w:spacing w:before="60" w:after="60"/>
            <w:rPr>
              <w:rStyle w:val="Strong"/>
            </w:rPr>
          </w:pPr>
          <w:r w:rsidRPr="00DA4760">
            <w:rPr>
              <w:rStyle w:val="Strong"/>
            </w:rPr>
            <w:t>Nama SOP</w:t>
          </w:r>
        </w:p>
      </w:tc>
      <w:tc>
        <w:tcPr>
          <w:tcW w:w="296" w:type="dxa"/>
          <w:tcBorders>
            <w:left w:val="nil"/>
            <w:bottom w:val="single" w:sz="4" w:space="0" w:color="000000"/>
            <w:right w:val="nil"/>
          </w:tcBorders>
          <w:shd w:val="clear" w:color="auto" w:fill="auto"/>
        </w:tcPr>
        <w:p w14:paraId="449353D8"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bottom w:val="single" w:sz="4" w:space="0" w:color="000000"/>
          </w:tcBorders>
          <w:shd w:val="clear" w:color="auto" w:fill="auto"/>
        </w:tcPr>
        <w:p w14:paraId="63046F91" w14:textId="09E0FCA7" w:rsidR="007E05FB" w:rsidRPr="00DA4760" w:rsidRDefault="007E05FB" w:rsidP="006E07FE">
          <w:pPr>
            <w:pStyle w:val="Header"/>
            <w:spacing w:before="60" w:after="60"/>
            <w:rPr>
              <w:rStyle w:val="Strong"/>
            </w:rPr>
          </w:pPr>
          <w:r>
            <w:rPr>
              <w:rStyle w:val="Strong"/>
            </w:rPr>
            <w:fldChar w:fldCharType="begin"/>
          </w:r>
          <w:r>
            <w:rPr>
              <w:rStyle w:val="Strong"/>
            </w:rPr>
            <w:instrText xml:space="preserve"> STYLEREF  "Subtitle ius"  \* MERGEFORMAT </w:instrText>
          </w:r>
          <w:r>
            <w:rPr>
              <w:rStyle w:val="Strong"/>
            </w:rPr>
            <w:fldChar w:fldCharType="separate"/>
          </w:r>
          <w:r w:rsidR="008C72AA">
            <w:rPr>
              <w:rStyle w:val="Strong"/>
              <w:noProof/>
            </w:rPr>
            <w:t>IT Change Management</w:t>
          </w:r>
          <w:r>
            <w:rPr>
              <w:rStyle w:val="Strong"/>
            </w:rPr>
            <w:fldChar w:fldCharType="end"/>
          </w:r>
        </w:p>
      </w:tc>
    </w:tr>
    <w:tr w:rsidR="007E05FB" w14:paraId="73C9CBB5" w14:textId="77777777" w:rsidTr="006F6E4A">
      <w:trPr>
        <w:jc w:val="center"/>
      </w:trPr>
      <w:tc>
        <w:tcPr>
          <w:tcW w:w="2142" w:type="dxa"/>
          <w:tcBorders>
            <w:right w:val="nil"/>
          </w:tcBorders>
          <w:shd w:val="clear" w:color="auto" w:fill="auto"/>
        </w:tcPr>
        <w:p w14:paraId="6F41772C" w14:textId="77777777" w:rsidR="007E05FB" w:rsidRPr="00DA4760" w:rsidRDefault="007E05FB" w:rsidP="003A551B">
          <w:pPr>
            <w:pStyle w:val="Header"/>
            <w:spacing w:before="60" w:after="60"/>
            <w:rPr>
              <w:rStyle w:val="Strong"/>
            </w:rPr>
          </w:pPr>
          <w:r w:rsidRPr="00DA4760">
            <w:rPr>
              <w:rStyle w:val="Strong"/>
            </w:rPr>
            <w:t>Nama Sub</w:t>
          </w:r>
        </w:p>
      </w:tc>
      <w:tc>
        <w:tcPr>
          <w:tcW w:w="296" w:type="dxa"/>
          <w:tcBorders>
            <w:left w:val="nil"/>
            <w:right w:val="nil"/>
          </w:tcBorders>
          <w:shd w:val="clear" w:color="auto" w:fill="auto"/>
        </w:tcPr>
        <w:p w14:paraId="3D85CC25"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tcBorders>
          <w:shd w:val="clear" w:color="auto" w:fill="auto"/>
        </w:tcPr>
        <w:p w14:paraId="50F57657" w14:textId="719BE508" w:rsidR="007E05FB" w:rsidRPr="00DA4760" w:rsidRDefault="007E05FB" w:rsidP="003A551B">
          <w:pPr>
            <w:pStyle w:val="Header"/>
            <w:spacing w:before="60" w:after="60"/>
            <w:rPr>
              <w:rStyle w:val="Strong"/>
            </w:rPr>
          </w:pPr>
          <w:r>
            <w:rPr>
              <w:rStyle w:val="Strong"/>
            </w:rPr>
            <w:fldChar w:fldCharType="begin"/>
          </w:r>
          <w:r>
            <w:rPr>
              <w:rStyle w:val="Strong"/>
            </w:rPr>
            <w:instrText xml:space="preserve"> STYLEREF  "Heading 1"  \* MERGEFORMAT </w:instrText>
          </w:r>
          <w:r>
            <w:rPr>
              <w:rStyle w:val="Strong"/>
            </w:rPr>
            <w:fldChar w:fldCharType="separate"/>
          </w:r>
          <w:r w:rsidR="008C72AA">
            <w:rPr>
              <w:rStyle w:val="Strong"/>
              <w:noProof/>
            </w:rPr>
            <w:t>Prosedur Pelaksanaan</w:t>
          </w:r>
          <w:r>
            <w:rPr>
              <w:rStyle w:val="Strong"/>
            </w:rPr>
            <w:fldChar w:fldCharType="end"/>
          </w:r>
        </w:p>
      </w:tc>
    </w:tr>
  </w:tbl>
  <w:p w14:paraId="1F98D25F" w14:textId="77777777" w:rsidR="007E05FB" w:rsidRPr="00583476" w:rsidRDefault="007E05FB" w:rsidP="00C25A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296"/>
      <w:gridCol w:w="3916"/>
      <w:gridCol w:w="943"/>
      <w:gridCol w:w="296"/>
      <w:gridCol w:w="1604"/>
    </w:tblGrid>
    <w:tr w:rsidR="007E05FB" w14:paraId="45939365" w14:textId="77777777" w:rsidTr="006F6E4A">
      <w:trPr>
        <w:trHeight w:val="616"/>
        <w:jc w:val="center"/>
      </w:trPr>
      <w:tc>
        <w:tcPr>
          <w:tcW w:w="6516" w:type="dxa"/>
          <w:gridSpan w:val="3"/>
          <w:shd w:val="clear" w:color="auto" w:fill="auto"/>
        </w:tcPr>
        <w:p w14:paraId="68B5E1ED" w14:textId="77777777" w:rsidR="007E05FB" w:rsidRDefault="007E05FB" w:rsidP="003A551B">
          <w:pPr>
            <w:pStyle w:val="Header"/>
            <w:spacing w:before="120" w:after="120"/>
          </w:pPr>
          <w:r>
            <w:rPr>
              <w:noProof/>
            </w:rPr>
            <w:drawing>
              <wp:inline distT="0" distB="0" distL="0" distR="0" wp14:anchorId="4BD47D5A" wp14:editId="31D9C77A">
                <wp:extent cx="1697990" cy="260985"/>
                <wp:effectExtent l="0" t="0" r="0" b="5715"/>
                <wp:docPr id="37" name="Picture 4" descr="Description: 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90" cy="260985"/>
                        </a:xfrm>
                        <a:prstGeom prst="rect">
                          <a:avLst/>
                        </a:prstGeom>
                        <a:noFill/>
                        <a:ln>
                          <a:noFill/>
                        </a:ln>
                      </pic:spPr>
                    </pic:pic>
                  </a:graphicData>
                </a:graphic>
              </wp:inline>
            </w:drawing>
          </w:r>
        </w:p>
      </w:tc>
      <w:tc>
        <w:tcPr>
          <w:tcW w:w="950" w:type="dxa"/>
          <w:tcBorders>
            <w:right w:val="nil"/>
          </w:tcBorders>
          <w:shd w:val="clear" w:color="auto" w:fill="auto"/>
        </w:tcPr>
        <w:p w14:paraId="24A938E9" w14:textId="77777777" w:rsidR="007E05FB" w:rsidRPr="00DA4760" w:rsidRDefault="007E05FB" w:rsidP="003A551B">
          <w:pPr>
            <w:pStyle w:val="Header"/>
            <w:spacing w:before="60" w:after="60"/>
            <w:rPr>
              <w:rStyle w:val="Strong"/>
            </w:rPr>
          </w:pPr>
          <w:r w:rsidRPr="00DA4760">
            <w:rPr>
              <w:rStyle w:val="Strong"/>
            </w:rPr>
            <w:t>Versi</w:t>
          </w:r>
        </w:p>
      </w:tc>
      <w:tc>
        <w:tcPr>
          <w:tcW w:w="296" w:type="dxa"/>
          <w:tcBorders>
            <w:left w:val="nil"/>
            <w:right w:val="nil"/>
          </w:tcBorders>
          <w:shd w:val="clear" w:color="auto" w:fill="auto"/>
        </w:tcPr>
        <w:p w14:paraId="0AF90722" w14:textId="77777777" w:rsidR="007E05FB" w:rsidRPr="00DA4760" w:rsidRDefault="007E05FB" w:rsidP="003A551B">
          <w:pPr>
            <w:pStyle w:val="Header"/>
            <w:spacing w:before="60" w:after="60"/>
            <w:rPr>
              <w:rStyle w:val="Strong"/>
            </w:rPr>
          </w:pPr>
          <w:r w:rsidRPr="00DA4760">
            <w:rPr>
              <w:rStyle w:val="Strong"/>
            </w:rPr>
            <w:t>:</w:t>
          </w:r>
        </w:p>
      </w:tc>
      <w:tc>
        <w:tcPr>
          <w:tcW w:w="1418" w:type="dxa"/>
          <w:tcBorders>
            <w:left w:val="nil"/>
          </w:tcBorders>
          <w:shd w:val="clear" w:color="auto" w:fill="auto"/>
        </w:tcPr>
        <w:p w14:paraId="0E935794" w14:textId="634642E7" w:rsidR="007E05FB" w:rsidRPr="00DA4760" w:rsidRDefault="007E05FB" w:rsidP="003A551B">
          <w:pPr>
            <w:pStyle w:val="Header"/>
            <w:spacing w:before="60" w:after="60"/>
            <w:rPr>
              <w:rStyle w:val="Strong"/>
            </w:rPr>
          </w:pPr>
          <w:r w:rsidRPr="00DA4760">
            <w:rPr>
              <w:rStyle w:val="Strong"/>
            </w:rPr>
            <w:fldChar w:fldCharType="begin"/>
          </w:r>
          <w:r w:rsidRPr="00DA4760">
            <w:rPr>
              <w:rStyle w:val="Strong"/>
            </w:rPr>
            <w:instrText xml:space="preserve"> STYLEREF  Emphasis,Version  \* MERGEFORMAT </w:instrText>
          </w:r>
          <w:r w:rsidRPr="00DA4760">
            <w:rPr>
              <w:rStyle w:val="Strong"/>
            </w:rPr>
            <w:fldChar w:fldCharType="separate"/>
          </w:r>
          <w:r w:rsidR="008C72AA">
            <w:rPr>
              <w:rStyle w:val="Strong"/>
              <w:noProof/>
            </w:rPr>
            <w:t>dd.mm.yyyy</w:t>
          </w:r>
          <w:r w:rsidRPr="00DA4760">
            <w:rPr>
              <w:rStyle w:val="Strong"/>
            </w:rPr>
            <w:fldChar w:fldCharType="end"/>
          </w:r>
        </w:p>
      </w:tc>
    </w:tr>
    <w:tr w:rsidR="007E05FB" w14:paraId="3B9DA456" w14:textId="77777777" w:rsidTr="006F6E4A">
      <w:trPr>
        <w:jc w:val="center"/>
      </w:trPr>
      <w:tc>
        <w:tcPr>
          <w:tcW w:w="2142" w:type="dxa"/>
          <w:tcBorders>
            <w:bottom w:val="single" w:sz="4" w:space="0" w:color="000000"/>
            <w:right w:val="nil"/>
          </w:tcBorders>
          <w:shd w:val="clear" w:color="auto" w:fill="auto"/>
        </w:tcPr>
        <w:p w14:paraId="498A603C" w14:textId="77777777" w:rsidR="007E05FB" w:rsidRPr="00DA4760" w:rsidRDefault="007E05FB" w:rsidP="003A551B">
          <w:pPr>
            <w:pStyle w:val="Header"/>
            <w:spacing w:before="60" w:after="60"/>
            <w:rPr>
              <w:rStyle w:val="Strong"/>
            </w:rPr>
          </w:pPr>
          <w:r w:rsidRPr="00DA4760">
            <w:rPr>
              <w:rStyle w:val="Strong"/>
            </w:rPr>
            <w:t>Nama SOP</w:t>
          </w:r>
        </w:p>
      </w:tc>
      <w:tc>
        <w:tcPr>
          <w:tcW w:w="296" w:type="dxa"/>
          <w:tcBorders>
            <w:left w:val="nil"/>
            <w:bottom w:val="single" w:sz="4" w:space="0" w:color="000000"/>
            <w:right w:val="nil"/>
          </w:tcBorders>
          <w:shd w:val="clear" w:color="auto" w:fill="auto"/>
        </w:tcPr>
        <w:p w14:paraId="5C9AAFC4"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bottom w:val="single" w:sz="4" w:space="0" w:color="000000"/>
          </w:tcBorders>
          <w:shd w:val="clear" w:color="auto" w:fill="auto"/>
        </w:tcPr>
        <w:p w14:paraId="3555E778" w14:textId="15D092D5" w:rsidR="007E05FB" w:rsidRPr="00DA4760" w:rsidRDefault="007E05FB" w:rsidP="006E07FE">
          <w:pPr>
            <w:pStyle w:val="Header"/>
            <w:spacing w:before="60" w:after="60"/>
            <w:rPr>
              <w:rStyle w:val="Strong"/>
            </w:rPr>
          </w:pPr>
          <w:r>
            <w:rPr>
              <w:rStyle w:val="Strong"/>
            </w:rPr>
            <w:fldChar w:fldCharType="begin"/>
          </w:r>
          <w:r>
            <w:rPr>
              <w:rStyle w:val="Strong"/>
            </w:rPr>
            <w:instrText xml:space="preserve"> STYLEREF  "Subtitle ius"  \* MERGEFORMAT </w:instrText>
          </w:r>
          <w:r>
            <w:rPr>
              <w:rStyle w:val="Strong"/>
            </w:rPr>
            <w:fldChar w:fldCharType="separate"/>
          </w:r>
          <w:r w:rsidR="008C72AA">
            <w:rPr>
              <w:rStyle w:val="Strong"/>
              <w:noProof/>
            </w:rPr>
            <w:t>IT Change Management</w:t>
          </w:r>
          <w:r>
            <w:rPr>
              <w:rStyle w:val="Strong"/>
            </w:rPr>
            <w:fldChar w:fldCharType="end"/>
          </w:r>
        </w:p>
      </w:tc>
    </w:tr>
    <w:tr w:rsidR="007E05FB" w14:paraId="3C4F96F2" w14:textId="77777777" w:rsidTr="006F6E4A">
      <w:trPr>
        <w:jc w:val="center"/>
      </w:trPr>
      <w:tc>
        <w:tcPr>
          <w:tcW w:w="2142" w:type="dxa"/>
          <w:tcBorders>
            <w:right w:val="nil"/>
          </w:tcBorders>
          <w:shd w:val="clear" w:color="auto" w:fill="auto"/>
        </w:tcPr>
        <w:p w14:paraId="29B6447F" w14:textId="77777777" w:rsidR="007E05FB" w:rsidRPr="00DA4760" w:rsidRDefault="007E05FB" w:rsidP="003A551B">
          <w:pPr>
            <w:pStyle w:val="Header"/>
            <w:spacing w:before="60" w:after="60"/>
            <w:rPr>
              <w:rStyle w:val="Strong"/>
            </w:rPr>
          </w:pPr>
          <w:r w:rsidRPr="00DA4760">
            <w:rPr>
              <w:rStyle w:val="Strong"/>
            </w:rPr>
            <w:t>Nama Sub</w:t>
          </w:r>
        </w:p>
      </w:tc>
      <w:tc>
        <w:tcPr>
          <w:tcW w:w="296" w:type="dxa"/>
          <w:tcBorders>
            <w:left w:val="nil"/>
            <w:right w:val="nil"/>
          </w:tcBorders>
          <w:shd w:val="clear" w:color="auto" w:fill="auto"/>
        </w:tcPr>
        <w:p w14:paraId="506E7A07" w14:textId="77777777" w:rsidR="007E05FB" w:rsidRPr="00DA4760" w:rsidRDefault="007E05FB" w:rsidP="003A551B">
          <w:pPr>
            <w:pStyle w:val="Header"/>
            <w:spacing w:before="60" w:after="60"/>
            <w:rPr>
              <w:rStyle w:val="Strong"/>
            </w:rPr>
          </w:pPr>
          <w:r w:rsidRPr="00DA4760">
            <w:rPr>
              <w:rStyle w:val="Strong"/>
            </w:rPr>
            <w:t>:</w:t>
          </w:r>
        </w:p>
      </w:tc>
      <w:tc>
        <w:tcPr>
          <w:tcW w:w="6742" w:type="dxa"/>
          <w:gridSpan w:val="4"/>
          <w:tcBorders>
            <w:left w:val="nil"/>
          </w:tcBorders>
          <w:shd w:val="clear" w:color="auto" w:fill="auto"/>
        </w:tcPr>
        <w:p w14:paraId="394C39BB" w14:textId="2699F1C1" w:rsidR="007E05FB" w:rsidRPr="00DA4760" w:rsidRDefault="007E05FB" w:rsidP="003A551B">
          <w:pPr>
            <w:pStyle w:val="Header"/>
            <w:spacing w:before="60" w:after="60"/>
            <w:rPr>
              <w:rStyle w:val="Strong"/>
            </w:rPr>
          </w:pPr>
          <w:r>
            <w:rPr>
              <w:rStyle w:val="Strong"/>
            </w:rPr>
            <w:fldChar w:fldCharType="begin"/>
          </w:r>
          <w:r>
            <w:rPr>
              <w:rStyle w:val="Strong"/>
            </w:rPr>
            <w:instrText xml:space="preserve"> STYLEREF  "Heading 1"  \* MERGEFORMAT </w:instrText>
          </w:r>
          <w:r>
            <w:rPr>
              <w:rStyle w:val="Strong"/>
            </w:rPr>
            <w:fldChar w:fldCharType="separate"/>
          </w:r>
          <w:r w:rsidR="008C72AA">
            <w:rPr>
              <w:rStyle w:val="Strong"/>
              <w:noProof/>
            </w:rPr>
            <w:t>LAMPIRAN</w:t>
          </w:r>
          <w:r>
            <w:rPr>
              <w:rStyle w:val="Strong"/>
            </w:rPr>
            <w:fldChar w:fldCharType="end"/>
          </w:r>
        </w:p>
      </w:tc>
    </w:tr>
  </w:tbl>
  <w:p w14:paraId="545E9DDA" w14:textId="77777777" w:rsidR="007E05FB" w:rsidRPr="00583476" w:rsidRDefault="007E05FB" w:rsidP="00C25A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C98"/>
    <w:multiLevelType w:val="hybridMultilevel"/>
    <w:tmpl w:val="9A12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1FE"/>
    <w:multiLevelType w:val="hybridMultilevel"/>
    <w:tmpl w:val="1B24AFF8"/>
    <w:lvl w:ilvl="0" w:tplc="5352F450">
      <w:start w:val="1"/>
      <w:numFmt w:val="decimal"/>
      <w:lvlText w:val="%1."/>
      <w:lvlJc w:val="left"/>
      <w:pPr>
        <w:tabs>
          <w:tab w:val="num" w:pos="720"/>
        </w:tabs>
        <w:ind w:left="720" w:hanging="360"/>
      </w:pPr>
      <w:rPr>
        <w:i w:val="0"/>
      </w:rPr>
    </w:lvl>
    <w:lvl w:ilvl="1" w:tplc="3F389ADA" w:tentative="1">
      <w:start w:val="1"/>
      <w:numFmt w:val="decimal"/>
      <w:lvlText w:val="%2."/>
      <w:lvlJc w:val="left"/>
      <w:pPr>
        <w:tabs>
          <w:tab w:val="num" w:pos="1440"/>
        </w:tabs>
        <w:ind w:left="1440" w:hanging="360"/>
      </w:pPr>
    </w:lvl>
    <w:lvl w:ilvl="2" w:tplc="1318CB66" w:tentative="1">
      <w:start w:val="1"/>
      <w:numFmt w:val="decimal"/>
      <w:lvlText w:val="%3."/>
      <w:lvlJc w:val="left"/>
      <w:pPr>
        <w:tabs>
          <w:tab w:val="num" w:pos="2160"/>
        </w:tabs>
        <w:ind w:left="2160" w:hanging="360"/>
      </w:pPr>
    </w:lvl>
    <w:lvl w:ilvl="3" w:tplc="8CC27C76" w:tentative="1">
      <w:start w:val="1"/>
      <w:numFmt w:val="decimal"/>
      <w:lvlText w:val="%4."/>
      <w:lvlJc w:val="left"/>
      <w:pPr>
        <w:tabs>
          <w:tab w:val="num" w:pos="2880"/>
        </w:tabs>
        <w:ind w:left="2880" w:hanging="360"/>
      </w:pPr>
    </w:lvl>
    <w:lvl w:ilvl="4" w:tplc="1904F702" w:tentative="1">
      <w:start w:val="1"/>
      <w:numFmt w:val="decimal"/>
      <w:lvlText w:val="%5."/>
      <w:lvlJc w:val="left"/>
      <w:pPr>
        <w:tabs>
          <w:tab w:val="num" w:pos="3600"/>
        </w:tabs>
        <w:ind w:left="3600" w:hanging="360"/>
      </w:pPr>
    </w:lvl>
    <w:lvl w:ilvl="5" w:tplc="BA281480" w:tentative="1">
      <w:start w:val="1"/>
      <w:numFmt w:val="decimal"/>
      <w:lvlText w:val="%6."/>
      <w:lvlJc w:val="left"/>
      <w:pPr>
        <w:tabs>
          <w:tab w:val="num" w:pos="4320"/>
        </w:tabs>
        <w:ind w:left="4320" w:hanging="360"/>
      </w:pPr>
    </w:lvl>
    <w:lvl w:ilvl="6" w:tplc="F50ECE94" w:tentative="1">
      <w:start w:val="1"/>
      <w:numFmt w:val="decimal"/>
      <w:lvlText w:val="%7."/>
      <w:lvlJc w:val="left"/>
      <w:pPr>
        <w:tabs>
          <w:tab w:val="num" w:pos="5040"/>
        </w:tabs>
        <w:ind w:left="5040" w:hanging="360"/>
      </w:pPr>
    </w:lvl>
    <w:lvl w:ilvl="7" w:tplc="B11C175A" w:tentative="1">
      <w:start w:val="1"/>
      <w:numFmt w:val="decimal"/>
      <w:lvlText w:val="%8."/>
      <w:lvlJc w:val="left"/>
      <w:pPr>
        <w:tabs>
          <w:tab w:val="num" w:pos="5760"/>
        </w:tabs>
        <w:ind w:left="5760" w:hanging="360"/>
      </w:pPr>
    </w:lvl>
    <w:lvl w:ilvl="8" w:tplc="3738EE7E" w:tentative="1">
      <w:start w:val="1"/>
      <w:numFmt w:val="decimal"/>
      <w:lvlText w:val="%9."/>
      <w:lvlJc w:val="left"/>
      <w:pPr>
        <w:tabs>
          <w:tab w:val="num" w:pos="6480"/>
        </w:tabs>
        <w:ind w:left="6480" w:hanging="360"/>
      </w:pPr>
    </w:lvl>
  </w:abstractNum>
  <w:abstractNum w:abstractNumId="2" w15:restartNumberingAfterBreak="0">
    <w:nsid w:val="019E4A90"/>
    <w:multiLevelType w:val="hybridMultilevel"/>
    <w:tmpl w:val="7280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030FB"/>
    <w:multiLevelType w:val="hybridMultilevel"/>
    <w:tmpl w:val="A8AA0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15C0E"/>
    <w:multiLevelType w:val="hybridMultilevel"/>
    <w:tmpl w:val="BE6E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93566"/>
    <w:multiLevelType w:val="hybridMultilevel"/>
    <w:tmpl w:val="AAA4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C0789C"/>
    <w:multiLevelType w:val="hybridMultilevel"/>
    <w:tmpl w:val="89805E84"/>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7" w15:restartNumberingAfterBreak="0">
    <w:nsid w:val="052A3A34"/>
    <w:multiLevelType w:val="hybridMultilevel"/>
    <w:tmpl w:val="EE62C878"/>
    <w:lvl w:ilvl="0" w:tplc="2390CF9C">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C743FB"/>
    <w:multiLevelType w:val="hybridMultilevel"/>
    <w:tmpl w:val="6F1CF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BF736D"/>
    <w:multiLevelType w:val="hybridMultilevel"/>
    <w:tmpl w:val="C854C2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095E7B53"/>
    <w:multiLevelType w:val="hybridMultilevel"/>
    <w:tmpl w:val="B838EEB8"/>
    <w:lvl w:ilvl="0" w:tplc="C0540CB6">
      <w:start w:val="1"/>
      <w:numFmt w:val="decimal"/>
      <w:lvlText w:val="%1."/>
      <w:lvlJc w:val="left"/>
      <w:pPr>
        <w:ind w:left="1350" w:hanging="360"/>
      </w:pPr>
      <w:rPr>
        <w:strike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982C36"/>
    <w:multiLevelType w:val="hybridMultilevel"/>
    <w:tmpl w:val="EE62C878"/>
    <w:lvl w:ilvl="0" w:tplc="2390CF9C">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AE19FF"/>
    <w:multiLevelType w:val="hybridMultilevel"/>
    <w:tmpl w:val="0E3EAE54"/>
    <w:lvl w:ilvl="0" w:tplc="04090005">
      <w:start w:val="1"/>
      <w:numFmt w:val="bullet"/>
      <w:lvlText w:val=""/>
      <w:lvlJc w:val="left"/>
      <w:pPr>
        <w:ind w:left="548" w:hanging="360"/>
      </w:pPr>
      <w:rPr>
        <w:rFonts w:ascii="Wingdings" w:hAnsi="Wingdings" w:hint="default"/>
      </w:rPr>
    </w:lvl>
    <w:lvl w:ilvl="1" w:tplc="04090003">
      <w:start w:val="1"/>
      <w:numFmt w:val="bullet"/>
      <w:lvlText w:val="o"/>
      <w:lvlJc w:val="left"/>
      <w:pPr>
        <w:ind w:left="1268" w:hanging="360"/>
      </w:pPr>
      <w:rPr>
        <w:rFonts w:ascii="Courier New" w:hAnsi="Courier New" w:cs="Courier New" w:hint="default"/>
      </w:rPr>
    </w:lvl>
    <w:lvl w:ilvl="2" w:tplc="04090005" w:tentative="1">
      <w:start w:val="1"/>
      <w:numFmt w:val="bullet"/>
      <w:lvlText w:val=""/>
      <w:lvlJc w:val="left"/>
      <w:pPr>
        <w:ind w:left="1988" w:hanging="360"/>
      </w:pPr>
      <w:rPr>
        <w:rFonts w:ascii="Wingdings" w:hAnsi="Wingdings" w:hint="default"/>
      </w:rPr>
    </w:lvl>
    <w:lvl w:ilvl="3" w:tplc="04090001" w:tentative="1">
      <w:start w:val="1"/>
      <w:numFmt w:val="bullet"/>
      <w:lvlText w:val=""/>
      <w:lvlJc w:val="left"/>
      <w:pPr>
        <w:ind w:left="2708" w:hanging="360"/>
      </w:pPr>
      <w:rPr>
        <w:rFonts w:ascii="Symbol" w:hAnsi="Symbol" w:hint="default"/>
      </w:rPr>
    </w:lvl>
    <w:lvl w:ilvl="4" w:tplc="04090003" w:tentative="1">
      <w:start w:val="1"/>
      <w:numFmt w:val="bullet"/>
      <w:lvlText w:val="o"/>
      <w:lvlJc w:val="left"/>
      <w:pPr>
        <w:ind w:left="3428" w:hanging="360"/>
      </w:pPr>
      <w:rPr>
        <w:rFonts w:ascii="Courier New" w:hAnsi="Courier New" w:cs="Courier New" w:hint="default"/>
      </w:rPr>
    </w:lvl>
    <w:lvl w:ilvl="5" w:tplc="04090005" w:tentative="1">
      <w:start w:val="1"/>
      <w:numFmt w:val="bullet"/>
      <w:lvlText w:val=""/>
      <w:lvlJc w:val="left"/>
      <w:pPr>
        <w:ind w:left="4148" w:hanging="360"/>
      </w:pPr>
      <w:rPr>
        <w:rFonts w:ascii="Wingdings" w:hAnsi="Wingdings" w:hint="default"/>
      </w:rPr>
    </w:lvl>
    <w:lvl w:ilvl="6" w:tplc="04090001" w:tentative="1">
      <w:start w:val="1"/>
      <w:numFmt w:val="bullet"/>
      <w:lvlText w:val=""/>
      <w:lvlJc w:val="left"/>
      <w:pPr>
        <w:ind w:left="4868" w:hanging="360"/>
      </w:pPr>
      <w:rPr>
        <w:rFonts w:ascii="Symbol" w:hAnsi="Symbol" w:hint="default"/>
      </w:rPr>
    </w:lvl>
    <w:lvl w:ilvl="7" w:tplc="04090003" w:tentative="1">
      <w:start w:val="1"/>
      <w:numFmt w:val="bullet"/>
      <w:lvlText w:val="o"/>
      <w:lvlJc w:val="left"/>
      <w:pPr>
        <w:ind w:left="5588" w:hanging="360"/>
      </w:pPr>
      <w:rPr>
        <w:rFonts w:ascii="Courier New" w:hAnsi="Courier New" w:cs="Courier New" w:hint="default"/>
      </w:rPr>
    </w:lvl>
    <w:lvl w:ilvl="8" w:tplc="04090005" w:tentative="1">
      <w:start w:val="1"/>
      <w:numFmt w:val="bullet"/>
      <w:lvlText w:val=""/>
      <w:lvlJc w:val="left"/>
      <w:pPr>
        <w:ind w:left="6308" w:hanging="360"/>
      </w:pPr>
      <w:rPr>
        <w:rFonts w:ascii="Wingdings" w:hAnsi="Wingdings" w:hint="default"/>
      </w:rPr>
    </w:lvl>
  </w:abstractNum>
  <w:abstractNum w:abstractNumId="13" w15:restartNumberingAfterBreak="0">
    <w:nsid w:val="0A97762C"/>
    <w:multiLevelType w:val="hybridMultilevel"/>
    <w:tmpl w:val="92A655E8"/>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4" w15:restartNumberingAfterBreak="0">
    <w:nsid w:val="0A9E7252"/>
    <w:multiLevelType w:val="hybridMultilevel"/>
    <w:tmpl w:val="97204418"/>
    <w:lvl w:ilvl="0" w:tplc="8E6688DA">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5" w15:restartNumberingAfterBreak="0">
    <w:nsid w:val="0C1A6EB5"/>
    <w:multiLevelType w:val="hybridMultilevel"/>
    <w:tmpl w:val="B3DC72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5C5ECC"/>
    <w:multiLevelType w:val="hybridMultilevel"/>
    <w:tmpl w:val="D0828728"/>
    <w:lvl w:ilvl="0" w:tplc="977E4E2E">
      <w:start w:val="1"/>
      <w:numFmt w:val="decimal"/>
      <w:lvlText w:val="%1."/>
      <w:lvlJc w:val="left"/>
      <w:pPr>
        <w:ind w:left="720" w:hanging="360"/>
      </w:pPr>
      <w:rPr>
        <w:rFonts w:hint="default"/>
        <w:strike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E306C0"/>
    <w:multiLevelType w:val="hybridMultilevel"/>
    <w:tmpl w:val="27703786"/>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E120B07"/>
    <w:multiLevelType w:val="hybridMultilevel"/>
    <w:tmpl w:val="99862C42"/>
    <w:lvl w:ilvl="0" w:tplc="977E4E2E">
      <w:start w:val="1"/>
      <w:numFmt w:val="decimal"/>
      <w:lvlText w:val="%1."/>
      <w:lvlJc w:val="left"/>
      <w:pPr>
        <w:ind w:left="720" w:hanging="360"/>
      </w:pPr>
      <w:rPr>
        <w:rFonts w:hint="default"/>
        <w:strike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1F1506"/>
    <w:multiLevelType w:val="hybridMultilevel"/>
    <w:tmpl w:val="F2E49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1C4573"/>
    <w:multiLevelType w:val="hybridMultilevel"/>
    <w:tmpl w:val="185E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391781"/>
    <w:multiLevelType w:val="hybridMultilevel"/>
    <w:tmpl w:val="B7C0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55455E"/>
    <w:multiLevelType w:val="hybridMultilevel"/>
    <w:tmpl w:val="DD5E0BDC"/>
    <w:lvl w:ilvl="0" w:tplc="04090005">
      <w:start w:val="1"/>
      <w:numFmt w:val="bullet"/>
      <w:lvlText w:val=""/>
      <w:lvlJc w:val="left"/>
      <w:pPr>
        <w:ind w:left="548" w:hanging="360"/>
      </w:pPr>
      <w:rPr>
        <w:rFonts w:ascii="Wingdings" w:hAnsi="Wingdings" w:hint="default"/>
      </w:rPr>
    </w:lvl>
    <w:lvl w:ilvl="1" w:tplc="04090003">
      <w:start w:val="1"/>
      <w:numFmt w:val="bullet"/>
      <w:lvlText w:val="o"/>
      <w:lvlJc w:val="left"/>
      <w:pPr>
        <w:ind w:left="1268" w:hanging="360"/>
      </w:pPr>
      <w:rPr>
        <w:rFonts w:ascii="Courier New" w:hAnsi="Courier New" w:cs="Courier New" w:hint="default"/>
      </w:rPr>
    </w:lvl>
    <w:lvl w:ilvl="2" w:tplc="04090005" w:tentative="1">
      <w:start w:val="1"/>
      <w:numFmt w:val="bullet"/>
      <w:lvlText w:val=""/>
      <w:lvlJc w:val="left"/>
      <w:pPr>
        <w:ind w:left="1988" w:hanging="360"/>
      </w:pPr>
      <w:rPr>
        <w:rFonts w:ascii="Wingdings" w:hAnsi="Wingdings" w:hint="default"/>
      </w:rPr>
    </w:lvl>
    <w:lvl w:ilvl="3" w:tplc="04090001" w:tentative="1">
      <w:start w:val="1"/>
      <w:numFmt w:val="bullet"/>
      <w:lvlText w:val=""/>
      <w:lvlJc w:val="left"/>
      <w:pPr>
        <w:ind w:left="2708" w:hanging="360"/>
      </w:pPr>
      <w:rPr>
        <w:rFonts w:ascii="Symbol" w:hAnsi="Symbol" w:hint="default"/>
      </w:rPr>
    </w:lvl>
    <w:lvl w:ilvl="4" w:tplc="04090003" w:tentative="1">
      <w:start w:val="1"/>
      <w:numFmt w:val="bullet"/>
      <w:lvlText w:val="o"/>
      <w:lvlJc w:val="left"/>
      <w:pPr>
        <w:ind w:left="3428" w:hanging="360"/>
      </w:pPr>
      <w:rPr>
        <w:rFonts w:ascii="Courier New" w:hAnsi="Courier New" w:cs="Courier New" w:hint="default"/>
      </w:rPr>
    </w:lvl>
    <w:lvl w:ilvl="5" w:tplc="04090005" w:tentative="1">
      <w:start w:val="1"/>
      <w:numFmt w:val="bullet"/>
      <w:lvlText w:val=""/>
      <w:lvlJc w:val="left"/>
      <w:pPr>
        <w:ind w:left="4148" w:hanging="360"/>
      </w:pPr>
      <w:rPr>
        <w:rFonts w:ascii="Wingdings" w:hAnsi="Wingdings" w:hint="default"/>
      </w:rPr>
    </w:lvl>
    <w:lvl w:ilvl="6" w:tplc="04090001" w:tentative="1">
      <w:start w:val="1"/>
      <w:numFmt w:val="bullet"/>
      <w:lvlText w:val=""/>
      <w:lvlJc w:val="left"/>
      <w:pPr>
        <w:ind w:left="4868" w:hanging="360"/>
      </w:pPr>
      <w:rPr>
        <w:rFonts w:ascii="Symbol" w:hAnsi="Symbol" w:hint="default"/>
      </w:rPr>
    </w:lvl>
    <w:lvl w:ilvl="7" w:tplc="04090003" w:tentative="1">
      <w:start w:val="1"/>
      <w:numFmt w:val="bullet"/>
      <w:lvlText w:val="o"/>
      <w:lvlJc w:val="left"/>
      <w:pPr>
        <w:ind w:left="5588" w:hanging="360"/>
      </w:pPr>
      <w:rPr>
        <w:rFonts w:ascii="Courier New" w:hAnsi="Courier New" w:cs="Courier New" w:hint="default"/>
      </w:rPr>
    </w:lvl>
    <w:lvl w:ilvl="8" w:tplc="04090005" w:tentative="1">
      <w:start w:val="1"/>
      <w:numFmt w:val="bullet"/>
      <w:lvlText w:val=""/>
      <w:lvlJc w:val="left"/>
      <w:pPr>
        <w:ind w:left="6308" w:hanging="360"/>
      </w:pPr>
      <w:rPr>
        <w:rFonts w:ascii="Wingdings" w:hAnsi="Wingdings" w:hint="default"/>
      </w:rPr>
    </w:lvl>
  </w:abstractNum>
  <w:abstractNum w:abstractNumId="23" w15:restartNumberingAfterBreak="0">
    <w:nsid w:val="13EB4437"/>
    <w:multiLevelType w:val="hybridMultilevel"/>
    <w:tmpl w:val="DA6AB292"/>
    <w:lvl w:ilvl="0" w:tplc="1C320F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830C60"/>
    <w:multiLevelType w:val="hybridMultilevel"/>
    <w:tmpl w:val="89669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982C14"/>
    <w:multiLevelType w:val="hybridMultilevel"/>
    <w:tmpl w:val="71DC67B4"/>
    <w:lvl w:ilvl="0" w:tplc="8E5CCE6A">
      <w:numFmt w:val="bullet"/>
      <w:lvlText w:val="-"/>
      <w:lvlJc w:val="left"/>
      <w:pPr>
        <w:ind w:left="1800" w:hanging="360"/>
      </w:pPr>
      <w:rPr>
        <w:rFonts w:ascii="Calibri" w:eastAsia="Calibri" w:hAnsi="Calibri" w:cs="Times New Roman" w:hint="default"/>
      </w:rPr>
    </w:lvl>
    <w:lvl w:ilvl="1" w:tplc="21869324">
      <w:start w:val="1"/>
      <w:numFmt w:val="bullet"/>
      <w:lvlText w:val="-"/>
      <w:lvlJc w:val="left"/>
      <w:pPr>
        <w:ind w:left="2520" w:hanging="360"/>
      </w:pPr>
      <w:rPr>
        <w:rFonts w:ascii="Calibri" w:hAnsi="Calibr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17B53D48"/>
    <w:multiLevelType w:val="hybridMultilevel"/>
    <w:tmpl w:val="8C7A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CB0D63"/>
    <w:multiLevelType w:val="hybridMultilevel"/>
    <w:tmpl w:val="5C6E7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012618"/>
    <w:multiLevelType w:val="hybridMultilevel"/>
    <w:tmpl w:val="EB885F9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42211E"/>
    <w:multiLevelType w:val="hybridMultilevel"/>
    <w:tmpl w:val="7FD0C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624BB4"/>
    <w:multiLevelType w:val="hybridMultilevel"/>
    <w:tmpl w:val="FB86E8EC"/>
    <w:lvl w:ilvl="0" w:tplc="FE886486">
      <w:numFmt w:val="bullet"/>
      <w:lvlText w:val="-"/>
      <w:lvlJc w:val="left"/>
      <w:pPr>
        <w:ind w:left="1800" w:hanging="360"/>
      </w:pPr>
      <w:rPr>
        <w:rFonts w:ascii="Calibri" w:eastAsia="Calibri"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1C284F17"/>
    <w:multiLevelType w:val="hybridMultilevel"/>
    <w:tmpl w:val="D73CDA50"/>
    <w:lvl w:ilvl="0" w:tplc="FE88648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6E6066"/>
    <w:multiLevelType w:val="hybridMultilevel"/>
    <w:tmpl w:val="2536E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5D2C6B"/>
    <w:multiLevelType w:val="hybridMultilevel"/>
    <w:tmpl w:val="56E2908C"/>
    <w:lvl w:ilvl="0" w:tplc="04090001">
      <w:start w:val="1"/>
      <w:numFmt w:val="bullet"/>
      <w:lvlText w:val=""/>
      <w:lvlJc w:val="left"/>
      <w:pPr>
        <w:ind w:left="548" w:hanging="360"/>
      </w:pPr>
      <w:rPr>
        <w:rFonts w:ascii="Symbol" w:hAnsi="Symbol" w:hint="default"/>
      </w:rPr>
    </w:lvl>
    <w:lvl w:ilvl="1" w:tplc="04090003">
      <w:start w:val="1"/>
      <w:numFmt w:val="bullet"/>
      <w:lvlText w:val="o"/>
      <w:lvlJc w:val="left"/>
      <w:pPr>
        <w:ind w:left="1268" w:hanging="360"/>
      </w:pPr>
      <w:rPr>
        <w:rFonts w:ascii="Courier New" w:hAnsi="Courier New" w:cs="Courier New" w:hint="default"/>
      </w:rPr>
    </w:lvl>
    <w:lvl w:ilvl="2" w:tplc="04090005" w:tentative="1">
      <w:start w:val="1"/>
      <w:numFmt w:val="bullet"/>
      <w:lvlText w:val=""/>
      <w:lvlJc w:val="left"/>
      <w:pPr>
        <w:ind w:left="1988" w:hanging="360"/>
      </w:pPr>
      <w:rPr>
        <w:rFonts w:ascii="Wingdings" w:hAnsi="Wingdings" w:hint="default"/>
      </w:rPr>
    </w:lvl>
    <w:lvl w:ilvl="3" w:tplc="04090001" w:tentative="1">
      <w:start w:val="1"/>
      <w:numFmt w:val="bullet"/>
      <w:lvlText w:val=""/>
      <w:lvlJc w:val="left"/>
      <w:pPr>
        <w:ind w:left="2708" w:hanging="360"/>
      </w:pPr>
      <w:rPr>
        <w:rFonts w:ascii="Symbol" w:hAnsi="Symbol" w:hint="default"/>
      </w:rPr>
    </w:lvl>
    <w:lvl w:ilvl="4" w:tplc="04090003" w:tentative="1">
      <w:start w:val="1"/>
      <w:numFmt w:val="bullet"/>
      <w:lvlText w:val="o"/>
      <w:lvlJc w:val="left"/>
      <w:pPr>
        <w:ind w:left="3428" w:hanging="360"/>
      </w:pPr>
      <w:rPr>
        <w:rFonts w:ascii="Courier New" w:hAnsi="Courier New" w:cs="Courier New" w:hint="default"/>
      </w:rPr>
    </w:lvl>
    <w:lvl w:ilvl="5" w:tplc="04090005" w:tentative="1">
      <w:start w:val="1"/>
      <w:numFmt w:val="bullet"/>
      <w:lvlText w:val=""/>
      <w:lvlJc w:val="left"/>
      <w:pPr>
        <w:ind w:left="4148" w:hanging="360"/>
      </w:pPr>
      <w:rPr>
        <w:rFonts w:ascii="Wingdings" w:hAnsi="Wingdings" w:hint="default"/>
      </w:rPr>
    </w:lvl>
    <w:lvl w:ilvl="6" w:tplc="04090001" w:tentative="1">
      <w:start w:val="1"/>
      <w:numFmt w:val="bullet"/>
      <w:lvlText w:val=""/>
      <w:lvlJc w:val="left"/>
      <w:pPr>
        <w:ind w:left="4868" w:hanging="360"/>
      </w:pPr>
      <w:rPr>
        <w:rFonts w:ascii="Symbol" w:hAnsi="Symbol" w:hint="default"/>
      </w:rPr>
    </w:lvl>
    <w:lvl w:ilvl="7" w:tplc="04090003" w:tentative="1">
      <w:start w:val="1"/>
      <w:numFmt w:val="bullet"/>
      <w:lvlText w:val="o"/>
      <w:lvlJc w:val="left"/>
      <w:pPr>
        <w:ind w:left="5588" w:hanging="360"/>
      </w:pPr>
      <w:rPr>
        <w:rFonts w:ascii="Courier New" w:hAnsi="Courier New" w:cs="Courier New" w:hint="default"/>
      </w:rPr>
    </w:lvl>
    <w:lvl w:ilvl="8" w:tplc="04090005" w:tentative="1">
      <w:start w:val="1"/>
      <w:numFmt w:val="bullet"/>
      <w:lvlText w:val=""/>
      <w:lvlJc w:val="left"/>
      <w:pPr>
        <w:ind w:left="6308" w:hanging="360"/>
      </w:pPr>
      <w:rPr>
        <w:rFonts w:ascii="Wingdings" w:hAnsi="Wingdings" w:hint="default"/>
      </w:rPr>
    </w:lvl>
  </w:abstractNum>
  <w:abstractNum w:abstractNumId="34" w15:restartNumberingAfterBreak="0">
    <w:nsid w:val="1DBA2400"/>
    <w:multiLevelType w:val="hybridMultilevel"/>
    <w:tmpl w:val="73C6F3D4"/>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1E6D7E5E"/>
    <w:multiLevelType w:val="multilevel"/>
    <w:tmpl w:val="D3725D60"/>
    <w:lvl w:ilvl="0">
      <w:start w:val="6"/>
      <w:numFmt w:val="decimal"/>
      <w:lvlText w:val="%1"/>
      <w:lvlJc w:val="left"/>
      <w:pPr>
        <w:ind w:left="360" w:hanging="360"/>
      </w:pPr>
      <w:rPr>
        <w:rFonts w:hint="default"/>
      </w:rPr>
    </w:lvl>
    <w:lvl w:ilvl="1">
      <w:start w:val="3"/>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36" w15:restartNumberingAfterBreak="0">
    <w:nsid w:val="1FFF3710"/>
    <w:multiLevelType w:val="hybridMultilevel"/>
    <w:tmpl w:val="9F04F854"/>
    <w:lvl w:ilvl="0" w:tplc="AF62EF0E">
      <w:start w:val="4"/>
      <w:numFmt w:val="bullet"/>
      <w:lvlText w:val="-"/>
      <w:lvlJc w:val="left"/>
      <w:pPr>
        <w:ind w:left="1425" w:hanging="360"/>
      </w:pPr>
      <w:rPr>
        <w:rFonts w:ascii="Calibri" w:eastAsiaTheme="minorHAnsi" w:hAnsi="Calibri" w:cs="Calibri"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7" w15:restartNumberingAfterBreak="0">
    <w:nsid w:val="22332450"/>
    <w:multiLevelType w:val="hybridMultilevel"/>
    <w:tmpl w:val="96CED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F53FC9"/>
    <w:multiLevelType w:val="hybridMultilevel"/>
    <w:tmpl w:val="01184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143C01"/>
    <w:multiLevelType w:val="hybridMultilevel"/>
    <w:tmpl w:val="65EC6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14617B"/>
    <w:multiLevelType w:val="hybridMultilevel"/>
    <w:tmpl w:val="149279A0"/>
    <w:lvl w:ilvl="0" w:tplc="04090019">
      <w:start w:val="1"/>
      <w:numFmt w:val="lowerLetter"/>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272C0AFF"/>
    <w:multiLevelType w:val="hybridMultilevel"/>
    <w:tmpl w:val="069CEB7A"/>
    <w:lvl w:ilvl="0" w:tplc="351A877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27745617"/>
    <w:multiLevelType w:val="hybridMultilevel"/>
    <w:tmpl w:val="B25C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E253DD"/>
    <w:multiLevelType w:val="hybridMultilevel"/>
    <w:tmpl w:val="244A7928"/>
    <w:lvl w:ilvl="0" w:tplc="654C9A94">
      <w:start w:val="1"/>
      <w:numFmt w:val="lowerLetter"/>
      <w:lvlText w:val="%1."/>
      <w:lvlJc w:val="left"/>
      <w:pPr>
        <w:tabs>
          <w:tab w:val="num" w:pos="720"/>
        </w:tabs>
        <w:ind w:left="720" w:hanging="360"/>
      </w:pPr>
    </w:lvl>
    <w:lvl w:ilvl="1" w:tplc="A3BA8710" w:tentative="1">
      <w:start w:val="1"/>
      <w:numFmt w:val="lowerLetter"/>
      <w:lvlText w:val="%2."/>
      <w:lvlJc w:val="left"/>
      <w:pPr>
        <w:tabs>
          <w:tab w:val="num" w:pos="1440"/>
        </w:tabs>
        <w:ind w:left="1440" w:hanging="360"/>
      </w:pPr>
    </w:lvl>
    <w:lvl w:ilvl="2" w:tplc="12B29ABC" w:tentative="1">
      <w:start w:val="1"/>
      <w:numFmt w:val="lowerLetter"/>
      <w:lvlText w:val="%3."/>
      <w:lvlJc w:val="left"/>
      <w:pPr>
        <w:tabs>
          <w:tab w:val="num" w:pos="2160"/>
        </w:tabs>
        <w:ind w:left="2160" w:hanging="360"/>
      </w:pPr>
    </w:lvl>
    <w:lvl w:ilvl="3" w:tplc="975288FE" w:tentative="1">
      <w:start w:val="1"/>
      <w:numFmt w:val="lowerLetter"/>
      <w:lvlText w:val="%4."/>
      <w:lvlJc w:val="left"/>
      <w:pPr>
        <w:tabs>
          <w:tab w:val="num" w:pos="2880"/>
        </w:tabs>
        <w:ind w:left="2880" w:hanging="360"/>
      </w:pPr>
    </w:lvl>
    <w:lvl w:ilvl="4" w:tplc="DA78D87E" w:tentative="1">
      <w:start w:val="1"/>
      <w:numFmt w:val="lowerLetter"/>
      <w:lvlText w:val="%5."/>
      <w:lvlJc w:val="left"/>
      <w:pPr>
        <w:tabs>
          <w:tab w:val="num" w:pos="3600"/>
        </w:tabs>
        <w:ind w:left="3600" w:hanging="360"/>
      </w:pPr>
    </w:lvl>
    <w:lvl w:ilvl="5" w:tplc="E3B43436" w:tentative="1">
      <w:start w:val="1"/>
      <w:numFmt w:val="lowerLetter"/>
      <w:lvlText w:val="%6."/>
      <w:lvlJc w:val="left"/>
      <w:pPr>
        <w:tabs>
          <w:tab w:val="num" w:pos="4320"/>
        </w:tabs>
        <w:ind w:left="4320" w:hanging="360"/>
      </w:pPr>
    </w:lvl>
    <w:lvl w:ilvl="6" w:tplc="6AE657B0" w:tentative="1">
      <w:start w:val="1"/>
      <w:numFmt w:val="lowerLetter"/>
      <w:lvlText w:val="%7."/>
      <w:lvlJc w:val="left"/>
      <w:pPr>
        <w:tabs>
          <w:tab w:val="num" w:pos="5040"/>
        </w:tabs>
        <w:ind w:left="5040" w:hanging="360"/>
      </w:pPr>
    </w:lvl>
    <w:lvl w:ilvl="7" w:tplc="4FEC83AC" w:tentative="1">
      <w:start w:val="1"/>
      <w:numFmt w:val="lowerLetter"/>
      <w:lvlText w:val="%8."/>
      <w:lvlJc w:val="left"/>
      <w:pPr>
        <w:tabs>
          <w:tab w:val="num" w:pos="5760"/>
        </w:tabs>
        <w:ind w:left="5760" w:hanging="360"/>
      </w:pPr>
    </w:lvl>
    <w:lvl w:ilvl="8" w:tplc="FDD0BF78" w:tentative="1">
      <w:start w:val="1"/>
      <w:numFmt w:val="lowerLetter"/>
      <w:lvlText w:val="%9."/>
      <w:lvlJc w:val="left"/>
      <w:pPr>
        <w:tabs>
          <w:tab w:val="num" w:pos="6480"/>
        </w:tabs>
        <w:ind w:left="6480" w:hanging="360"/>
      </w:pPr>
    </w:lvl>
  </w:abstractNum>
  <w:abstractNum w:abstractNumId="44" w15:restartNumberingAfterBreak="0">
    <w:nsid w:val="286013F2"/>
    <w:multiLevelType w:val="hybridMultilevel"/>
    <w:tmpl w:val="D2A2510C"/>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5" w15:restartNumberingAfterBreak="0">
    <w:nsid w:val="28736F0C"/>
    <w:multiLevelType w:val="hybridMultilevel"/>
    <w:tmpl w:val="D2E89D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297D623B"/>
    <w:multiLevelType w:val="hybridMultilevel"/>
    <w:tmpl w:val="72E8C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EA23837"/>
    <w:multiLevelType w:val="hybridMultilevel"/>
    <w:tmpl w:val="98E2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00C70D9"/>
    <w:multiLevelType w:val="hybridMultilevel"/>
    <w:tmpl w:val="0FF0D2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3D3648"/>
    <w:multiLevelType w:val="hybridMultilevel"/>
    <w:tmpl w:val="3432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72784A"/>
    <w:multiLevelType w:val="hybridMultilevel"/>
    <w:tmpl w:val="251E3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2814196"/>
    <w:multiLevelType w:val="hybridMultilevel"/>
    <w:tmpl w:val="AB62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4276721"/>
    <w:multiLevelType w:val="hybridMultilevel"/>
    <w:tmpl w:val="569E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4DF095F"/>
    <w:multiLevelType w:val="hybridMultilevel"/>
    <w:tmpl w:val="3EEAE0AE"/>
    <w:lvl w:ilvl="0" w:tplc="04090005">
      <w:start w:val="1"/>
      <w:numFmt w:val="bullet"/>
      <w:lvlText w:val=""/>
      <w:lvlJc w:val="left"/>
      <w:pPr>
        <w:ind w:left="548" w:hanging="360"/>
      </w:pPr>
      <w:rPr>
        <w:rFonts w:ascii="Wingdings" w:hAnsi="Wingdings" w:hint="default"/>
      </w:rPr>
    </w:lvl>
    <w:lvl w:ilvl="1" w:tplc="04090003">
      <w:start w:val="1"/>
      <w:numFmt w:val="bullet"/>
      <w:lvlText w:val="o"/>
      <w:lvlJc w:val="left"/>
      <w:pPr>
        <w:ind w:left="1268" w:hanging="360"/>
      </w:pPr>
      <w:rPr>
        <w:rFonts w:ascii="Courier New" w:hAnsi="Courier New" w:cs="Courier New" w:hint="default"/>
      </w:rPr>
    </w:lvl>
    <w:lvl w:ilvl="2" w:tplc="04090005" w:tentative="1">
      <w:start w:val="1"/>
      <w:numFmt w:val="bullet"/>
      <w:lvlText w:val=""/>
      <w:lvlJc w:val="left"/>
      <w:pPr>
        <w:ind w:left="1988" w:hanging="360"/>
      </w:pPr>
      <w:rPr>
        <w:rFonts w:ascii="Wingdings" w:hAnsi="Wingdings" w:hint="default"/>
      </w:rPr>
    </w:lvl>
    <w:lvl w:ilvl="3" w:tplc="04090001" w:tentative="1">
      <w:start w:val="1"/>
      <w:numFmt w:val="bullet"/>
      <w:lvlText w:val=""/>
      <w:lvlJc w:val="left"/>
      <w:pPr>
        <w:ind w:left="2708" w:hanging="360"/>
      </w:pPr>
      <w:rPr>
        <w:rFonts w:ascii="Symbol" w:hAnsi="Symbol" w:hint="default"/>
      </w:rPr>
    </w:lvl>
    <w:lvl w:ilvl="4" w:tplc="04090003" w:tentative="1">
      <w:start w:val="1"/>
      <w:numFmt w:val="bullet"/>
      <w:lvlText w:val="o"/>
      <w:lvlJc w:val="left"/>
      <w:pPr>
        <w:ind w:left="3428" w:hanging="360"/>
      </w:pPr>
      <w:rPr>
        <w:rFonts w:ascii="Courier New" w:hAnsi="Courier New" w:cs="Courier New" w:hint="default"/>
      </w:rPr>
    </w:lvl>
    <w:lvl w:ilvl="5" w:tplc="04090005" w:tentative="1">
      <w:start w:val="1"/>
      <w:numFmt w:val="bullet"/>
      <w:lvlText w:val=""/>
      <w:lvlJc w:val="left"/>
      <w:pPr>
        <w:ind w:left="4148" w:hanging="360"/>
      </w:pPr>
      <w:rPr>
        <w:rFonts w:ascii="Wingdings" w:hAnsi="Wingdings" w:hint="default"/>
      </w:rPr>
    </w:lvl>
    <w:lvl w:ilvl="6" w:tplc="04090001" w:tentative="1">
      <w:start w:val="1"/>
      <w:numFmt w:val="bullet"/>
      <w:lvlText w:val=""/>
      <w:lvlJc w:val="left"/>
      <w:pPr>
        <w:ind w:left="4868" w:hanging="360"/>
      </w:pPr>
      <w:rPr>
        <w:rFonts w:ascii="Symbol" w:hAnsi="Symbol" w:hint="default"/>
      </w:rPr>
    </w:lvl>
    <w:lvl w:ilvl="7" w:tplc="04090003" w:tentative="1">
      <w:start w:val="1"/>
      <w:numFmt w:val="bullet"/>
      <w:lvlText w:val="o"/>
      <w:lvlJc w:val="left"/>
      <w:pPr>
        <w:ind w:left="5588" w:hanging="360"/>
      </w:pPr>
      <w:rPr>
        <w:rFonts w:ascii="Courier New" w:hAnsi="Courier New" w:cs="Courier New" w:hint="default"/>
      </w:rPr>
    </w:lvl>
    <w:lvl w:ilvl="8" w:tplc="04090005" w:tentative="1">
      <w:start w:val="1"/>
      <w:numFmt w:val="bullet"/>
      <w:lvlText w:val=""/>
      <w:lvlJc w:val="left"/>
      <w:pPr>
        <w:ind w:left="6308" w:hanging="360"/>
      </w:pPr>
      <w:rPr>
        <w:rFonts w:ascii="Wingdings" w:hAnsi="Wingdings" w:hint="default"/>
      </w:rPr>
    </w:lvl>
  </w:abstractNum>
  <w:abstractNum w:abstractNumId="54" w15:restartNumberingAfterBreak="0">
    <w:nsid w:val="353E568D"/>
    <w:multiLevelType w:val="hybridMultilevel"/>
    <w:tmpl w:val="34923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54C68C9"/>
    <w:multiLevelType w:val="hybridMultilevel"/>
    <w:tmpl w:val="7736AEBC"/>
    <w:lvl w:ilvl="0" w:tplc="FE886486">
      <w:numFmt w:val="bullet"/>
      <w:lvlText w:val="-"/>
      <w:lvlJc w:val="left"/>
      <w:pPr>
        <w:ind w:left="1800" w:hanging="360"/>
      </w:pPr>
      <w:rPr>
        <w:rFonts w:ascii="Calibri" w:eastAsia="Calibri"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361039AF"/>
    <w:multiLevelType w:val="hybridMultilevel"/>
    <w:tmpl w:val="388A6982"/>
    <w:lvl w:ilvl="0" w:tplc="04090005">
      <w:start w:val="1"/>
      <w:numFmt w:val="bullet"/>
      <w:lvlText w:val=""/>
      <w:lvlJc w:val="left"/>
      <w:pPr>
        <w:ind w:left="548" w:hanging="360"/>
      </w:pPr>
      <w:rPr>
        <w:rFonts w:ascii="Wingdings" w:hAnsi="Wingdings" w:hint="default"/>
      </w:rPr>
    </w:lvl>
    <w:lvl w:ilvl="1" w:tplc="04090003">
      <w:start w:val="1"/>
      <w:numFmt w:val="bullet"/>
      <w:lvlText w:val="o"/>
      <w:lvlJc w:val="left"/>
      <w:pPr>
        <w:ind w:left="1268" w:hanging="360"/>
      </w:pPr>
      <w:rPr>
        <w:rFonts w:ascii="Courier New" w:hAnsi="Courier New" w:cs="Courier New" w:hint="default"/>
      </w:rPr>
    </w:lvl>
    <w:lvl w:ilvl="2" w:tplc="04090005" w:tentative="1">
      <w:start w:val="1"/>
      <w:numFmt w:val="bullet"/>
      <w:lvlText w:val=""/>
      <w:lvlJc w:val="left"/>
      <w:pPr>
        <w:ind w:left="1988" w:hanging="360"/>
      </w:pPr>
      <w:rPr>
        <w:rFonts w:ascii="Wingdings" w:hAnsi="Wingdings" w:hint="default"/>
      </w:rPr>
    </w:lvl>
    <w:lvl w:ilvl="3" w:tplc="04090001" w:tentative="1">
      <w:start w:val="1"/>
      <w:numFmt w:val="bullet"/>
      <w:lvlText w:val=""/>
      <w:lvlJc w:val="left"/>
      <w:pPr>
        <w:ind w:left="2708" w:hanging="360"/>
      </w:pPr>
      <w:rPr>
        <w:rFonts w:ascii="Symbol" w:hAnsi="Symbol" w:hint="default"/>
      </w:rPr>
    </w:lvl>
    <w:lvl w:ilvl="4" w:tplc="04090003" w:tentative="1">
      <w:start w:val="1"/>
      <w:numFmt w:val="bullet"/>
      <w:lvlText w:val="o"/>
      <w:lvlJc w:val="left"/>
      <w:pPr>
        <w:ind w:left="3428" w:hanging="360"/>
      </w:pPr>
      <w:rPr>
        <w:rFonts w:ascii="Courier New" w:hAnsi="Courier New" w:cs="Courier New" w:hint="default"/>
      </w:rPr>
    </w:lvl>
    <w:lvl w:ilvl="5" w:tplc="04090005" w:tentative="1">
      <w:start w:val="1"/>
      <w:numFmt w:val="bullet"/>
      <w:lvlText w:val=""/>
      <w:lvlJc w:val="left"/>
      <w:pPr>
        <w:ind w:left="4148" w:hanging="360"/>
      </w:pPr>
      <w:rPr>
        <w:rFonts w:ascii="Wingdings" w:hAnsi="Wingdings" w:hint="default"/>
      </w:rPr>
    </w:lvl>
    <w:lvl w:ilvl="6" w:tplc="04090001" w:tentative="1">
      <w:start w:val="1"/>
      <w:numFmt w:val="bullet"/>
      <w:lvlText w:val=""/>
      <w:lvlJc w:val="left"/>
      <w:pPr>
        <w:ind w:left="4868" w:hanging="360"/>
      </w:pPr>
      <w:rPr>
        <w:rFonts w:ascii="Symbol" w:hAnsi="Symbol" w:hint="default"/>
      </w:rPr>
    </w:lvl>
    <w:lvl w:ilvl="7" w:tplc="04090003" w:tentative="1">
      <w:start w:val="1"/>
      <w:numFmt w:val="bullet"/>
      <w:lvlText w:val="o"/>
      <w:lvlJc w:val="left"/>
      <w:pPr>
        <w:ind w:left="5588" w:hanging="360"/>
      </w:pPr>
      <w:rPr>
        <w:rFonts w:ascii="Courier New" w:hAnsi="Courier New" w:cs="Courier New" w:hint="default"/>
      </w:rPr>
    </w:lvl>
    <w:lvl w:ilvl="8" w:tplc="04090005" w:tentative="1">
      <w:start w:val="1"/>
      <w:numFmt w:val="bullet"/>
      <w:lvlText w:val=""/>
      <w:lvlJc w:val="left"/>
      <w:pPr>
        <w:ind w:left="6308" w:hanging="360"/>
      </w:pPr>
      <w:rPr>
        <w:rFonts w:ascii="Wingdings" w:hAnsi="Wingdings" w:hint="default"/>
      </w:rPr>
    </w:lvl>
  </w:abstractNum>
  <w:abstractNum w:abstractNumId="57" w15:restartNumberingAfterBreak="0">
    <w:nsid w:val="36DF4C19"/>
    <w:multiLevelType w:val="hybridMultilevel"/>
    <w:tmpl w:val="55483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6F46088"/>
    <w:multiLevelType w:val="hybridMultilevel"/>
    <w:tmpl w:val="03AE7F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7225449"/>
    <w:multiLevelType w:val="hybridMultilevel"/>
    <w:tmpl w:val="78804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77C57D2"/>
    <w:multiLevelType w:val="hybridMultilevel"/>
    <w:tmpl w:val="9B28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7F91A95"/>
    <w:multiLevelType w:val="hybridMultilevel"/>
    <w:tmpl w:val="FA320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6E1D9D"/>
    <w:multiLevelType w:val="hybridMultilevel"/>
    <w:tmpl w:val="D7709C28"/>
    <w:lvl w:ilvl="0" w:tplc="04090001">
      <w:start w:val="1"/>
      <w:numFmt w:val="bullet"/>
      <w:lvlText w:val=""/>
      <w:lvlJc w:val="left"/>
      <w:pPr>
        <w:ind w:left="1440" w:hanging="360"/>
      </w:pPr>
      <w:rPr>
        <w:rFonts w:ascii="Symbol" w:hAnsi="Symbol" w:hint="default"/>
      </w:rPr>
    </w:lvl>
    <w:lvl w:ilvl="1" w:tplc="1EFC080E">
      <w:start w:val="1"/>
      <w:numFmt w:val="bullet"/>
      <w:lvlText w:val=""/>
      <w:lvlJc w:val="left"/>
      <w:pPr>
        <w:ind w:left="2160" w:hanging="360"/>
      </w:pPr>
      <w:rPr>
        <w:rFonts w:ascii="Wingdings" w:hAnsi="Wingdings" w:hint="default"/>
        <w:b w:val="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A02290C"/>
    <w:multiLevelType w:val="hybridMultilevel"/>
    <w:tmpl w:val="F21E0E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3A754E7A"/>
    <w:multiLevelType w:val="hybridMultilevel"/>
    <w:tmpl w:val="BD3E9E96"/>
    <w:lvl w:ilvl="0" w:tplc="0409001B">
      <w:start w:val="1"/>
      <w:numFmt w:val="lowerRoman"/>
      <w:lvlText w:val="%1."/>
      <w:lvlJc w:val="righ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3B9F00C5"/>
    <w:multiLevelType w:val="hybridMultilevel"/>
    <w:tmpl w:val="6CA8FF86"/>
    <w:lvl w:ilvl="0" w:tplc="F45AAC10">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6" w15:restartNumberingAfterBreak="0">
    <w:nsid w:val="3D995D84"/>
    <w:multiLevelType w:val="hybridMultilevel"/>
    <w:tmpl w:val="92FC4BD8"/>
    <w:lvl w:ilvl="0" w:tplc="231A21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EA87729"/>
    <w:multiLevelType w:val="hybridMultilevel"/>
    <w:tmpl w:val="8932D8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501882"/>
    <w:multiLevelType w:val="hybridMultilevel"/>
    <w:tmpl w:val="B270FE82"/>
    <w:lvl w:ilvl="0" w:tplc="43E4062C">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3F95727B"/>
    <w:multiLevelType w:val="hybridMultilevel"/>
    <w:tmpl w:val="6616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D87571"/>
    <w:multiLevelType w:val="hybridMultilevel"/>
    <w:tmpl w:val="94C0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05709F4"/>
    <w:multiLevelType w:val="hybridMultilevel"/>
    <w:tmpl w:val="19CE4036"/>
    <w:lvl w:ilvl="0" w:tplc="21869324">
      <w:start w:val="1"/>
      <w:numFmt w:val="bullet"/>
      <w:lvlText w:val="-"/>
      <w:lvlJc w:val="left"/>
      <w:pPr>
        <w:ind w:left="738" w:hanging="360"/>
      </w:pPr>
      <w:rPr>
        <w:rFonts w:ascii="Calibri" w:hAnsi="Calibri"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72" w15:restartNumberingAfterBreak="0">
    <w:nsid w:val="41EA0006"/>
    <w:multiLevelType w:val="hybridMultilevel"/>
    <w:tmpl w:val="4B8E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2B55FAB"/>
    <w:multiLevelType w:val="hybridMultilevel"/>
    <w:tmpl w:val="B4FC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3666000"/>
    <w:multiLevelType w:val="hybridMultilevel"/>
    <w:tmpl w:val="41F02AA6"/>
    <w:lvl w:ilvl="0" w:tplc="21869324">
      <w:start w:val="1"/>
      <w:numFmt w:val="bullet"/>
      <w:lvlText w:val="-"/>
      <w:lvlJc w:val="left"/>
      <w:pPr>
        <w:ind w:left="1458" w:hanging="360"/>
      </w:pPr>
      <w:rPr>
        <w:rFonts w:ascii="Calibri" w:hAnsi="Calibri"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75" w15:restartNumberingAfterBreak="0">
    <w:nsid w:val="43B406B1"/>
    <w:multiLevelType w:val="hybridMultilevel"/>
    <w:tmpl w:val="E5C454B6"/>
    <w:lvl w:ilvl="0" w:tplc="2F009EE0">
      <w:start w:val="1"/>
      <w:numFmt w:val="lowerRoman"/>
      <w:lvlText w:val="%1."/>
      <w:lvlJc w:val="righ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5436243"/>
    <w:multiLevelType w:val="hybridMultilevel"/>
    <w:tmpl w:val="E5F0EF30"/>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77" w15:restartNumberingAfterBreak="0">
    <w:nsid w:val="46114AAC"/>
    <w:multiLevelType w:val="hybridMultilevel"/>
    <w:tmpl w:val="DE0E82BC"/>
    <w:lvl w:ilvl="0" w:tplc="ECE83A40">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8" w15:restartNumberingAfterBreak="0">
    <w:nsid w:val="464F013B"/>
    <w:multiLevelType w:val="hybridMultilevel"/>
    <w:tmpl w:val="A85419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792600C"/>
    <w:multiLevelType w:val="hybridMultilevel"/>
    <w:tmpl w:val="CDF00AB4"/>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80" w15:restartNumberingAfterBreak="0">
    <w:nsid w:val="479A1377"/>
    <w:multiLevelType w:val="hybridMultilevel"/>
    <w:tmpl w:val="A1F22B66"/>
    <w:lvl w:ilvl="0" w:tplc="3F32AFE4">
      <w:start w:val="4"/>
      <w:numFmt w:val="bullet"/>
      <w:pStyle w:val="ListParagraph"/>
      <w:lvlText w:val="-"/>
      <w:lvlJc w:val="left"/>
      <w:pPr>
        <w:ind w:left="1620" w:hanging="360"/>
      </w:pPr>
      <w:rPr>
        <w:rFonts w:ascii="Calibri" w:eastAsiaTheme="minorHAns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1" w15:restartNumberingAfterBreak="0">
    <w:nsid w:val="481B6D38"/>
    <w:multiLevelType w:val="hybridMultilevel"/>
    <w:tmpl w:val="BE7410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2" w15:restartNumberingAfterBreak="0">
    <w:nsid w:val="4A597C8C"/>
    <w:multiLevelType w:val="hybridMultilevel"/>
    <w:tmpl w:val="9B5A69C0"/>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83" w15:restartNumberingAfterBreak="0">
    <w:nsid w:val="4A9578C9"/>
    <w:multiLevelType w:val="hybridMultilevel"/>
    <w:tmpl w:val="D2A2510C"/>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4" w15:restartNumberingAfterBreak="0">
    <w:nsid w:val="4B4B49DC"/>
    <w:multiLevelType w:val="hybridMultilevel"/>
    <w:tmpl w:val="6538A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DA274A9"/>
    <w:multiLevelType w:val="hybridMultilevel"/>
    <w:tmpl w:val="6DBC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E776475"/>
    <w:multiLevelType w:val="hybridMultilevel"/>
    <w:tmpl w:val="490A9C9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7" w15:restartNumberingAfterBreak="0">
    <w:nsid w:val="4F1656E9"/>
    <w:multiLevelType w:val="multilevel"/>
    <w:tmpl w:val="D1961836"/>
    <w:lvl w:ilvl="0">
      <w:start w:val="1"/>
      <w:numFmt w:val="decimal"/>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99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50522390"/>
    <w:multiLevelType w:val="hybridMultilevel"/>
    <w:tmpl w:val="57E8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1881AFC"/>
    <w:multiLevelType w:val="hybridMultilevel"/>
    <w:tmpl w:val="B7C0E6EA"/>
    <w:lvl w:ilvl="0" w:tplc="21869324">
      <w:start w:val="1"/>
      <w:numFmt w:val="bullet"/>
      <w:lvlText w:val="-"/>
      <w:lvlJc w:val="left"/>
      <w:pPr>
        <w:ind w:left="1458" w:hanging="360"/>
      </w:pPr>
      <w:rPr>
        <w:rFonts w:ascii="Calibri" w:hAnsi="Calibri"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90" w15:restartNumberingAfterBreak="0">
    <w:nsid w:val="51B301BD"/>
    <w:multiLevelType w:val="multilevel"/>
    <w:tmpl w:val="026AE3D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52A42906"/>
    <w:multiLevelType w:val="hybridMultilevel"/>
    <w:tmpl w:val="F63E4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D1D86"/>
    <w:multiLevelType w:val="hybridMultilevel"/>
    <w:tmpl w:val="963278D6"/>
    <w:lvl w:ilvl="0" w:tplc="977E4E2E">
      <w:start w:val="1"/>
      <w:numFmt w:val="decimal"/>
      <w:lvlText w:val="%1."/>
      <w:lvlJc w:val="left"/>
      <w:pPr>
        <w:ind w:left="720" w:hanging="360"/>
      </w:pPr>
      <w:rPr>
        <w:rFonts w:hint="default"/>
        <w:strike w:val="0"/>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65553C4"/>
    <w:multiLevelType w:val="multilevel"/>
    <w:tmpl w:val="1410EA26"/>
    <w:lvl w:ilvl="0">
      <w:start w:val="1"/>
      <w:numFmt w:val="decimal"/>
      <w:lvlText w:val="%1."/>
      <w:lvlJc w:val="left"/>
      <w:pPr>
        <w:ind w:left="360" w:hanging="36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4" w15:restartNumberingAfterBreak="0">
    <w:nsid w:val="565D0817"/>
    <w:multiLevelType w:val="hybridMultilevel"/>
    <w:tmpl w:val="FF7CC3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1B4393"/>
    <w:multiLevelType w:val="hybridMultilevel"/>
    <w:tmpl w:val="925C3C8E"/>
    <w:lvl w:ilvl="0" w:tplc="8E5CCE6A">
      <w:numFmt w:val="bullet"/>
      <w:lvlText w:val="-"/>
      <w:lvlJc w:val="left"/>
      <w:pPr>
        <w:ind w:left="1800" w:hanging="360"/>
      </w:pPr>
      <w:rPr>
        <w:rFonts w:ascii="Calibri" w:eastAsia="Calibri" w:hAnsi="Calibri"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59932495"/>
    <w:multiLevelType w:val="hybridMultilevel"/>
    <w:tmpl w:val="5042527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9A84FDA"/>
    <w:multiLevelType w:val="hybridMultilevel"/>
    <w:tmpl w:val="54B4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CF1062"/>
    <w:multiLevelType w:val="hybridMultilevel"/>
    <w:tmpl w:val="7870BDFC"/>
    <w:lvl w:ilvl="0" w:tplc="FE886486">
      <w:numFmt w:val="bullet"/>
      <w:lvlText w:val="-"/>
      <w:lvlJc w:val="left"/>
      <w:pPr>
        <w:ind w:left="720" w:hanging="360"/>
      </w:pPr>
      <w:rPr>
        <w:rFonts w:ascii="Calibri" w:eastAsia="Calibri" w:hAnsi="Calibri"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BD00BE3"/>
    <w:multiLevelType w:val="hybridMultilevel"/>
    <w:tmpl w:val="2BF254E8"/>
    <w:lvl w:ilvl="0" w:tplc="0409000F">
      <w:start w:val="1"/>
      <w:numFmt w:val="decimal"/>
      <w:lvlText w:val="%1."/>
      <w:lvlJc w:val="left"/>
      <w:pPr>
        <w:ind w:left="738" w:hanging="360"/>
      </w:pPr>
      <w:rPr>
        <w:rFonts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100" w15:restartNumberingAfterBreak="0">
    <w:nsid w:val="5D206B27"/>
    <w:multiLevelType w:val="hybridMultilevel"/>
    <w:tmpl w:val="4A2AAA58"/>
    <w:lvl w:ilvl="0" w:tplc="98A8095A">
      <w:start w:val="1"/>
      <w:numFmt w:val="decimal"/>
      <w:lvlText w:val="%1."/>
      <w:lvlJc w:val="left"/>
      <w:pPr>
        <w:ind w:left="990" w:hanging="360"/>
      </w:pPr>
      <w:rPr>
        <w:rFonts w:ascii="Arial" w:eastAsia="Calibri" w:hAnsi="Arial" w:cs="Arial"/>
        <w:b w:val="0"/>
        <w:strike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D444560"/>
    <w:multiLevelType w:val="hybridMultilevel"/>
    <w:tmpl w:val="8FE25A5A"/>
    <w:lvl w:ilvl="0" w:tplc="04090001">
      <w:start w:val="1"/>
      <w:numFmt w:val="bullet"/>
      <w:lvlText w:val=""/>
      <w:lvlJc w:val="left"/>
      <w:pPr>
        <w:ind w:left="720" w:hanging="360"/>
      </w:pPr>
      <w:rPr>
        <w:rFonts w:ascii="Symbol" w:hAnsi="Symbol"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2A435E"/>
    <w:multiLevelType w:val="hybridMultilevel"/>
    <w:tmpl w:val="67DCBEB6"/>
    <w:lvl w:ilvl="0" w:tplc="04090017">
      <w:start w:val="1"/>
      <w:numFmt w:val="lowerLetter"/>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3" w15:restartNumberingAfterBreak="0">
    <w:nsid w:val="5E86047F"/>
    <w:multiLevelType w:val="hybridMultilevel"/>
    <w:tmpl w:val="6206131C"/>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104" w15:restartNumberingAfterBreak="0">
    <w:nsid w:val="60D34199"/>
    <w:multiLevelType w:val="hybridMultilevel"/>
    <w:tmpl w:val="619E571E"/>
    <w:lvl w:ilvl="0" w:tplc="9BAA49D8">
      <w:start w:val="1"/>
      <w:numFmt w:val="bullet"/>
      <w:lvlText w:val="-"/>
      <w:lvlJc w:val="left"/>
      <w:pPr>
        <w:ind w:left="548" w:hanging="360"/>
      </w:pPr>
      <w:rPr>
        <w:rFonts w:ascii="Calibri" w:hAnsi="Calibri" w:hint="default"/>
      </w:rPr>
    </w:lvl>
    <w:lvl w:ilvl="1" w:tplc="04090003" w:tentative="1">
      <w:start w:val="1"/>
      <w:numFmt w:val="bullet"/>
      <w:lvlText w:val="o"/>
      <w:lvlJc w:val="left"/>
      <w:pPr>
        <w:ind w:left="1268" w:hanging="360"/>
      </w:pPr>
      <w:rPr>
        <w:rFonts w:ascii="Courier New" w:hAnsi="Courier New" w:cs="Courier New" w:hint="default"/>
      </w:rPr>
    </w:lvl>
    <w:lvl w:ilvl="2" w:tplc="04090005" w:tentative="1">
      <w:start w:val="1"/>
      <w:numFmt w:val="bullet"/>
      <w:lvlText w:val=""/>
      <w:lvlJc w:val="left"/>
      <w:pPr>
        <w:ind w:left="1988" w:hanging="360"/>
      </w:pPr>
      <w:rPr>
        <w:rFonts w:ascii="Wingdings" w:hAnsi="Wingdings" w:hint="default"/>
      </w:rPr>
    </w:lvl>
    <w:lvl w:ilvl="3" w:tplc="04090001" w:tentative="1">
      <w:start w:val="1"/>
      <w:numFmt w:val="bullet"/>
      <w:lvlText w:val=""/>
      <w:lvlJc w:val="left"/>
      <w:pPr>
        <w:ind w:left="2708" w:hanging="360"/>
      </w:pPr>
      <w:rPr>
        <w:rFonts w:ascii="Symbol" w:hAnsi="Symbol" w:hint="default"/>
      </w:rPr>
    </w:lvl>
    <w:lvl w:ilvl="4" w:tplc="04090003" w:tentative="1">
      <w:start w:val="1"/>
      <w:numFmt w:val="bullet"/>
      <w:lvlText w:val="o"/>
      <w:lvlJc w:val="left"/>
      <w:pPr>
        <w:ind w:left="3428" w:hanging="360"/>
      </w:pPr>
      <w:rPr>
        <w:rFonts w:ascii="Courier New" w:hAnsi="Courier New" w:cs="Courier New" w:hint="default"/>
      </w:rPr>
    </w:lvl>
    <w:lvl w:ilvl="5" w:tplc="04090005" w:tentative="1">
      <w:start w:val="1"/>
      <w:numFmt w:val="bullet"/>
      <w:lvlText w:val=""/>
      <w:lvlJc w:val="left"/>
      <w:pPr>
        <w:ind w:left="4148" w:hanging="360"/>
      </w:pPr>
      <w:rPr>
        <w:rFonts w:ascii="Wingdings" w:hAnsi="Wingdings" w:hint="default"/>
      </w:rPr>
    </w:lvl>
    <w:lvl w:ilvl="6" w:tplc="04090001" w:tentative="1">
      <w:start w:val="1"/>
      <w:numFmt w:val="bullet"/>
      <w:lvlText w:val=""/>
      <w:lvlJc w:val="left"/>
      <w:pPr>
        <w:ind w:left="4868" w:hanging="360"/>
      </w:pPr>
      <w:rPr>
        <w:rFonts w:ascii="Symbol" w:hAnsi="Symbol" w:hint="default"/>
      </w:rPr>
    </w:lvl>
    <w:lvl w:ilvl="7" w:tplc="04090003" w:tentative="1">
      <w:start w:val="1"/>
      <w:numFmt w:val="bullet"/>
      <w:lvlText w:val="o"/>
      <w:lvlJc w:val="left"/>
      <w:pPr>
        <w:ind w:left="5588" w:hanging="360"/>
      </w:pPr>
      <w:rPr>
        <w:rFonts w:ascii="Courier New" w:hAnsi="Courier New" w:cs="Courier New" w:hint="default"/>
      </w:rPr>
    </w:lvl>
    <w:lvl w:ilvl="8" w:tplc="04090005" w:tentative="1">
      <w:start w:val="1"/>
      <w:numFmt w:val="bullet"/>
      <w:lvlText w:val=""/>
      <w:lvlJc w:val="left"/>
      <w:pPr>
        <w:ind w:left="6308" w:hanging="360"/>
      </w:pPr>
      <w:rPr>
        <w:rFonts w:ascii="Wingdings" w:hAnsi="Wingdings" w:hint="default"/>
      </w:rPr>
    </w:lvl>
  </w:abstractNum>
  <w:abstractNum w:abstractNumId="105" w15:restartNumberingAfterBreak="0">
    <w:nsid w:val="613A4AB9"/>
    <w:multiLevelType w:val="hybridMultilevel"/>
    <w:tmpl w:val="CD3C2F1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6" w15:restartNumberingAfterBreak="0">
    <w:nsid w:val="633379A0"/>
    <w:multiLevelType w:val="hybridMultilevel"/>
    <w:tmpl w:val="F59E4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3975E15"/>
    <w:multiLevelType w:val="hybridMultilevel"/>
    <w:tmpl w:val="0934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3FC7F10"/>
    <w:multiLevelType w:val="hybridMultilevel"/>
    <w:tmpl w:val="C0B6BEB4"/>
    <w:lvl w:ilvl="0" w:tplc="04090019">
      <w:start w:val="1"/>
      <w:numFmt w:val="lowerLetter"/>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9" w15:restartNumberingAfterBreak="0">
    <w:nsid w:val="65B51060"/>
    <w:multiLevelType w:val="hybridMultilevel"/>
    <w:tmpl w:val="B7E669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0" w15:restartNumberingAfterBreak="0">
    <w:nsid w:val="65F654F0"/>
    <w:multiLevelType w:val="hybridMultilevel"/>
    <w:tmpl w:val="844256E8"/>
    <w:lvl w:ilvl="0" w:tplc="FE886486">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684B53CA"/>
    <w:multiLevelType w:val="hybridMultilevel"/>
    <w:tmpl w:val="534E63F8"/>
    <w:lvl w:ilvl="0" w:tplc="9880E636">
      <w:start w:val="1"/>
      <w:numFmt w:val="decimal"/>
      <w:lvlText w:val="%1."/>
      <w:lvlJc w:val="left"/>
      <w:pPr>
        <w:ind w:left="1298" w:hanging="360"/>
      </w:pPr>
      <w:rPr>
        <w:rFonts w:ascii="Arial" w:hAnsi="Arial" w:cs="Arial" w:hint="default"/>
        <w:b w:val="0"/>
        <w:strike w:val="0"/>
        <w:sz w:val="22"/>
        <w:szCs w:val="22"/>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2" w15:restartNumberingAfterBreak="0">
    <w:nsid w:val="68C05E04"/>
    <w:multiLevelType w:val="hybridMultilevel"/>
    <w:tmpl w:val="683EA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081133"/>
    <w:multiLevelType w:val="hybridMultilevel"/>
    <w:tmpl w:val="076E5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6B6C526F"/>
    <w:multiLevelType w:val="hybridMultilevel"/>
    <w:tmpl w:val="7396D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C346091"/>
    <w:multiLevelType w:val="hybridMultilevel"/>
    <w:tmpl w:val="DD827CFA"/>
    <w:lvl w:ilvl="0" w:tplc="04090005">
      <w:start w:val="1"/>
      <w:numFmt w:val="bullet"/>
      <w:lvlText w:val=""/>
      <w:lvlJc w:val="left"/>
      <w:pPr>
        <w:tabs>
          <w:tab w:val="num" w:pos="720"/>
        </w:tabs>
        <w:ind w:left="720" w:hanging="360"/>
      </w:pPr>
      <w:rPr>
        <w:rFonts w:ascii="Wingdings" w:hAnsi="Wingdings" w:hint="default"/>
        <w:i w:val="0"/>
      </w:rPr>
    </w:lvl>
    <w:lvl w:ilvl="1" w:tplc="3F389ADA" w:tentative="1">
      <w:start w:val="1"/>
      <w:numFmt w:val="decimal"/>
      <w:lvlText w:val="%2."/>
      <w:lvlJc w:val="left"/>
      <w:pPr>
        <w:tabs>
          <w:tab w:val="num" w:pos="1440"/>
        </w:tabs>
        <w:ind w:left="1440" w:hanging="360"/>
      </w:pPr>
    </w:lvl>
    <w:lvl w:ilvl="2" w:tplc="1318CB66" w:tentative="1">
      <w:start w:val="1"/>
      <w:numFmt w:val="decimal"/>
      <w:lvlText w:val="%3."/>
      <w:lvlJc w:val="left"/>
      <w:pPr>
        <w:tabs>
          <w:tab w:val="num" w:pos="2160"/>
        </w:tabs>
        <w:ind w:left="2160" w:hanging="360"/>
      </w:pPr>
    </w:lvl>
    <w:lvl w:ilvl="3" w:tplc="8CC27C76" w:tentative="1">
      <w:start w:val="1"/>
      <w:numFmt w:val="decimal"/>
      <w:lvlText w:val="%4."/>
      <w:lvlJc w:val="left"/>
      <w:pPr>
        <w:tabs>
          <w:tab w:val="num" w:pos="2880"/>
        </w:tabs>
        <w:ind w:left="2880" w:hanging="360"/>
      </w:pPr>
    </w:lvl>
    <w:lvl w:ilvl="4" w:tplc="1904F702" w:tentative="1">
      <w:start w:val="1"/>
      <w:numFmt w:val="decimal"/>
      <w:lvlText w:val="%5."/>
      <w:lvlJc w:val="left"/>
      <w:pPr>
        <w:tabs>
          <w:tab w:val="num" w:pos="3600"/>
        </w:tabs>
        <w:ind w:left="3600" w:hanging="360"/>
      </w:pPr>
    </w:lvl>
    <w:lvl w:ilvl="5" w:tplc="BA281480" w:tentative="1">
      <w:start w:val="1"/>
      <w:numFmt w:val="decimal"/>
      <w:lvlText w:val="%6."/>
      <w:lvlJc w:val="left"/>
      <w:pPr>
        <w:tabs>
          <w:tab w:val="num" w:pos="4320"/>
        </w:tabs>
        <w:ind w:left="4320" w:hanging="360"/>
      </w:pPr>
    </w:lvl>
    <w:lvl w:ilvl="6" w:tplc="F50ECE94" w:tentative="1">
      <w:start w:val="1"/>
      <w:numFmt w:val="decimal"/>
      <w:lvlText w:val="%7."/>
      <w:lvlJc w:val="left"/>
      <w:pPr>
        <w:tabs>
          <w:tab w:val="num" w:pos="5040"/>
        </w:tabs>
        <w:ind w:left="5040" w:hanging="360"/>
      </w:pPr>
    </w:lvl>
    <w:lvl w:ilvl="7" w:tplc="B11C175A" w:tentative="1">
      <w:start w:val="1"/>
      <w:numFmt w:val="decimal"/>
      <w:lvlText w:val="%8."/>
      <w:lvlJc w:val="left"/>
      <w:pPr>
        <w:tabs>
          <w:tab w:val="num" w:pos="5760"/>
        </w:tabs>
        <w:ind w:left="5760" w:hanging="360"/>
      </w:pPr>
    </w:lvl>
    <w:lvl w:ilvl="8" w:tplc="3738EE7E" w:tentative="1">
      <w:start w:val="1"/>
      <w:numFmt w:val="decimal"/>
      <w:lvlText w:val="%9."/>
      <w:lvlJc w:val="left"/>
      <w:pPr>
        <w:tabs>
          <w:tab w:val="num" w:pos="6480"/>
        </w:tabs>
        <w:ind w:left="6480" w:hanging="360"/>
      </w:pPr>
    </w:lvl>
  </w:abstractNum>
  <w:abstractNum w:abstractNumId="116" w15:restartNumberingAfterBreak="0">
    <w:nsid w:val="6CCC228B"/>
    <w:multiLevelType w:val="hybridMultilevel"/>
    <w:tmpl w:val="BE3CAE9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7" w15:restartNumberingAfterBreak="0">
    <w:nsid w:val="6DDA0AB1"/>
    <w:multiLevelType w:val="multilevel"/>
    <w:tmpl w:val="D31C7A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8" w15:restartNumberingAfterBreak="0">
    <w:nsid w:val="6EB73E6C"/>
    <w:multiLevelType w:val="hybridMultilevel"/>
    <w:tmpl w:val="E9B8CC90"/>
    <w:lvl w:ilvl="0" w:tplc="BD2CBF48">
      <w:start w:val="1"/>
      <w:numFmt w:val="lowerRoman"/>
      <w:lvlText w:val="%1."/>
      <w:lvlJc w:val="righ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9" w15:restartNumberingAfterBreak="0">
    <w:nsid w:val="70E42D74"/>
    <w:multiLevelType w:val="hybridMultilevel"/>
    <w:tmpl w:val="0A9EC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38D444E"/>
    <w:multiLevelType w:val="hybridMultilevel"/>
    <w:tmpl w:val="3478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70F4561"/>
    <w:multiLevelType w:val="hybridMultilevel"/>
    <w:tmpl w:val="26562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78E5149"/>
    <w:multiLevelType w:val="hybridMultilevel"/>
    <w:tmpl w:val="3CDC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7DC006D"/>
    <w:multiLevelType w:val="hybridMultilevel"/>
    <w:tmpl w:val="FF52B156"/>
    <w:lvl w:ilvl="0" w:tplc="0409001B">
      <w:start w:val="1"/>
      <w:numFmt w:val="lowerRoman"/>
      <w:lvlText w:val="%1."/>
      <w:lvlJc w:val="righ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4" w15:restartNumberingAfterBreak="0">
    <w:nsid w:val="784B1A1A"/>
    <w:multiLevelType w:val="hybridMultilevel"/>
    <w:tmpl w:val="2E76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A4632BB"/>
    <w:multiLevelType w:val="hybridMultilevel"/>
    <w:tmpl w:val="B90EC2AA"/>
    <w:lvl w:ilvl="0" w:tplc="977E4E2E">
      <w:start w:val="1"/>
      <w:numFmt w:val="decimal"/>
      <w:lvlText w:val="%1."/>
      <w:lvlJc w:val="left"/>
      <w:pPr>
        <w:ind w:left="720" w:hanging="360"/>
      </w:pPr>
      <w:rPr>
        <w:rFonts w:hint="default"/>
        <w:strike w:val="0"/>
      </w:r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A50120A"/>
    <w:multiLevelType w:val="hybridMultilevel"/>
    <w:tmpl w:val="7ACC7870"/>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7" w15:restartNumberingAfterBreak="0">
    <w:nsid w:val="7AC93DFC"/>
    <w:multiLevelType w:val="hybridMultilevel"/>
    <w:tmpl w:val="376C8218"/>
    <w:lvl w:ilvl="0" w:tplc="21869324">
      <w:start w:val="1"/>
      <w:numFmt w:val="bullet"/>
      <w:lvlText w:val="-"/>
      <w:lvlJc w:val="left"/>
      <w:pPr>
        <w:ind w:left="548" w:hanging="360"/>
      </w:pPr>
      <w:rPr>
        <w:rFonts w:ascii="Calibri" w:hAnsi="Calibri" w:hint="default"/>
      </w:rPr>
    </w:lvl>
    <w:lvl w:ilvl="1" w:tplc="04090003" w:tentative="1">
      <w:start w:val="1"/>
      <w:numFmt w:val="bullet"/>
      <w:lvlText w:val="o"/>
      <w:lvlJc w:val="left"/>
      <w:pPr>
        <w:ind w:left="1268" w:hanging="360"/>
      </w:pPr>
      <w:rPr>
        <w:rFonts w:ascii="Courier New" w:hAnsi="Courier New" w:cs="Courier New" w:hint="default"/>
      </w:rPr>
    </w:lvl>
    <w:lvl w:ilvl="2" w:tplc="04090005" w:tentative="1">
      <w:start w:val="1"/>
      <w:numFmt w:val="bullet"/>
      <w:lvlText w:val=""/>
      <w:lvlJc w:val="left"/>
      <w:pPr>
        <w:ind w:left="1988" w:hanging="360"/>
      </w:pPr>
      <w:rPr>
        <w:rFonts w:ascii="Wingdings" w:hAnsi="Wingdings" w:hint="default"/>
      </w:rPr>
    </w:lvl>
    <w:lvl w:ilvl="3" w:tplc="04090001" w:tentative="1">
      <w:start w:val="1"/>
      <w:numFmt w:val="bullet"/>
      <w:lvlText w:val=""/>
      <w:lvlJc w:val="left"/>
      <w:pPr>
        <w:ind w:left="2708" w:hanging="360"/>
      </w:pPr>
      <w:rPr>
        <w:rFonts w:ascii="Symbol" w:hAnsi="Symbol" w:hint="default"/>
      </w:rPr>
    </w:lvl>
    <w:lvl w:ilvl="4" w:tplc="04090003" w:tentative="1">
      <w:start w:val="1"/>
      <w:numFmt w:val="bullet"/>
      <w:lvlText w:val="o"/>
      <w:lvlJc w:val="left"/>
      <w:pPr>
        <w:ind w:left="3428" w:hanging="360"/>
      </w:pPr>
      <w:rPr>
        <w:rFonts w:ascii="Courier New" w:hAnsi="Courier New" w:cs="Courier New" w:hint="default"/>
      </w:rPr>
    </w:lvl>
    <w:lvl w:ilvl="5" w:tplc="04090005" w:tentative="1">
      <w:start w:val="1"/>
      <w:numFmt w:val="bullet"/>
      <w:lvlText w:val=""/>
      <w:lvlJc w:val="left"/>
      <w:pPr>
        <w:ind w:left="4148" w:hanging="360"/>
      </w:pPr>
      <w:rPr>
        <w:rFonts w:ascii="Wingdings" w:hAnsi="Wingdings" w:hint="default"/>
      </w:rPr>
    </w:lvl>
    <w:lvl w:ilvl="6" w:tplc="04090001" w:tentative="1">
      <w:start w:val="1"/>
      <w:numFmt w:val="bullet"/>
      <w:lvlText w:val=""/>
      <w:lvlJc w:val="left"/>
      <w:pPr>
        <w:ind w:left="4868" w:hanging="360"/>
      </w:pPr>
      <w:rPr>
        <w:rFonts w:ascii="Symbol" w:hAnsi="Symbol" w:hint="default"/>
      </w:rPr>
    </w:lvl>
    <w:lvl w:ilvl="7" w:tplc="04090003" w:tentative="1">
      <w:start w:val="1"/>
      <w:numFmt w:val="bullet"/>
      <w:lvlText w:val="o"/>
      <w:lvlJc w:val="left"/>
      <w:pPr>
        <w:ind w:left="5588" w:hanging="360"/>
      </w:pPr>
      <w:rPr>
        <w:rFonts w:ascii="Courier New" w:hAnsi="Courier New" w:cs="Courier New" w:hint="default"/>
      </w:rPr>
    </w:lvl>
    <w:lvl w:ilvl="8" w:tplc="04090005" w:tentative="1">
      <w:start w:val="1"/>
      <w:numFmt w:val="bullet"/>
      <w:lvlText w:val=""/>
      <w:lvlJc w:val="left"/>
      <w:pPr>
        <w:ind w:left="6308" w:hanging="360"/>
      </w:pPr>
      <w:rPr>
        <w:rFonts w:ascii="Wingdings" w:hAnsi="Wingdings" w:hint="default"/>
      </w:rPr>
    </w:lvl>
  </w:abstractNum>
  <w:abstractNum w:abstractNumId="128" w15:restartNumberingAfterBreak="0">
    <w:nsid w:val="7BE3105E"/>
    <w:multiLevelType w:val="hybridMultilevel"/>
    <w:tmpl w:val="FF7CC3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F7E4FF1"/>
    <w:multiLevelType w:val="hybridMultilevel"/>
    <w:tmpl w:val="7038AEAC"/>
    <w:lvl w:ilvl="0" w:tplc="21869324">
      <w:start w:val="1"/>
      <w:numFmt w:val="bullet"/>
      <w:lvlText w:val="-"/>
      <w:lvlJc w:val="left"/>
      <w:pPr>
        <w:ind w:left="1080" w:hanging="360"/>
      </w:pPr>
      <w:rPr>
        <w:rFonts w:ascii="Calibri" w:hAnsi="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7"/>
  </w:num>
  <w:num w:numId="2">
    <w:abstractNumId w:val="28"/>
  </w:num>
  <w:num w:numId="3">
    <w:abstractNumId w:val="31"/>
  </w:num>
  <w:num w:numId="4">
    <w:abstractNumId w:val="23"/>
  </w:num>
  <w:num w:numId="5">
    <w:abstractNumId w:val="33"/>
  </w:num>
  <w:num w:numId="6">
    <w:abstractNumId w:val="19"/>
  </w:num>
  <w:num w:numId="7">
    <w:abstractNumId w:val="84"/>
  </w:num>
  <w:num w:numId="8">
    <w:abstractNumId w:val="94"/>
  </w:num>
  <w:num w:numId="9">
    <w:abstractNumId w:val="10"/>
  </w:num>
  <w:num w:numId="10">
    <w:abstractNumId w:val="110"/>
  </w:num>
  <w:num w:numId="11">
    <w:abstractNumId w:val="7"/>
  </w:num>
  <w:num w:numId="12">
    <w:abstractNumId w:val="44"/>
  </w:num>
  <w:num w:numId="13">
    <w:abstractNumId w:val="126"/>
  </w:num>
  <w:num w:numId="14">
    <w:abstractNumId w:val="100"/>
  </w:num>
  <w:num w:numId="15">
    <w:abstractNumId w:val="83"/>
  </w:num>
  <w:num w:numId="16">
    <w:abstractNumId w:val="99"/>
  </w:num>
  <w:num w:numId="17">
    <w:abstractNumId w:val="46"/>
  </w:num>
  <w:num w:numId="18">
    <w:abstractNumId w:val="11"/>
  </w:num>
  <w:num w:numId="19">
    <w:abstractNumId w:val="101"/>
  </w:num>
  <w:num w:numId="20">
    <w:abstractNumId w:val="128"/>
  </w:num>
  <w:num w:numId="21">
    <w:abstractNumId w:val="113"/>
  </w:num>
  <w:num w:numId="22">
    <w:abstractNumId w:val="48"/>
  </w:num>
  <w:num w:numId="23">
    <w:abstractNumId w:val="1"/>
  </w:num>
  <w:num w:numId="24">
    <w:abstractNumId w:val="93"/>
  </w:num>
  <w:num w:numId="25">
    <w:abstractNumId w:val="90"/>
  </w:num>
  <w:num w:numId="26">
    <w:abstractNumId w:val="64"/>
  </w:num>
  <w:num w:numId="27">
    <w:abstractNumId w:val="41"/>
  </w:num>
  <w:num w:numId="28">
    <w:abstractNumId w:val="127"/>
  </w:num>
  <w:num w:numId="29">
    <w:abstractNumId w:val="104"/>
  </w:num>
  <w:num w:numId="30">
    <w:abstractNumId w:val="106"/>
  </w:num>
  <w:num w:numId="31">
    <w:abstractNumId w:val="42"/>
  </w:num>
  <w:num w:numId="32">
    <w:abstractNumId w:val="8"/>
  </w:num>
  <w:num w:numId="33">
    <w:abstractNumId w:val="122"/>
  </w:num>
  <w:num w:numId="34">
    <w:abstractNumId w:val="4"/>
  </w:num>
  <w:num w:numId="35">
    <w:abstractNumId w:val="39"/>
  </w:num>
  <w:num w:numId="36">
    <w:abstractNumId w:val="85"/>
  </w:num>
  <w:num w:numId="37">
    <w:abstractNumId w:val="129"/>
  </w:num>
  <w:num w:numId="38">
    <w:abstractNumId w:val="37"/>
  </w:num>
  <w:num w:numId="39">
    <w:abstractNumId w:val="36"/>
  </w:num>
  <w:num w:numId="40">
    <w:abstractNumId w:val="118"/>
  </w:num>
  <w:num w:numId="41">
    <w:abstractNumId w:val="68"/>
  </w:num>
  <w:num w:numId="42">
    <w:abstractNumId w:val="123"/>
  </w:num>
  <w:num w:numId="43">
    <w:abstractNumId w:val="75"/>
  </w:num>
  <w:num w:numId="44">
    <w:abstractNumId w:val="105"/>
  </w:num>
  <w:num w:numId="45">
    <w:abstractNumId w:val="87"/>
    <w:lvlOverride w:ilvl="0">
      <w:startOverride w:val="5"/>
    </w:lvlOverride>
    <w:lvlOverride w:ilvl="1">
      <w:startOverride w:val="2"/>
    </w:lvlOverride>
  </w:num>
  <w:num w:numId="46">
    <w:abstractNumId w:val="69"/>
  </w:num>
  <w:num w:numId="47">
    <w:abstractNumId w:val="50"/>
  </w:num>
  <w:num w:numId="48">
    <w:abstractNumId w:val="87"/>
    <w:lvlOverride w:ilvl="0">
      <w:startOverride w:val="5"/>
    </w:lvlOverride>
    <w:lvlOverride w:ilvl="1">
      <w:startOverride w:val="3"/>
    </w:lvlOverride>
  </w:num>
  <w:num w:numId="49">
    <w:abstractNumId w:val="51"/>
  </w:num>
  <w:num w:numId="50">
    <w:abstractNumId w:val="0"/>
  </w:num>
  <w:num w:numId="51">
    <w:abstractNumId w:val="79"/>
  </w:num>
  <w:num w:numId="52">
    <w:abstractNumId w:val="82"/>
  </w:num>
  <w:num w:numId="53">
    <w:abstractNumId w:val="70"/>
  </w:num>
  <w:num w:numId="54">
    <w:abstractNumId w:val="63"/>
  </w:num>
  <w:num w:numId="55">
    <w:abstractNumId w:val="45"/>
  </w:num>
  <w:num w:numId="56">
    <w:abstractNumId w:val="91"/>
  </w:num>
  <w:num w:numId="57">
    <w:abstractNumId w:val="62"/>
  </w:num>
  <w:num w:numId="58">
    <w:abstractNumId w:val="49"/>
  </w:num>
  <w:num w:numId="59">
    <w:abstractNumId w:val="53"/>
  </w:num>
  <w:num w:numId="60">
    <w:abstractNumId w:val="22"/>
  </w:num>
  <w:num w:numId="61">
    <w:abstractNumId w:val="56"/>
  </w:num>
  <w:num w:numId="62">
    <w:abstractNumId w:val="12"/>
  </w:num>
  <w:num w:numId="63">
    <w:abstractNumId w:val="86"/>
  </w:num>
  <w:num w:numId="64">
    <w:abstractNumId w:val="9"/>
  </w:num>
  <w:num w:numId="65">
    <w:abstractNumId w:val="58"/>
  </w:num>
  <w:num w:numId="66">
    <w:abstractNumId w:val="96"/>
  </w:num>
  <w:num w:numId="67">
    <w:abstractNumId w:val="78"/>
  </w:num>
  <w:num w:numId="68">
    <w:abstractNumId w:val="115"/>
  </w:num>
  <w:num w:numId="69">
    <w:abstractNumId w:val="87"/>
    <w:lvlOverride w:ilvl="0">
      <w:startOverride w:val="6"/>
    </w:lvlOverride>
    <w:lvlOverride w:ilvl="1">
      <w:startOverride w:val="2"/>
    </w:lvlOverride>
  </w:num>
  <w:num w:numId="70">
    <w:abstractNumId w:val="35"/>
  </w:num>
  <w:num w:numId="71">
    <w:abstractNumId w:val="67"/>
  </w:num>
  <w:num w:numId="72">
    <w:abstractNumId w:val="117"/>
  </w:num>
  <w:num w:numId="73">
    <w:abstractNumId w:val="40"/>
  </w:num>
  <w:num w:numId="74">
    <w:abstractNumId w:val="108"/>
  </w:num>
  <w:num w:numId="75">
    <w:abstractNumId w:val="17"/>
  </w:num>
  <w:num w:numId="76">
    <w:abstractNumId w:val="103"/>
  </w:num>
  <w:num w:numId="77">
    <w:abstractNumId w:val="76"/>
  </w:num>
  <w:num w:numId="78">
    <w:abstractNumId w:val="89"/>
  </w:num>
  <w:num w:numId="79">
    <w:abstractNumId w:val="71"/>
  </w:num>
  <w:num w:numId="80">
    <w:abstractNumId w:val="74"/>
  </w:num>
  <w:num w:numId="81">
    <w:abstractNumId w:val="6"/>
  </w:num>
  <w:num w:numId="82">
    <w:abstractNumId w:val="77"/>
  </w:num>
  <w:num w:numId="83">
    <w:abstractNumId w:val="66"/>
  </w:num>
  <w:num w:numId="84">
    <w:abstractNumId w:val="116"/>
  </w:num>
  <w:num w:numId="85">
    <w:abstractNumId w:val="111"/>
  </w:num>
  <w:num w:numId="86">
    <w:abstractNumId w:val="13"/>
  </w:num>
  <w:num w:numId="87">
    <w:abstractNumId w:val="121"/>
  </w:num>
  <w:num w:numId="88">
    <w:abstractNumId w:val="88"/>
  </w:num>
  <w:num w:numId="89">
    <w:abstractNumId w:val="47"/>
  </w:num>
  <w:num w:numId="90">
    <w:abstractNumId w:val="120"/>
  </w:num>
  <w:num w:numId="91">
    <w:abstractNumId w:val="26"/>
  </w:num>
  <w:num w:numId="92">
    <w:abstractNumId w:val="20"/>
  </w:num>
  <w:num w:numId="93">
    <w:abstractNumId w:val="21"/>
  </w:num>
  <w:num w:numId="94">
    <w:abstractNumId w:val="52"/>
  </w:num>
  <w:num w:numId="95">
    <w:abstractNumId w:val="124"/>
  </w:num>
  <w:num w:numId="96">
    <w:abstractNumId w:val="107"/>
  </w:num>
  <w:num w:numId="97">
    <w:abstractNumId w:val="5"/>
  </w:num>
  <w:num w:numId="98">
    <w:abstractNumId w:val="27"/>
  </w:num>
  <w:num w:numId="99">
    <w:abstractNumId w:val="3"/>
  </w:num>
  <w:num w:numId="100">
    <w:abstractNumId w:val="73"/>
  </w:num>
  <w:num w:numId="101">
    <w:abstractNumId w:val="112"/>
  </w:num>
  <w:num w:numId="102">
    <w:abstractNumId w:val="97"/>
  </w:num>
  <w:num w:numId="103">
    <w:abstractNumId w:val="43"/>
  </w:num>
  <w:num w:numId="104">
    <w:abstractNumId w:val="98"/>
  </w:num>
  <w:num w:numId="105">
    <w:abstractNumId w:val="81"/>
  </w:num>
  <w:num w:numId="106">
    <w:abstractNumId w:val="100"/>
    <w:lvlOverride w:ilvl="0">
      <w:startOverride w:val="1"/>
    </w:lvlOverride>
  </w:num>
  <w:num w:numId="107">
    <w:abstractNumId w:val="16"/>
  </w:num>
  <w:num w:numId="108">
    <w:abstractNumId w:val="32"/>
  </w:num>
  <w:num w:numId="109">
    <w:abstractNumId w:val="55"/>
  </w:num>
  <w:num w:numId="110">
    <w:abstractNumId w:val="30"/>
  </w:num>
  <w:num w:numId="111">
    <w:abstractNumId w:val="95"/>
  </w:num>
  <w:num w:numId="112">
    <w:abstractNumId w:val="109"/>
  </w:num>
  <w:num w:numId="113">
    <w:abstractNumId w:val="18"/>
  </w:num>
  <w:num w:numId="114">
    <w:abstractNumId w:val="25"/>
  </w:num>
  <w:num w:numId="115">
    <w:abstractNumId w:val="119"/>
  </w:num>
  <w:num w:numId="116">
    <w:abstractNumId w:val="60"/>
  </w:num>
  <w:num w:numId="117">
    <w:abstractNumId w:val="80"/>
  </w:num>
  <w:num w:numId="118">
    <w:abstractNumId w:val="92"/>
  </w:num>
  <w:num w:numId="119">
    <w:abstractNumId w:val="34"/>
  </w:num>
  <w:num w:numId="120">
    <w:abstractNumId w:val="125"/>
  </w:num>
  <w:num w:numId="121">
    <w:abstractNumId w:val="102"/>
  </w:num>
  <w:num w:numId="122">
    <w:abstractNumId w:val="2"/>
  </w:num>
  <w:num w:numId="123">
    <w:abstractNumId w:val="15"/>
  </w:num>
  <w:num w:numId="124">
    <w:abstractNumId w:val="29"/>
  </w:num>
  <w:num w:numId="125">
    <w:abstractNumId w:val="54"/>
  </w:num>
  <w:num w:numId="126">
    <w:abstractNumId w:val="61"/>
  </w:num>
  <w:num w:numId="127">
    <w:abstractNumId w:val="72"/>
  </w:num>
  <w:num w:numId="128">
    <w:abstractNumId w:val="114"/>
  </w:num>
  <w:num w:numId="129">
    <w:abstractNumId w:val="59"/>
  </w:num>
  <w:num w:numId="130">
    <w:abstractNumId w:val="57"/>
  </w:num>
  <w:num w:numId="131">
    <w:abstractNumId w:val="65"/>
  </w:num>
  <w:num w:numId="132">
    <w:abstractNumId w:val="24"/>
  </w:num>
  <w:num w:numId="133">
    <w:abstractNumId w:val="38"/>
  </w:num>
  <w:num w:numId="1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4"/>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rwin Halomoan Siregar">
    <w15:presenceInfo w15:providerId="AD" w15:userId="S-1-5-21-1826461368-518190977-273055503-138471"/>
  </w15:person>
  <w15:person w15:author="Gilang Romadhon">
    <w15:presenceInfo w15:providerId="AD" w15:userId="S-1-5-21-1826461368-518190977-273055503-150870"/>
  </w15:person>
  <w15:person w15:author="Angga Dwinanto">
    <w15:presenceInfo w15:providerId="AD" w15:userId="S-1-5-21-1826461368-518190977-273055503-78347"/>
  </w15:person>
  <w15:person w15:author="Budi Dwi Septianto">
    <w15:presenceInfo w15:providerId="AD" w15:userId="S-1-5-21-1826461368-518190977-273055503-94911"/>
  </w15:person>
  <w15:person w15:author="Darwin Halomoan Siregar [2]">
    <w15:presenceInfo w15:providerId="None" w15:userId="Darwin Halomoan Siregar"/>
  </w15:person>
  <w15:person w15:author="Zhafar Kartika Putra">
    <w15:presenceInfo w15:providerId="AD" w15:userId="S-1-5-21-1826461368-518190977-273055503-235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E55"/>
    <w:rsid w:val="000006E9"/>
    <w:rsid w:val="000009B4"/>
    <w:rsid w:val="00000EDC"/>
    <w:rsid w:val="00001034"/>
    <w:rsid w:val="000018B6"/>
    <w:rsid w:val="00001B22"/>
    <w:rsid w:val="00001D2B"/>
    <w:rsid w:val="00002153"/>
    <w:rsid w:val="000029E9"/>
    <w:rsid w:val="0000321D"/>
    <w:rsid w:val="00003678"/>
    <w:rsid w:val="00003AF3"/>
    <w:rsid w:val="00003FD0"/>
    <w:rsid w:val="0000416B"/>
    <w:rsid w:val="00004975"/>
    <w:rsid w:val="0000594E"/>
    <w:rsid w:val="00005B65"/>
    <w:rsid w:val="0000617D"/>
    <w:rsid w:val="00006D8F"/>
    <w:rsid w:val="00006EF2"/>
    <w:rsid w:val="000070D4"/>
    <w:rsid w:val="0000743F"/>
    <w:rsid w:val="00007B5E"/>
    <w:rsid w:val="00007B97"/>
    <w:rsid w:val="00007EFE"/>
    <w:rsid w:val="0001122D"/>
    <w:rsid w:val="00011A61"/>
    <w:rsid w:val="00011B88"/>
    <w:rsid w:val="00012032"/>
    <w:rsid w:val="00012135"/>
    <w:rsid w:val="000123B6"/>
    <w:rsid w:val="000127F5"/>
    <w:rsid w:val="0001356F"/>
    <w:rsid w:val="000136D0"/>
    <w:rsid w:val="000139A1"/>
    <w:rsid w:val="00014A67"/>
    <w:rsid w:val="00014BCC"/>
    <w:rsid w:val="000152DA"/>
    <w:rsid w:val="00015C19"/>
    <w:rsid w:val="0001601D"/>
    <w:rsid w:val="00016FF6"/>
    <w:rsid w:val="000172AB"/>
    <w:rsid w:val="00017AA1"/>
    <w:rsid w:val="00017DD7"/>
    <w:rsid w:val="000203C9"/>
    <w:rsid w:val="000219C7"/>
    <w:rsid w:val="00021A86"/>
    <w:rsid w:val="00021C1A"/>
    <w:rsid w:val="000225DA"/>
    <w:rsid w:val="00022764"/>
    <w:rsid w:val="000229AB"/>
    <w:rsid w:val="00022E58"/>
    <w:rsid w:val="00023A5C"/>
    <w:rsid w:val="00023A7A"/>
    <w:rsid w:val="00024A51"/>
    <w:rsid w:val="00025224"/>
    <w:rsid w:val="000253AF"/>
    <w:rsid w:val="00025C11"/>
    <w:rsid w:val="0002623F"/>
    <w:rsid w:val="00026897"/>
    <w:rsid w:val="00027878"/>
    <w:rsid w:val="00027D65"/>
    <w:rsid w:val="00030041"/>
    <w:rsid w:val="00030326"/>
    <w:rsid w:val="0003162E"/>
    <w:rsid w:val="0003184E"/>
    <w:rsid w:val="00031A96"/>
    <w:rsid w:val="00033209"/>
    <w:rsid w:val="00033B4D"/>
    <w:rsid w:val="000340B6"/>
    <w:rsid w:val="000344FA"/>
    <w:rsid w:val="00034DEA"/>
    <w:rsid w:val="000354FB"/>
    <w:rsid w:val="000360C1"/>
    <w:rsid w:val="000369BA"/>
    <w:rsid w:val="00036BC8"/>
    <w:rsid w:val="00036D6A"/>
    <w:rsid w:val="00036FF2"/>
    <w:rsid w:val="0003701A"/>
    <w:rsid w:val="0003711D"/>
    <w:rsid w:val="000400DB"/>
    <w:rsid w:val="00040105"/>
    <w:rsid w:val="000405AB"/>
    <w:rsid w:val="00040C53"/>
    <w:rsid w:val="00041278"/>
    <w:rsid w:val="000412B1"/>
    <w:rsid w:val="000413BC"/>
    <w:rsid w:val="000418F7"/>
    <w:rsid w:val="00041959"/>
    <w:rsid w:val="00041974"/>
    <w:rsid w:val="00041EE5"/>
    <w:rsid w:val="000423D0"/>
    <w:rsid w:val="00044999"/>
    <w:rsid w:val="00044D14"/>
    <w:rsid w:val="000452C5"/>
    <w:rsid w:val="0004542F"/>
    <w:rsid w:val="000455AD"/>
    <w:rsid w:val="0004569C"/>
    <w:rsid w:val="00045F7E"/>
    <w:rsid w:val="00045FB5"/>
    <w:rsid w:val="0004649C"/>
    <w:rsid w:val="00047365"/>
    <w:rsid w:val="000474AF"/>
    <w:rsid w:val="0004786E"/>
    <w:rsid w:val="000506B7"/>
    <w:rsid w:val="000507B9"/>
    <w:rsid w:val="00050D72"/>
    <w:rsid w:val="00051307"/>
    <w:rsid w:val="00051DBE"/>
    <w:rsid w:val="00051F31"/>
    <w:rsid w:val="00052DB7"/>
    <w:rsid w:val="0005356D"/>
    <w:rsid w:val="000539C8"/>
    <w:rsid w:val="00053AD2"/>
    <w:rsid w:val="00053FDE"/>
    <w:rsid w:val="00054054"/>
    <w:rsid w:val="000551B1"/>
    <w:rsid w:val="00055CCC"/>
    <w:rsid w:val="00055E0C"/>
    <w:rsid w:val="0005616A"/>
    <w:rsid w:val="0005643B"/>
    <w:rsid w:val="000566D2"/>
    <w:rsid w:val="00056966"/>
    <w:rsid w:val="00056AA7"/>
    <w:rsid w:val="0005796B"/>
    <w:rsid w:val="00057A3C"/>
    <w:rsid w:val="00060926"/>
    <w:rsid w:val="000610F5"/>
    <w:rsid w:val="00061199"/>
    <w:rsid w:val="00061E2F"/>
    <w:rsid w:val="00062704"/>
    <w:rsid w:val="00062BEA"/>
    <w:rsid w:val="00064067"/>
    <w:rsid w:val="00064411"/>
    <w:rsid w:val="00064449"/>
    <w:rsid w:val="0006539A"/>
    <w:rsid w:val="00065B14"/>
    <w:rsid w:val="00065B81"/>
    <w:rsid w:val="000661DA"/>
    <w:rsid w:val="000669EC"/>
    <w:rsid w:val="00066F67"/>
    <w:rsid w:val="0006737D"/>
    <w:rsid w:val="0006777A"/>
    <w:rsid w:val="0007034E"/>
    <w:rsid w:val="00070CF6"/>
    <w:rsid w:val="0007151D"/>
    <w:rsid w:val="00071C23"/>
    <w:rsid w:val="00072097"/>
    <w:rsid w:val="00072750"/>
    <w:rsid w:val="0007279E"/>
    <w:rsid w:val="00072EC4"/>
    <w:rsid w:val="00073021"/>
    <w:rsid w:val="00073C26"/>
    <w:rsid w:val="00073CE2"/>
    <w:rsid w:val="0007421E"/>
    <w:rsid w:val="000743B8"/>
    <w:rsid w:val="00074613"/>
    <w:rsid w:val="00075831"/>
    <w:rsid w:val="00075BBF"/>
    <w:rsid w:val="00075D06"/>
    <w:rsid w:val="00075F26"/>
    <w:rsid w:val="0007662B"/>
    <w:rsid w:val="00076C79"/>
    <w:rsid w:val="00077429"/>
    <w:rsid w:val="0008050D"/>
    <w:rsid w:val="00080A5B"/>
    <w:rsid w:val="00080D6F"/>
    <w:rsid w:val="00081B87"/>
    <w:rsid w:val="00082500"/>
    <w:rsid w:val="00082640"/>
    <w:rsid w:val="000830BA"/>
    <w:rsid w:val="000833C3"/>
    <w:rsid w:val="000833EA"/>
    <w:rsid w:val="00083B05"/>
    <w:rsid w:val="0008527B"/>
    <w:rsid w:val="00085595"/>
    <w:rsid w:val="000858F2"/>
    <w:rsid w:val="000860D5"/>
    <w:rsid w:val="00086D68"/>
    <w:rsid w:val="000870BB"/>
    <w:rsid w:val="000879E2"/>
    <w:rsid w:val="00087C33"/>
    <w:rsid w:val="00087E3E"/>
    <w:rsid w:val="00087EAE"/>
    <w:rsid w:val="00090192"/>
    <w:rsid w:val="000903E2"/>
    <w:rsid w:val="0009040A"/>
    <w:rsid w:val="00090B34"/>
    <w:rsid w:val="00090C4F"/>
    <w:rsid w:val="00091B62"/>
    <w:rsid w:val="00091EB2"/>
    <w:rsid w:val="00092345"/>
    <w:rsid w:val="00092BF9"/>
    <w:rsid w:val="00093591"/>
    <w:rsid w:val="00094DE0"/>
    <w:rsid w:val="000963C9"/>
    <w:rsid w:val="00096CC5"/>
    <w:rsid w:val="000975FE"/>
    <w:rsid w:val="000A057E"/>
    <w:rsid w:val="000A0AFF"/>
    <w:rsid w:val="000A0E02"/>
    <w:rsid w:val="000A11E6"/>
    <w:rsid w:val="000A2D9D"/>
    <w:rsid w:val="000A390A"/>
    <w:rsid w:val="000A4DCA"/>
    <w:rsid w:val="000A5519"/>
    <w:rsid w:val="000A5996"/>
    <w:rsid w:val="000A5E9A"/>
    <w:rsid w:val="000A64FC"/>
    <w:rsid w:val="000A675A"/>
    <w:rsid w:val="000A688D"/>
    <w:rsid w:val="000A6D80"/>
    <w:rsid w:val="000A737F"/>
    <w:rsid w:val="000A76A3"/>
    <w:rsid w:val="000A7C59"/>
    <w:rsid w:val="000B06EC"/>
    <w:rsid w:val="000B08C7"/>
    <w:rsid w:val="000B0A76"/>
    <w:rsid w:val="000B0D9E"/>
    <w:rsid w:val="000B0DA2"/>
    <w:rsid w:val="000B113C"/>
    <w:rsid w:val="000B1DFD"/>
    <w:rsid w:val="000B248B"/>
    <w:rsid w:val="000B2D29"/>
    <w:rsid w:val="000B333F"/>
    <w:rsid w:val="000B349E"/>
    <w:rsid w:val="000B3BF7"/>
    <w:rsid w:val="000B4001"/>
    <w:rsid w:val="000B40D0"/>
    <w:rsid w:val="000B442C"/>
    <w:rsid w:val="000B4642"/>
    <w:rsid w:val="000B47AE"/>
    <w:rsid w:val="000B4BE7"/>
    <w:rsid w:val="000B4D72"/>
    <w:rsid w:val="000B5E32"/>
    <w:rsid w:val="000B6097"/>
    <w:rsid w:val="000B68B2"/>
    <w:rsid w:val="000B69AC"/>
    <w:rsid w:val="000B6D1D"/>
    <w:rsid w:val="000B6FC4"/>
    <w:rsid w:val="000B7389"/>
    <w:rsid w:val="000C0365"/>
    <w:rsid w:val="000C05DF"/>
    <w:rsid w:val="000C08E0"/>
    <w:rsid w:val="000C08E5"/>
    <w:rsid w:val="000C0A50"/>
    <w:rsid w:val="000C30F1"/>
    <w:rsid w:val="000C340A"/>
    <w:rsid w:val="000C353E"/>
    <w:rsid w:val="000C3772"/>
    <w:rsid w:val="000C458C"/>
    <w:rsid w:val="000C522C"/>
    <w:rsid w:val="000C629B"/>
    <w:rsid w:val="000C6315"/>
    <w:rsid w:val="000C6620"/>
    <w:rsid w:val="000C6852"/>
    <w:rsid w:val="000C6862"/>
    <w:rsid w:val="000C73BE"/>
    <w:rsid w:val="000C7B9C"/>
    <w:rsid w:val="000D0880"/>
    <w:rsid w:val="000D1397"/>
    <w:rsid w:val="000D18F3"/>
    <w:rsid w:val="000D1DD0"/>
    <w:rsid w:val="000D25EA"/>
    <w:rsid w:val="000D27E7"/>
    <w:rsid w:val="000D36A3"/>
    <w:rsid w:val="000D3F3B"/>
    <w:rsid w:val="000D47AE"/>
    <w:rsid w:val="000D4980"/>
    <w:rsid w:val="000D6C28"/>
    <w:rsid w:val="000D73D6"/>
    <w:rsid w:val="000D7952"/>
    <w:rsid w:val="000D7C3F"/>
    <w:rsid w:val="000E00B7"/>
    <w:rsid w:val="000E042F"/>
    <w:rsid w:val="000E0437"/>
    <w:rsid w:val="000E086F"/>
    <w:rsid w:val="000E218E"/>
    <w:rsid w:val="000E24C7"/>
    <w:rsid w:val="000E2D21"/>
    <w:rsid w:val="000E36A9"/>
    <w:rsid w:val="000E3D3F"/>
    <w:rsid w:val="000E45A1"/>
    <w:rsid w:val="000E4A77"/>
    <w:rsid w:val="000E4AFA"/>
    <w:rsid w:val="000E4FAC"/>
    <w:rsid w:val="000E50B9"/>
    <w:rsid w:val="000E50D9"/>
    <w:rsid w:val="000E5885"/>
    <w:rsid w:val="000E58AB"/>
    <w:rsid w:val="000E6663"/>
    <w:rsid w:val="000E73D2"/>
    <w:rsid w:val="000E78CC"/>
    <w:rsid w:val="000E7DDF"/>
    <w:rsid w:val="000E7EE1"/>
    <w:rsid w:val="000F10AE"/>
    <w:rsid w:val="000F1D25"/>
    <w:rsid w:val="000F2136"/>
    <w:rsid w:val="000F2DF8"/>
    <w:rsid w:val="000F2E27"/>
    <w:rsid w:val="000F3F61"/>
    <w:rsid w:val="000F53DD"/>
    <w:rsid w:val="000F53E3"/>
    <w:rsid w:val="000F5591"/>
    <w:rsid w:val="000F5B52"/>
    <w:rsid w:val="000F6048"/>
    <w:rsid w:val="000F6334"/>
    <w:rsid w:val="000F6CC3"/>
    <w:rsid w:val="000F6D21"/>
    <w:rsid w:val="00100658"/>
    <w:rsid w:val="00101845"/>
    <w:rsid w:val="0010218E"/>
    <w:rsid w:val="00102824"/>
    <w:rsid w:val="00102A27"/>
    <w:rsid w:val="00102DFE"/>
    <w:rsid w:val="0010374B"/>
    <w:rsid w:val="00104CF5"/>
    <w:rsid w:val="001058DA"/>
    <w:rsid w:val="00106655"/>
    <w:rsid w:val="00106B2C"/>
    <w:rsid w:val="0010703F"/>
    <w:rsid w:val="001074BA"/>
    <w:rsid w:val="00107EF7"/>
    <w:rsid w:val="00107F33"/>
    <w:rsid w:val="0011021B"/>
    <w:rsid w:val="001108B4"/>
    <w:rsid w:val="00110C7D"/>
    <w:rsid w:val="00110CCD"/>
    <w:rsid w:val="00110F54"/>
    <w:rsid w:val="00111297"/>
    <w:rsid w:val="001114EB"/>
    <w:rsid w:val="00112177"/>
    <w:rsid w:val="00112560"/>
    <w:rsid w:val="00112F17"/>
    <w:rsid w:val="001130FA"/>
    <w:rsid w:val="00113F1D"/>
    <w:rsid w:val="001142CE"/>
    <w:rsid w:val="00114A0C"/>
    <w:rsid w:val="001152D1"/>
    <w:rsid w:val="00115762"/>
    <w:rsid w:val="00115C7A"/>
    <w:rsid w:val="00116374"/>
    <w:rsid w:val="00116394"/>
    <w:rsid w:val="00116559"/>
    <w:rsid w:val="00116AE2"/>
    <w:rsid w:val="00116CD2"/>
    <w:rsid w:val="0011727F"/>
    <w:rsid w:val="00117F33"/>
    <w:rsid w:val="001201CB"/>
    <w:rsid w:val="00120A18"/>
    <w:rsid w:val="0012124E"/>
    <w:rsid w:val="001212E6"/>
    <w:rsid w:val="0012304C"/>
    <w:rsid w:val="001232B0"/>
    <w:rsid w:val="001232B7"/>
    <w:rsid w:val="001234CE"/>
    <w:rsid w:val="00123560"/>
    <w:rsid w:val="0012380C"/>
    <w:rsid w:val="00123A28"/>
    <w:rsid w:val="00123FB5"/>
    <w:rsid w:val="00124119"/>
    <w:rsid w:val="001243DE"/>
    <w:rsid w:val="00124EC4"/>
    <w:rsid w:val="00125176"/>
    <w:rsid w:val="001257F7"/>
    <w:rsid w:val="00125C30"/>
    <w:rsid w:val="00126092"/>
    <w:rsid w:val="001269A1"/>
    <w:rsid w:val="00127CED"/>
    <w:rsid w:val="00130304"/>
    <w:rsid w:val="00131719"/>
    <w:rsid w:val="0013183F"/>
    <w:rsid w:val="00131D4C"/>
    <w:rsid w:val="00132092"/>
    <w:rsid w:val="001323CE"/>
    <w:rsid w:val="0013268F"/>
    <w:rsid w:val="00132838"/>
    <w:rsid w:val="001336F5"/>
    <w:rsid w:val="00133CD6"/>
    <w:rsid w:val="00133D29"/>
    <w:rsid w:val="00134390"/>
    <w:rsid w:val="00134887"/>
    <w:rsid w:val="00134AE3"/>
    <w:rsid w:val="00134CD0"/>
    <w:rsid w:val="0013511A"/>
    <w:rsid w:val="00135295"/>
    <w:rsid w:val="0013541D"/>
    <w:rsid w:val="00135F9A"/>
    <w:rsid w:val="00135FC2"/>
    <w:rsid w:val="00136487"/>
    <w:rsid w:val="00136EC6"/>
    <w:rsid w:val="001370AA"/>
    <w:rsid w:val="00137438"/>
    <w:rsid w:val="00137528"/>
    <w:rsid w:val="00137F85"/>
    <w:rsid w:val="00140485"/>
    <w:rsid w:val="001412E9"/>
    <w:rsid w:val="00141313"/>
    <w:rsid w:val="00143D7C"/>
    <w:rsid w:val="00144466"/>
    <w:rsid w:val="00144BC2"/>
    <w:rsid w:val="00145443"/>
    <w:rsid w:val="001455A4"/>
    <w:rsid w:val="001455F1"/>
    <w:rsid w:val="00145675"/>
    <w:rsid w:val="00145B7A"/>
    <w:rsid w:val="00145D64"/>
    <w:rsid w:val="00145FF2"/>
    <w:rsid w:val="00146EB0"/>
    <w:rsid w:val="001477E6"/>
    <w:rsid w:val="00147D3C"/>
    <w:rsid w:val="00150179"/>
    <w:rsid w:val="001520C6"/>
    <w:rsid w:val="0015267B"/>
    <w:rsid w:val="00152A87"/>
    <w:rsid w:val="00152C44"/>
    <w:rsid w:val="00153C5E"/>
    <w:rsid w:val="001543B2"/>
    <w:rsid w:val="001543D2"/>
    <w:rsid w:val="00155910"/>
    <w:rsid w:val="0015643F"/>
    <w:rsid w:val="0015669B"/>
    <w:rsid w:val="001569DA"/>
    <w:rsid w:val="00156F57"/>
    <w:rsid w:val="0015714B"/>
    <w:rsid w:val="001577FF"/>
    <w:rsid w:val="00157E78"/>
    <w:rsid w:val="00160328"/>
    <w:rsid w:val="00160329"/>
    <w:rsid w:val="001609B8"/>
    <w:rsid w:val="00160B10"/>
    <w:rsid w:val="0016164A"/>
    <w:rsid w:val="001617A7"/>
    <w:rsid w:val="00161917"/>
    <w:rsid w:val="001624B3"/>
    <w:rsid w:val="00162F62"/>
    <w:rsid w:val="00163536"/>
    <w:rsid w:val="0016414D"/>
    <w:rsid w:val="001647BE"/>
    <w:rsid w:val="00165822"/>
    <w:rsid w:val="00165E4E"/>
    <w:rsid w:val="00166AF6"/>
    <w:rsid w:val="0016719A"/>
    <w:rsid w:val="00167469"/>
    <w:rsid w:val="00167D3E"/>
    <w:rsid w:val="0017171F"/>
    <w:rsid w:val="00171CCE"/>
    <w:rsid w:val="001732EF"/>
    <w:rsid w:val="00173D02"/>
    <w:rsid w:val="0017506A"/>
    <w:rsid w:val="001750D7"/>
    <w:rsid w:val="0017511C"/>
    <w:rsid w:val="0017540D"/>
    <w:rsid w:val="00176017"/>
    <w:rsid w:val="00177161"/>
    <w:rsid w:val="001771CB"/>
    <w:rsid w:val="0017787C"/>
    <w:rsid w:val="0018115C"/>
    <w:rsid w:val="001819F3"/>
    <w:rsid w:val="00181EC5"/>
    <w:rsid w:val="00182263"/>
    <w:rsid w:val="00182293"/>
    <w:rsid w:val="00182CAC"/>
    <w:rsid w:val="00182D28"/>
    <w:rsid w:val="00182E82"/>
    <w:rsid w:val="001831DD"/>
    <w:rsid w:val="0018382B"/>
    <w:rsid w:val="00183F38"/>
    <w:rsid w:val="00184001"/>
    <w:rsid w:val="00184860"/>
    <w:rsid w:val="00185B43"/>
    <w:rsid w:val="00185B5F"/>
    <w:rsid w:val="00186347"/>
    <w:rsid w:val="001904F1"/>
    <w:rsid w:val="001908CF"/>
    <w:rsid w:val="00190F42"/>
    <w:rsid w:val="001916E0"/>
    <w:rsid w:val="00191D17"/>
    <w:rsid w:val="00192669"/>
    <w:rsid w:val="0019276C"/>
    <w:rsid w:val="0019283C"/>
    <w:rsid w:val="00192A9D"/>
    <w:rsid w:val="00193980"/>
    <w:rsid w:val="00193C60"/>
    <w:rsid w:val="001945FF"/>
    <w:rsid w:val="00194781"/>
    <w:rsid w:val="00195255"/>
    <w:rsid w:val="001956F2"/>
    <w:rsid w:val="00196513"/>
    <w:rsid w:val="00196BC0"/>
    <w:rsid w:val="00196BFA"/>
    <w:rsid w:val="001971DE"/>
    <w:rsid w:val="00197CEC"/>
    <w:rsid w:val="001A0472"/>
    <w:rsid w:val="001A083E"/>
    <w:rsid w:val="001A1079"/>
    <w:rsid w:val="001A1215"/>
    <w:rsid w:val="001A25AE"/>
    <w:rsid w:val="001A2DE5"/>
    <w:rsid w:val="001A367B"/>
    <w:rsid w:val="001A39AA"/>
    <w:rsid w:val="001A3AF5"/>
    <w:rsid w:val="001A3DD3"/>
    <w:rsid w:val="001A41CD"/>
    <w:rsid w:val="001A49B5"/>
    <w:rsid w:val="001A52E5"/>
    <w:rsid w:val="001A5501"/>
    <w:rsid w:val="001A5CC0"/>
    <w:rsid w:val="001A6075"/>
    <w:rsid w:val="001A60A5"/>
    <w:rsid w:val="001A68D7"/>
    <w:rsid w:val="001A72F1"/>
    <w:rsid w:val="001A79C0"/>
    <w:rsid w:val="001B04AB"/>
    <w:rsid w:val="001B0B55"/>
    <w:rsid w:val="001B0D0D"/>
    <w:rsid w:val="001B0EE0"/>
    <w:rsid w:val="001B11B1"/>
    <w:rsid w:val="001B12AC"/>
    <w:rsid w:val="001B15EB"/>
    <w:rsid w:val="001B22E5"/>
    <w:rsid w:val="001B2FB1"/>
    <w:rsid w:val="001B308E"/>
    <w:rsid w:val="001B3707"/>
    <w:rsid w:val="001B4087"/>
    <w:rsid w:val="001B43BE"/>
    <w:rsid w:val="001B5DE5"/>
    <w:rsid w:val="001B6A2D"/>
    <w:rsid w:val="001B6CCF"/>
    <w:rsid w:val="001C0035"/>
    <w:rsid w:val="001C0638"/>
    <w:rsid w:val="001C07E5"/>
    <w:rsid w:val="001C1173"/>
    <w:rsid w:val="001C12AA"/>
    <w:rsid w:val="001C1308"/>
    <w:rsid w:val="001C15E6"/>
    <w:rsid w:val="001C193B"/>
    <w:rsid w:val="001C225B"/>
    <w:rsid w:val="001C24C0"/>
    <w:rsid w:val="001C2DF6"/>
    <w:rsid w:val="001C3375"/>
    <w:rsid w:val="001C3557"/>
    <w:rsid w:val="001C376C"/>
    <w:rsid w:val="001C3FDD"/>
    <w:rsid w:val="001C41A1"/>
    <w:rsid w:val="001C43F5"/>
    <w:rsid w:val="001C57CE"/>
    <w:rsid w:val="001C5806"/>
    <w:rsid w:val="001C5D12"/>
    <w:rsid w:val="001C61A0"/>
    <w:rsid w:val="001C6791"/>
    <w:rsid w:val="001C6C7C"/>
    <w:rsid w:val="001C6E47"/>
    <w:rsid w:val="001C6FDE"/>
    <w:rsid w:val="001C7F63"/>
    <w:rsid w:val="001D0B31"/>
    <w:rsid w:val="001D0DE8"/>
    <w:rsid w:val="001D12DB"/>
    <w:rsid w:val="001D1AAA"/>
    <w:rsid w:val="001D241B"/>
    <w:rsid w:val="001D3550"/>
    <w:rsid w:val="001D374D"/>
    <w:rsid w:val="001D3D81"/>
    <w:rsid w:val="001D460F"/>
    <w:rsid w:val="001D4C9F"/>
    <w:rsid w:val="001D5BDB"/>
    <w:rsid w:val="001D5E76"/>
    <w:rsid w:val="001D6858"/>
    <w:rsid w:val="001D77F3"/>
    <w:rsid w:val="001E0820"/>
    <w:rsid w:val="001E08A0"/>
    <w:rsid w:val="001E0BAE"/>
    <w:rsid w:val="001E0FE1"/>
    <w:rsid w:val="001E1755"/>
    <w:rsid w:val="001E1E73"/>
    <w:rsid w:val="001E265B"/>
    <w:rsid w:val="001E279C"/>
    <w:rsid w:val="001E36CA"/>
    <w:rsid w:val="001E3A24"/>
    <w:rsid w:val="001E3D2C"/>
    <w:rsid w:val="001E4B29"/>
    <w:rsid w:val="001E51CA"/>
    <w:rsid w:val="001E5F88"/>
    <w:rsid w:val="001E6213"/>
    <w:rsid w:val="001E6710"/>
    <w:rsid w:val="001E6A2E"/>
    <w:rsid w:val="001E6BFA"/>
    <w:rsid w:val="001E71F4"/>
    <w:rsid w:val="001E747D"/>
    <w:rsid w:val="001F0641"/>
    <w:rsid w:val="001F0ABB"/>
    <w:rsid w:val="001F1219"/>
    <w:rsid w:val="001F16BA"/>
    <w:rsid w:val="001F1D8E"/>
    <w:rsid w:val="001F1E87"/>
    <w:rsid w:val="001F1F5C"/>
    <w:rsid w:val="001F34B1"/>
    <w:rsid w:val="001F4276"/>
    <w:rsid w:val="001F443F"/>
    <w:rsid w:val="001F460D"/>
    <w:rsid w:val="001F4723"/>
    <w:rsid w:val="001F4D26"/>
    <w:rsid w:val="001F4EAD"/>
    <w:rsid w:val="001F5ACE"/>
    <w:rsid w:val="001F5CBA"/>
    <w:rsid w:val="001F63D7"/>
    <w:rsid w:val="001F6710"/>
    <w:rsid w:val="001F77D2"/>
    <w:rsid w:val="001F7AC1"/>
    <w:rsid w:val="0020041C"/>
    <w:rsid w:val="00200441"/>
    <w:rsid w:val="002006B7"/>
    <w:rsid w:val="00200942"/>
    <w:rsid w:val="0020254F"/>
    <w:rsid w:val="00202E4C"/>
    <w:rsid w:val="0020302D"/>
    <w:rsid w:val="00203791"/>
    <w:rsid w:val="002044E6"/>
    <w:rsid w:val="002044FB"/>
    <w:rsid w:val="00204BE2"/>
    <w:rsid w:val="00204BFE"/>
    <w:rsid w:val="00204C8E"/>
    <w:rsid w:val="00205249"/>
    <w:rsid w:val="002055ED"/>
    <w:rsid w:val="00206390"/>
    <w:rsid w:val="00206739"/>
    <w:rsid w:val="00207ADD"/>
    <w:rsid w:val="00207FBC"/>
    <w:rsid w:val="00210CCF"/>
    <w:rsid w:val="00210F03"/>
    <w:rsid w:val="002110F5"/>
    <w:rsid w:val="0021199B"/>
    <w:rsid w:val="00212215"/>
    <w:rsid w:val="0021227D"/>
    <w:rsid w:val="00212EC2"/>
    <w:rsid w:val="0021364E"/>
    <w:rsid w:val="00213FA2"/>
    <w:rsid w:val="002143A6"/>
    <w:rsid w:val="00214FA3"/>
    <w:rsid w:val="0021520B"/>
    <w:rsid w:val="00215C1D"/>
    <w:rsid w:val="002165F6"/>
    <w:rsid w:val="00216AE4"/>
    <w:rsid w:val="00216EF3"/>
    <w:rsid w:val="00216EFA"/>
    <w:rsid w:val="0021715D"/>
    <w:rsid w:val="0021762B"/>
    <w:rsid w:val="00217C59"/>
    <w:rsid w:val="00220796"/>
    <w:rsid w:val="0022105E"/>
    <w:rsid w:val="00221739"/>
    <w:rsid w:val="00222129"/>
    <w:rsid w:val="00222229"/>
    <w:rsid w:val="002223AD"/>
    <w:rsid w:val="002234C2"/>
    <w:rsid w:val="002242FF"/>
    <w:rsid w:val="00224A0C"/>
    <w:rsid w:val="002261D0"/>
    <w:rsid w:val="002261D9"/>
    <w:rsid w:val="002264B6"/>
    <w:rsid w:val="00226A36"/>
    <w:rsid w:val="00227AC2"/>
    <w:rsid w:val="00227F30"/>
    <w:rsid w:val="00230472"/>
    <w:rsid w:val="002308F5"/>
    <w:rsid w:val="00230FBE"/>
    <w:rsid w:val="0023137F"/>
    <w:rsid w:val="00231597"/>
    <w:rsid w:val="00233BC1"/>
    <w:rsid w:val="00233E01"/>
    <w:rsid w:val="002346E6"/>
    <w:rsid w:val="00235034"/>
    <w:rsid w:val="00235DEE"/>
    <w:rsid w:val="00235F28"/>
    <w:rsid w:val="0023659F"/>
    <w:rsid w:val="0023667D"/>
    <w:rsid w:val="00236950"/>
    <w:rsid w:val="00237150"/>
    <w:rsid w:val="00237286"/>
    <w:rsid w:val="00237660"/>
    <w:rsid w:val="002376B0"/>
    <w:rsid w:val="002378FE"/>
    <w:rsid w:val="0024018F"/>
    <w:rsid w:val="002405D4"/>
    <w:rsid w:val="00240E8E"/>
    <w:rsid w:val="002411BC"/>
    <w:rsid w:val="00241A54"/>
    <w:rsid w:val="00241FEF"/>
    <w:rsid w:val="00242AA4"/>
    <w:rsid w:val="00242D2B"/>
    <w:rsid w:val="00242D49"/>
    <w:rsid w:val="0024328E"/>
    <w:rsid w:val="00243699"/>
    <w:rsid w:val="002436E5"/>
    <w:rsid w:val="0024385D"/>
    <w:rsid w:val="00243D0A"/>
    <w:rsid w:val="002442AD"/>
    <w:rsid w:val="00244B5F"/>
    <w:rsid w:val="002455B7"/>
    <w:rsid w:val="00245681"/>
    <w:rsid w:val="00245D2C"/>
    <w:rsid w:val="00245E28"/>
    <w:rsid w:val="002460DB"/>
    <w:rsid w:val="002465AB"/>
    <w:rsid w:val="00246B57"/>
    <w:rsid w:val="00250217"/>
    <w:rsid w:val="002510F8"/>
    <w:rsid w:val="00251AE5"/>
    <w:rsid w:val="0025226C"/>
    <w:rsid w:val="00252399"/>
    <w:rsid w:val="00252DEF"/>
    <w:rsid w:val="0025346E"/>
    <w:rsid w:val="00253857"/>
    <w:rsid w:val="0025437D"/>
    <w:rsid w:val="00254EAB"/>
    <w:rsid w:val="002556E6"/>
    <w:rsid w:val="002559A1"/>
    <w:rsid w:val="00255DC3"/>
    <w:rsid w:val="0025633F"/>
    <w:rsid w:val="00256849"/>
    <w:rsid w:val="00256E5E"/>
    <w:rsid w:val="00256E76"/>
    <w:rsid w:val="00260008"/>
    <w:rsid w:val="00260ED2"/>
    <w:rsid w:val="0026177B"/>
    <w:rsid w:val="00261A1A"/>
    <w:rsid w:val="00261C58"/>
    <w:rsid w:val="00262E9E"/>
    <w:rsid w:val="00262EB1"/>
    <w:rsid w:val="002632DC"/>
    <w:rsid w:val="002633E2"/>
    <w:rsid w:val="00263A22"/>
    <w:rsid w:val="00264004"/>
    <w:rsid w:val="00265272"/>
    <w:rsid w:val="00265AE6"/>
    <w:rsid w:val="002662DF"/>
    <w:rsid w:val="002667C0"/>
    <w:rsid w:val="0026769F"/>
    <w:rsid w:val="0026791C"/>
    <w:rsid w:val="00267930"/>
    <w:rsid w:val="002703E3"/>
    <w:rsid w:val="00270782"/>
    <w:rsid w:val="00271168"/>
    <w:rsid w:val="002711C7"/>
    <w:rsid w:val="00271BD0"/>
    <w:rsid w:val="0027232F"/>
    <w:rsid w:val="002725AE"/>
    <w:rsid w:val="00272A17"/>
    <w:rsid w:val="00272CB8"/>
    <w:rsid w:val="00272D51"/>
    <w:rsid w:val="00272EF6"/>
    <w:rsid w:val="00272F11"/>
    <w:rsid w:val="0027355D"/>
    <w:rsid w:val="00273B28"/>
    <w:rsid w:val="0027442E"/>
    <w:rsid w:val="00274A63"/>
    <w:rsid w:val="00274C65"/>
    <w:rsid w:val="00274DA4"/>
    <w:rsid w:val="00275700"/>
    <w:rsid w:val="00275A94"/>
    <w:rsid w:val="00276A5B"/>
    <w:rsid w:val="00276BBE"/>
    <w:rsid w:val="00277A5F"/>
    <w:rsid w:val="00277B91"/>
    <w:rsid w:val="00277EAE"/>
    <w:rsid w:val="00280BDD"/>
    <w:rsid w:val="00281471"/>
    <w:rsid w:val="002815C7"/>
    <w:rsid w:val="00281DC4"/>
    <w:rsid w:val="0028233C"/>
    <w:rsid w:val="00282834"/>
    <w:rsid w:val="00282FD9"/>
    <w:rsid w:val="0028369D"/>
    <w:rsid w:val="00283906"/>
    <w:rsid w:val="00283935"/>
    <w:rsid w:val="00283A07"/>
    <w:rsid w:val="00284877"/>
    <w:rsid w:val="00285769"/>
    <w:rsid w:val="00285B0F"/>
    <w:rsid w:val="00285B95"/>
    <w:rsid w:val="00286B19"/>
    <w:rsid w:val="00287C93"/>
    <w:rsid w:val="00290B71"/>
    <w:rsid w:val="00290C69"/>
    <w:rsid w:val="00290FBD"/>
    <w:rsid w:val="002911A3"/>
    <w:rsid w:val="00291256"/>
    <w:rsid w:val="00291A82"/>
    <w:rsid w:val="00291DD3"/>
    <w:rsid w:val="002944DA"/>
    <w:rsid w:val="00294904"/>
    <w:rsid w:val="00295D45"/>
    <w:rsid w:val="00296718"/>
    <w:rsid w:val="002970B5"/>
    <w:rsid w:val="0029724C"/>
    <w:rsid w:val="00297747"/>
    <w:rsid w:val="002977C0"/>
    <w:rsid w:val="00297B31"/>
    <w:rsid w:val="002A0E2D"/>
    <w:rsid w:val="002A0FE1"/>
    <w:rsid w:val="002A1638"/>
    <w:rsid w:val="002A1E27"/>
    <w:rsid w:val="002A1ED3"/>
    <w:rsid w:val="002A20EE"/>
    <w:rsid w:val="002A24EC"/>
    <w:rsid w:val="002A2677"/>
    <w:rsid w:val="002A282A"/>
    <w:rsid w:val="002A2842"/>
    <w:rsid w:val="002A2E3E"/>
    <w:rsid w:val="002A3129"/>
    <w:rsid w:val="002A4323"/>
    <w:rsid w:val="002A45F3"/>
    <w:rsid w:val="002A4B90"/>
    <w:rsid w:val="002A4CDC"/>
    <w:rsid w:val="002A4D41"/>
    <w:rsid w:val="002A4E17"/>
    <w:rsid w:val="002A4FE4"/>
    <w:rsid w:val="002A544B"/>
    <w:rsid w:val="002A5957"/>
    <w:rsid w:val="002A6945"/>
    <w:rsid w:val="002A6FC1"/>
    <w:rsid w:val="002B02DF"/>
    <w:rsid w:val="002B0ACD"/>
    <w:rsid w:val="002B0B31"/>
    <w:rsid w:val="002B1233"/>
    <w:rsid w:val="002B1A18"/>
    <w:rsid w:val="002B2D5A"/>
    <w:rsid w:val="002B2D73"/>
    <w:rsid w:val="002B3DB9"/>
    <w:rsid w:val="002B4555"/>
    <w:rsid w:val="002B46E3"/>
    <w:rsid w:val="002B49AE"/>
    <w:rsid w:val="002B503E"/>
    <w:rsid w:val="002B516B"/>
    <w:rsid w:val="002B5204"/>
    <w:rsid w:val="002B61DA"/>
    <w:rsid w:val="002B6537"/>
    <w:rsid w:val="002B6BE9"/>
    <w:rsid w:val="002B7ABF"/>
    <w:rsid w:val="002B7B62"/>
    <w:rsid w:val="002C0086"/>
    <w:rsid w:val="002C0171"/>
    <w:rsid w:val="002C03A5"/>
    <w:rsid w:val="002C1494"/>
    <w:rsid w:val="002C175B"/>
    <w:rsid w:val="002C1D10"/>
    <w:rsid w:val="002C1D41"/>
    <w:rsid w:val="002C263B"/>
    <w:rsid w:val="002C2B5E"/>
    <w:rsid w:val="002C3B58"/>
    <w:rsid w:val="002C598B"/>
    <w:rsid w:val="002C5C05"/>
    <w:rsid w:val="002C6C87"/>
    <w:rsid w:val="002C6F10"/>
    <w:rsid w:val="002C76AC"/>
    <w:rsid w:val="002C7B76"/>
    <w:rsid w:val="002C7C4F"/>
    <w:rsid w:val="002D1209"/>
    <w:rsid w:val="002D1C14"/>
    <w:rsid w:val="002D2888"/>
    <w:rsid w:val="002D292B"/>
    <w:rsid w:val="002D4E0C"/>
    <w:rsid w:val="002D501A"/>
    <w:rsid w:val="002D553E"/>
    <w:rsid w:val="002D614A"/>
    <w:rsid w:val="002D6C00"/>
    <w:rsid w:val="002D6E76"/>
    <w:rsid w:val="002D7860"/>
    <w:rsid w:val="002D7D4E"/>
    <w:rsid w:val="002E004E"/>
    <w:rsid w:val="002E023E"/>
    <w:rsid w:val="002E039B"/>
    <w:rsid w:val="002E08F0"/>
    <w:rsid w:val="002E1BBA"/>
    <w:rsid w:val="002E1DBA"/>
    <w:rsid w:val="002E1EF4"/>
    <w:rsid w:val="002E2043"/>
    <w:rsid w:val="002E20EB"/>
    <w:rsid w:val="002E300F"/>
    <w:rsid w:val="002E35E2"/>
    <w:rsid w:val="002E3834"/>
    <w:rsid w:val="002E4181"/>
    <w:rsid w:val="002E5668"/>
    <w:rsid w:val="002E652B"/>
    <w:rsid w:val="002E67D4"/>
    <w:rsid w:val="002E6B5D"/>
    <w:rsid w:val="002E7BEE"/>
    <w:rsid w:val="002F002E"/>
    <w:rsid w:val="002F02A1"/>
    <w:rsid w:val="002F0D36"/>
    <w:rsid w:val="002F1195"/>
    <w:rsid w:val="002F3768"/>
    <w:rsid w:val="002F386E"/>
    <w:rsid w:val="002F436F"/>
    <w:rsid w:val="002F562C"/>
    <w:rsid w:val="002F6F18"/>
    <w:rsid w:val="002F705C"/>
    <w:rsid w:val="002F7605"/>
    <w:rsid w:val="002F77F4"/>
    <w:rsid w:val="002F79EC"/>
    <w:rsid w:val="0030202F"/>
    <w:rsid w:val="0030217D"/>
    <w:rsid w:val="0030242A"/>
    <w:rsid w:val="00302884"/>
    <w:rsid w:val="00303855"/>
    <w:rsid w:val="00303DA6"/>
    <w:rsid w:val="0030408E"/>
    <w:rsid w:val="0030424A"/>
    <w:rsid w:val="003046C1"/>
    <w:rsid w:val="003057E0"/>
    <w:rsid w:val="003058F1"/>
    <w:rsid w:val="00305F1C"/>
    <w:rsid w:val="00305F90"/>
    <w:rsid w:val="00305FCD"/>
    <w:rsid w:val="003060E9"/>
    <w:rsid w:val="0030636E"/>
    <w:rsid w:val="00306AB1"/>
    <w:rsid w:val="00306BA6"/>
    <w:rsid w:val="003070E7"/>
    <w:rsid w:val="00307A80"/>
    <w:rsid w:val="00310AEF"/>
    <w:rsid w:val="00310F72"/>
    <w:rsid w:val="00310FA5"/>
    <w:rsid w:val="00311A31"/>
    <w:rsid w:val="00311FE9"/>
    <w:rsid w:val="00312523"/>
    <w:rsid w:val="00312C8E"/>
    <w:rsid w:val="00312EE6"/>
    <w:rsid w:val="003133A4"/>
    <w:rsid w:val="00313CC9"/>
    <w:rsid w:val="00314145"/>
    <w:rsid w:val="003142B1"/>
    <w:rsid w:val="00314646"/>
    <w:rsid w:val="00314793"/>
    <w:rsid w:val="00314D2A"/>
    <w:rsid w:val="00315B42"/>
    <w:rsid w:val="00316CA5"/>
    <w:rsid w:val="00316D51"/>
    <w:rsid w:val="00317DA2"/>
    <w:rsid w:val="00320F5A"/>
    <w:rsid w:val="0032100E"/>
    <w:rsid w:val="00321633"/>
    <w:rsid w:val="0032171F"/>
    <w:rsid w:val="003218BB"/>
    <w:rsid w:val="00323280"/>
    <w:rsid w:val="003237F6"/>
    <w:rsid w:val="00323822"/>
    <w:rsid w:val="00323B1D"/>
    <w:rsid w:val="00323C39"/>
    <w:rsid w:val="0032427B"/>
    <w:rsid w:val="003243C7"/>
    <w:rsid w:val="003244B1"/>
    <w:rsid w:val="00324527"/>
    <w:rsid w:val="00325004"/>
    <w:rsid w:val="003257BC"/>
    <w:rsid w:val="003261B5"/>
    <w:rsid w:val="00326554"/>
    <w:rsid w:val="00326785"/>
    <w:rsid w:val="00326D1D"/>
    <w:rsid w:val="003272C2"/>
    <w:rsid w:val="003275C2"/>
    <w:rsid w:val="0033103B"/>
    <w:rsid w:val="0033155E"/>
    <w:rsid w:val="0033182B"/>
    <w:rsid w:val="0033208B"/>
    <w:rsid w:val="003330A8"/>
    <w:rsid w:val="0033324C"/>
    <w:rsid w:val="00333492"/>
    <w:rsid w:val="0033382B"/>
    <w:rsid w:val="00333CD2"/>
    <w:rsid w:val="00333F67"/>
    <w:rsid w:val="00334275"/>
    <w:rsid w:val="00334988"/>
    <w:rsid w:val="00335E9B"/>
    <w:rsid w:val="00335EC7"/>
    <w:rsid w:val="00335EE2"/>
    <w:rsid w:val="00336ECA"/>
    <w:rsid w:val="00337104"/>
    <w:rsid w:val="0033724A"/>
    <w:rsid w:val="00337B1C"/>
    <w:rsid w:val="003407A2"/>
    <w:rsid w:val="00340C17"/>
    <w:rsid w:val="00340F21"/>
    <w:rsid w:val="003413B6"/>
    <w:rsid w:val="0034166F"/>
    <w:rsid w:val="00341CCD"/>
    <w:rsid w:val="00341D5E"/>
    <w:rsid w:val="003422A4"/>
    <w:rsid w:val="0034279D"/>
    <w:rsid w:val="003428CB"/>
    <w:rsid w:val="00342942"/>
    <w:rsid w:val="00342A5D"/>
    <w:rsid w:val="00342F08"/>
    <w:rsid w:val="00343C11"/>
    <w:rsid w:val="003448C9"/>
    <w:rsid w:val="00345492"/>
    <w:rsid w:val="003467CE"/>
    <w:rsid w:val="00347296"/>
    <w:rsid w:val="003472AD"/>
    <w:rsid w:val="00347C02"/>
    <w:rsid w:val="00347FEA"/>
    <w:rsid w:val="00350288"/>
    <w:rsid w:val="00350591"/>
    <w:rsid w:val="00350A71"/>
    <w:rsid w:val="00350DCA"/>
    <w:rsid w:val="00350E9E"/>
    <w:rsid w:val="003527FF"/>
    <w:rsid w:val="0035353F"/>
    <w:rsid w:val="00353AA4"/>
    <w:rsid w:val="003566FF"/>
    <w:rsid w:val="003579E6"/>
    <w:rsid w:val="003604B7"/>
    <w:rsid w:val="003607EC"/>
    <w:rsid w:val="00361720"/>
    <w:rsid w:val="003627CA"/>
    <w:rsid w:val="003629AD"/>
    <w:rsid w:val="00362B71"/>
    <w:rsid w:val="00363438"/>
    <w:rsid w:val="00363A45"/>
    <w:rsid w:val="00364AD3"/>
    <w:rsid w:val="00364B77"/>
    <w:rsid w:val="00365AF0"/>
    <w:rsid w:val="00366025"/>
    <w:rsid w:val="003662AC"/>
    <w:rsid w:val="003667A6"/>
    <w:rsid w:val="0036701D"/>
    <w:rsid w:val="00367AAF"/>
    <w:rsid w:val="0037068E"/>
    <w:rsid w:val="00370AD5"/>
    <w:rsid w:val="003717C4"/>
    <w:rsid w:val="0037302E"/>
    <w:rsid w:val="00373916"/>
    <w:rsid w:val="00374406"/>
    <w:rsid w:val="00374640"/>
    <w:rsid w:val="0037516C"/>
    <w:rsid w:val="0037562E"/>
    <w:rsid w:val="00375648"/>
    <w:rsid w:val="00375DE0"/>
    <w:rsid w:val="003765D4"/>
    <w:rsid w:val="0037687B"/>
    <w:rsid w:val="00376B07"/>
    <w:rsid w:val="00376BC3"/>
    <w:rsid w:val="00377C4F"/>
    <w:rsid w:val="00377FB6"/>
    <w:rsid w:val="00380541"/>
    <w:rsid w:val="00380F9A"/>
    <w:rsid w:val="003813AA"/>
    <w:rsid w:val="00381596"/>
    <w:rsid w:val="003818A7"/>
    <w:rsid w:val="003827EE"/>
    <w:rsid w:val="00382B1F"/>
    <w:rsid w:val="00382E9A"/>
    <w:rsid w:val="00383125"/>
    <w:rsid w:val="00383297"/>
    <w:rsid w:val="00383477"/>
    <w:rsid w:val="00383959"/>
    <w:rsid w:val="00383A76"/>
    <w:rsid w:val="00383AEB"/>
    <w:rsid w:val="00384045"/>
    <w:rsid w:val="003848B4"/>
    <w:rsid w:val="00384A5D"/>
    <w:rsid w:val="00385849"/>
    <w:rsid w:val="003859F4"/>
    <w:rsid w:val="00385C38"/>
    <w:rsid w:val="003864C0"/>
    <w:rsid w:val="00386D11"/>
    <w:rsid w:val="00386E17"/>
    <w:rsid w:val="00386F2D"/>
    <w:rsid w:val="0038766A"/>
    <w:rsid w:val="003876A9"/>
    <w:rsid w:val="0038794F"/>
    <w:rsid w:val="0038795E"/>
    <w:rsid w:val="00390162"/>
    <w:rsid w:val="0039052E"/>
    <w:rsid w:val="00390F70"/>
    <w:rsid w:val="003919FA"/>
    <w:rsid w:val="00391B45"/>
    <w:rsid w:val="0039263C"/>
    <w:rsid w:val="00393912"/>
    <w:rsid w:val="00393CE3"/>
    <w:rsid w:val="00393EB5"/>
    <w:rsid w:val="00394099"/>
    <w:rsid w:val="00394C11"/>
    <w:rsid w:val="00394F38"/>
    <w:rsid w:val="00395365"/>
    <w:rsid w:val="003956EB"/>
    <w:rsid w:val="003957D8"/>
    <w:rsid w:val="00396351"/>
    <w:rsid w:val="0039752C"/>
    <w:rsid w:val="0039753B"/>
    <w:rsid w:val="003976E0"/>
    <w:rsid w:val="003A0540"/>
    <w:rsid w:val="003A0D67"/>
    <w:rsid w:val="003A15F6"/>
    <w:rsid w:val="003A1770"/>
    <w:rsid w:val="003A18E9"/>
    <w:rsid w:val="003A1C04"/>
    <w:rsid w:val="003A421B"/>
    <w:rsid w:val="003A4A77"/>
    <w:rsid w:val="003A518D"/>
    <w:rsid w:val="003A547D"/>
    <w:rsid w:val="003A551B"/>
    <w:rsid w:val="003A66E4"/>
    <w:rsid w:val="003A7188"/>
    <w:rsid w:val="003A7BBE"/>
    <w:rsid w:val="003B0CE1"/>
    <w:rsid w:val="003B132B"/>
    <w:rsid w:val="003B1473"/>
    <w:rsid w:val="003B17AB"/>
    <w:rsid w:val="003B1AE2"/>
    <w:rsid w:val="003B1F3D"/>
    <w:rsid w:val="003B34E2"/>
    <w:rsid w:val="003B3DF4"/>
    <w:rsid w:val="003B63EA"/>
    <w:rsid w:val="003B71D3"/>
    <w:rsid w:val="003B737B"/>
    <w:rsid w:val="003B7499"/>
    <w:rsid w:val="003C067A"/>
    <w:rsid w:val="003C07BB"/>
    <w:rsid w:val="003C13A6"/>
    <w:rsid w:val="003C1B83"/>
    <w:rsid w:val="003C1FFF"/>
    <w:rsid w:val="003C33D3"/>
    <w:rsid w:val="003C39CB"/>
    <w:rsid w:val="003C4EFF"/>
    <w:rsid w:val="003C5771"/>
    <w:rsid w:val="003C5FC0"/>
    <w:rsid w:val="003C5FE9"/>
    <w:rsid w:val="003C6252"/>
    <w:rsid w:val="003C6696"/>
    <w:rsid w:val="003C66DD"/>
    <w:rsid w:val="003C677B"/>
    <w:rsid w:val="003C6A76"/>
    <w:rsid w:val="003C7D43"/>
    <w:rsid w:val="003D1BC3"/>
    <w:rsid w:val="003D2015"/>
    <w:rsid w:val="003D25B1"/>
    <w:rsid w:val="003D2F96"/>
    <w:rsid w:val="003D372A"/>
    <w:rsid w:val="003D57AA"/>
    <w:rsid w:val="003D61B7"/>
    <w:rsid w:val="003D67E3"/>
    <w:rsid w:val="003D6823"/>
    <w:rsid w:val="003D6BC7"/>
    <w:rsid w:val="003D7B4D"/>
    <w:rsid w:val="003E02DD"/>
    <w:rsid w:val="003E0F26"/>
    <w:rsid w:val="003E2491"/>
    <w:rsid w:val="003E3E39"/>
    <w:rsid w:val="003E4371"/>
    <w:rsid w:val="003E4ADC"/>
    <w:rsid w:val="003E511E"/>
    <w:rsid w:val="003E7070"/>
    <w:rsid w:val="003E7945"/>
    <w:rsid w:val="003E7F63"/>
    <w:rsid w:val="003F123B"/>
    <w:rsid w:val="003F1514"/>
    <w:rsid w:val="003F172A"/>
    <w:rsid w:val="003F1FA9"/>
    <w:rsid w:val="003F20C6"/>
    <w:rsid w:val="003F2515"/>
    <w:rsid w:val="003F27B0"/>
    <w:rsid w:val="003F2C63"/>
    <w:rsid w:val="003F3171"/>
    <w:rsid w:val="003F379A"/>
    <w:rsid w:val="003F4B26"/>
    <w:rsid w:val="003F4D1D"/>
    <w:rsid w:val="003F539F"/>
    <w:rsid w:val="003F5929"/>
    <w:rsid w:val="003F5A0A"/>
    <w:rsid w:val="003F5C69"/>
    <w:rsid w:val="003F61FB"/>
    <w:rsid w:val="003F6798"/>
    <w:rsid w:val="003F6B1C"/>
    <w:rsid w:val="003F71E2"/>
    <w:rsid w:val="003F7DB3"/>
    <w:rsid w:val="00400087"/>
    <w:rsid w:val="004007C5"/>
    <w:rsid w:val="00400F72"/>
    <w:rsid w:val="00401D5D"/>
    <w:rsid w:val="00401FAF"/>
    <w:rsid w:val="0040238C"/>
    <w:rsid w:val="004028D8"/>
    <w:rsid w:val="00402CCF"/>
    <w:rsid w:val="00402D22"/>
    <w:rsid w:val="004049F0"/>
    <w:rsid w:val="00405DCA"/>
    <w:rsid w:val="00406027"/>
    <w:rsid w:val="00406652"/>
    <w:rsid w:val="00407D15"/>
    <w:rsid w:val="00410C51"/>
    <w:rsid w:val="00411E10"/>
    <w:rsid w:val="004133C1"/>
    <w:rsid w:val="00414402"/>
    <w:rsid w:val="00414979"/>
    <w:rsid w:val="00414C89"/>
    <w:rsid w:val="00414F67"/>
    <w:rsid w:val="004155D8"/>
    <w:rsid w:val="0041565A"/>
    <w:rsid w:val="0041626A"/>
    <w:rsid w:val="004166FA"/>
    <w:rsid w:val="00416D73"/>
    <w:rsid w:val="00417119"/>
    <w:rsid w:val="0041786A"/>
    <w:rsid w:val="004202DB"/>
    <w:rsid w:val="0042070F"/>
    <w:rsid w:val="0042080A"/>
    <w:rsid w:val="0042094B"/>
    <w:rsid w:val="004211ED"/>
    <w:rsid w:val="00421232"/>
    <w:rsid w:val="00421A61"/>
    <w:rsid w:val="004230A6"/>
    <w:rsid w:val="004245F5"/>
    <w:rsid w:val="00424DF2"/>
    <w:rsid w:val="00425687"/>
    <w:rsid w:val="00425952"/>
    <w:rsid w:val="00425DE0"/>
    <w:rsid w:val="0042657F"/>
    <w:rsid w:val="00426669"/>
    <w:rsid w:val="00426F69"/>
    <w:rsid w:val="00427734"/>
    <w:rsid w:val="00427B00"/>
    <w:rsid w:val="00427CB7"/>
    <w:rsid w:val="00427D08"/>
    <w:rsid w:val="00430855"/>
    <w:rsid w:val="00432127"/>
    <w:rsid w:val="004324B0"/>
    <w:rsid w:val="004326D8"/>
    <w:rsid w:val="00432961"/>
    <w:rsid w:val="00432A2F"/>
    <w:rsid w:val="00432BE3"/>
    <w:rsid w:val="00432D6B"/>
    <w:rsid w:val="00432EFD"/>
    <w:rsid w:val="004332BF"/>
    <w:rsid w:val="00433B40"/>
    <w:rsid w:val="00434D3A"/>
    <w:rsid w:val="004351FD"/>
    <w:rsid w:val="0043578D"/>
    <w:rsid w:val="00435999"/>
    <w:rsid w:val="00436E2C"/>
    <w:rsid w:val="00437011"/>
    <w:rsid w:val="004376A0"/>
    <w:rsid w:val="0043797B"/>
    <w:rsid w:val="00437F03"/>
    <w:rsid w:val="00440430"/>
    <w:rsid w:val="00441019"/>
    <w:rsid w:val="00441FE2"/>
    <w:rsid w:val="00442685"/>
    <w:rsid w:val="00442CFE"/>
    <w:rsid w:val="00442FC7"/>
    <w:rsid w:val="0044300B"/>
    <w:rsid w:val="004430AB"/>
    <w:rsid w:val="00443746"/>
    <w:rsid w:val="00443C55"/>
    <w:rsid w:val="00443D9B"/>
    <w:rsid w:val="004449D6"/>
    <w:rsid w:val="00445B3C"/>
    <w:rsid w:val="00446873"/>
    <w:rsid w:val="00446990"/>
    <w:rsid w:val="00447239"/>
    <w:rsid w:val="0044769D"/>
    <w:rsid w:val="004477D3"/>
    <w:rsid w:val="0045055F"/>
    <w:rsid w:val="00450782"/>
    <w:rsid w:val="0045111E"/>
    <w:rsid w:val="0045115C"/>
    <w:rsid w:val="00451A2D"/>
    <w:rsid w:val="00451BC7"/>
    <w:rsid w:val="0045206F"/>
    <w:rsid w:val="00452C11"/>
    <w:rsid w:val="00453DA0"/>
    <w:rsid w:val="00455BE9"/>
    <w:rsid w:val="00456E1C"/>
    <w:rsid w:val="00456F3A"/>
    <w:rsid w:val="00457E6C"/>
    <w:rsid w:val="00461F9E"/>
    <w:rsid w:val="0046235D"/>
    <w:rsid w:val="004623CC"/>
    <w:rsid w:val="00462568"/>
    <w:rsid w:val="00462BAC"/>
    <w:rsid w:val="0046315E"/>
    <w:rsid w:val="004635B1"/>
    <w:rsid w:val="00464452"/>
    <w:rsid w:val="0046469A"/>
    <w:rsid w:val="004655A1"/>
    <w:rsid w:val="00465A18"/>
    <w:rsid w:val="00466BEE"/>
    <w:rsid w:val="0046737F"/>
    <w:rsid w:val="00467447"/>
    <w:rsid w:val="00467464"/>
    <w:rsid w:val="00470777"/>
    <w:rsid w:val="00470F91"/>
    <w:rsid w:val="00471897"/>
    <w:rsid w:val="004723D3"/>
    <w:rsid w:val="004739A4"/>
    <w:rsid w:val="00473A9B"/>
    <w:rsid w:val="004748BD"/>
    <w:rsid w:val="00474B8D"/>
    <w:rsid w:val="00474F0A"/>
    <w:rsid w:val="00475462"/>
    <w:rsid w:val="004754A5"/>
    <w:rsid w:val="0047606B"/>
    <w:rsid w:val="004760FB"/>
    <w:rsid w:val="00476B0D"/>
    <w:rsid w:val="00477AC9"/>
    <w:rsid w:val="00480AA0"/>
    <w:rsid w:val="00480D80"/>
    <w:rsid w:val="00480E17"/>
    <w:rsid w:val="0048128B"/>
    <w:rsid w:val="004816CB"/>
    <w:rsid w:val="004817FC"/>
    <w:rsid w:val="00481F4E"/>
    <w:rsid w:val="0048208E"/>
    <w:rsid w:val="0048267C"/>
    <w:rsid w:val="004827B3"/>
    <w:rsid w:val="00483202"/>
    <w:rsid w:val="004835BF"/>
    <w:rsid w:val="004841D7"/>
    <w:rsid w:val="00484D85"/>
    <w:rsid w:val="00484F01"/>
    <w:rsid w:val="00485549"/>
    <w:rsid w:val="00485EE1"/>
    <w:rsid w:val="00486184"/>
    <w:rsid w:val="004863DC"/>
    <w:rsid w:val="00487BF9"/>
    <w:rsid w:val="00490543"/>
    <w:rsid w:val="004908F6"/>
    <w:rsid w:val="00490F86"/>
    <w:rsid w:val="004916B8"/>
    <w:rsid w:val="00491AC6"/>
    <w:rsid w:val="00492164"/>
    <w:rsid w:val="00493086"/>
    <w:rsid w:val="004931AA"/>
    <w:rsid w:val="00493898"/>
    <w:rsid w:val="004945FF"/>
    <w:rsid w:val="004955DA"/>
    <w:rsid w:val="004957BE"/>
    <w:rsid w:val="0049683A"/>
    <w:rsid w:val="00496C88"/>
    <w:rsid w:val="004975F0"/>
    <w:rsid w:val="0049773E"/>
    <w:rsid w:val="0049784F"/>
    <w:rsid w:val="00497A28"/>
    <w:rsid w:val="004A0774"/>
    <w:rsid w:val="004A08E7"/>
    <w:rsid w:val="004A0BAA"/>
    <w:rsid w:val="004A197C"/>
    <w:rsid w:val="004A1F99"/>
    <w:rsid w:val="004A2C05"/>
    <w:rsid w:val="004A2FBB"/>
    <w:rsid w:val="004A2FBF"/>
    <w:rsid w:val="004A3965"/>
    <w:rsid w:val="004A3DB9"/>
    <w:rsid w:val="004A4288"/>
    <w:rsid w:val="004A488E"/>
    <w:rsid w:val="004A4AB4"/>
    <w:rsid w:val="004A4E8F"/>
    <w:rsid w:val="004A596C"/>
    <w:rsid w:val="004A5DCD"/>
    <w:rsid w:val="004A675C"/>
    <w:rsid w:val="004A6B07"/>
    <w:rsid w:val="004A779F"/>
    <w:rsid w:val="004B1183"/>
    <w:rsid w:val="004B1283"/>
    <w:rsid w:val="004B16B7"/>
    <w:rsid w:val="004B2771"/>
    <w:rsid w:val="004B2896"/>
    <w:rsid w:val="004B29AA"/>
    <w:rsid w:val="004B3157"/>
    <w:rsid w:val="004B3365"/>
    <w:rsid w:val="004B4A2A"/>
    <w:rsid w:val="004B593B"/>
    <w:rsid w:val="004B6575"/>
    <w:rsid w:val="004B6A01"/>
    <w:rsid w:val="004B70B0"/>
    <w:rsid w:val="004B7977"/>
    <w:rsid w:val="004B7F30"/>
    <w:rsid w:val="004C04DE"/>
    <w:rsid w:val="004C079D"/>
    <w:rsid w:val="004C0E97"/>
    <w:rsid w:val="004C0FA2"/>
    <w:rsid w:val="004C1FE4"/>
    <w:rsid w:val="004C2E02"/>
    <w:rsid w:val="004C2F3C"/>
    <w:rsid w:val="004C3783"/>
    <w:rsid w:val="004C38F7"/>
    <w:rsid w:val="004C509F"/>
    <w:rsid w:val="004C645E"/>
    <w:rsid w:val="004C6B72"/>
    <w:rsid w:val="004C7321"/>
    <w:rsid w:val="004C760E"/>
    <w:rsid w:val="004C7A97"/>
    <w:rsid w:val="004D0AF9"/>
    <w:rsid w:val="004D1007"/>
    <w:rsid w:val="004D10AE"/>
    <w:rsid w:val="004D118C"/>
    <w:rsid w:val="004D1981"/>
    <w:rsid w:val="004D1A27"/>
    <w:rsid w:val="004D234E"/>
    <w:rsid w:val="004D2532"/>
    <w:rsid w:val="004D2B8F"/>
    <w:rsid w:val="004D33A9"/>
    <w:rsid w:val="004D34D8"/>
    <w:rsid w:val="004D3A69"/>
    <w:rsid w:val="004D3CA8"/>
    <w:rsid w:val="004D45B7"/>
    <w:rsid w:val="004D5867"/>
    <w:rsid w:val="004D5B9B"/>
    <w:rsid w:val="004D5EF8"/>
    <w:rsid w:val="004D67D3"/>
    <w:rsid w:val="004D6849"/>
    <w:rsid w:val="004D6A1A"/>
    <w:rsid w:val="004D75B8"/>
    <w:rsid w:val="004D78FF"/>
    <w:rsid w:val="004D7E64"/>
    <w:rsid w:val="004D7EFF"/>
    <w:rsid w:val="004E07D4"/>
    <w:rsid w:val="004E0CBF"/>
    <w:rsid w:val="004E1E44"/>
    <w:rsid w:val="004E2913"/>
    <w:rsid w:val="004E34D7"/>
    <w:rsid w:val="004E3C49"/>
    <w:rsid w:val="004E3D7B"/>
    <w:rsid w:val="004E407E"/>
    <w:rsid w:val="004E4116"/>
    <w:rsid w:val="004E4559"/>
    <w:rsid w:val="004E4667"/>
    <w:rsid w:val="004E48A4"/>
    <w:rsid w:val="004E4D0F"/>
    <w:rsid w:val="004E5759"/>
    <w:rsid w:val="004E6AC7"/>
    <w:rsid w:val="004E6DEE"/>
    <w:rsid w:val="004E78F9"/>
    <w:rsid w:val="004F02CB"/>
    <w:rsid w:val="004F070F"/>
    <w:rsid w:val="004F0A49"/>
    <w:rsid w:val="004F0B05"/>
    <w:rsid w:val="004F0F2D"/>
    <w:rsid w:val="004F18D7"/>
    <w:rsid w:val="004F1BB8"/>
    <w:rsid w:val="004F281A"/>
    <w:rsid w:val="004F2831"/>
    <w:rsid w:val="004F2FA2"/>
    <w:rsid w:val="004F3824"/>
    <w:rsid w:val="004F41AD"/>
    <w:rsid w:val="004F4A21"/>
    <w:rsid w:val="004F4AC6"/>
    <w:rsid w:val="004F4C8B"/>
    <w:rsid w:val="004F50B2"/>
    <w:rsid w:val="004F5156"/>
    <w:rsid w:val="004F5DF8"/>
    <w:rsid w:val="004F5F2C"/>
    <w:rsid w:val="004F601C"/>
    <w:rsid w:val="004F637D"/>
    <w:rsid w:val="004F6556"/>
    <w:rsid w:val="004F6AD2"/>
    <w:rsid w:val="004F75CF"/>
    <w:rsid w:val="004F7A19"/>
    <w:rsid w:val="00500026"/>
    <w:rsid w:val="00501274"/>
    <w:rsid w:val="00501279"/>
    <w:rsid w:val="00501684"/>
    <w:rsid w:val="00501F9C"/>
    <w:rsid w:val="00501FD9"/>
    <w:rsid w:val="00502554"/>
    <w:rsid w:val="00503196"/>
    <w:rsid w:val="00504254"/>
    <w:rsid w:val="005042D3"/>
    <w:rsid w:val="005042F3"/>
    <w:rsid w:val="0050456A"/>
    <w:rsid w:val="00504B51"/>
    <w:rsid w:val="00505B1D"/>
    <w:rsid w:val="00506007"/>
    <w:rsid w:val="00506187"/>
    <w:rsid w:val="00506349"/>
    <w:rsid w:val="00506587"/>
    <w:rsid w:val="00506729"/>
    <w:rsid w:val="00506829"/>
    <w:rsid w:val="005078E6"/>
    <w:rsid w:val="00507C19"/>
    <w:rsid w:val="00507D39"/>
    <w:rsid w:val="00510384"/>
    <w:rsid w:val="005104A1"/>
    <w:rsid w:val="00510818"/>
    <w:rsid w:val="005108CB"/>
    <w:rsid w:val="00510975"/>
    <w:rsid w:val="00511934"/>
    <w:rsid w:val="00512476"/>
    <w:rsid w:val="00512BD1"/>
    <w:rsid w:val="00512C56"/>
    <w:rsid w:val="00513582"/>
    <w:rsid w:val="00513BEA"/>
    <w:rsid w:val="00513FB1"/>
    <w:rsid w:val="005145F1"/>
    <w:rsid w:val="005155C6"/>
    <w:rsid w:val="00515B26"/>
    <w:rsid w:val="005165EA"/>
    <w:rsid w:val="0051686C"/>
    <w:rsid w:val="005169A5"/>
    <w:rsid w:val="00516A3C"/>
    <w:rsid w:val="005172EA"/>
    <w:rsid w:val="005177B2"/>
    <w:rsid w:val="00517D3E"/>
    <w:rsid w:val="00517E18"/>
    <w:rsid w:val="005205D3"/>
    <w:rsid w:val="0052291B"/>
    <w:rsid w:val="0052302F"/>
    <w:rsid w:val="00523204"/>
    <w:rsid w:val="00523794"/>
    <w:rsid w:val="00523D33"/>
    <w:rsid w:val="00523DAF"/>
    <w:rsid w:val="00524DB5"/>
    <w:rsid w:val="005253C4"/>
    <w:rsid w:val="00525C39"/>
    <w:rsid w:val="00526A89"/>
    <w:rsid w:val="005275FF"/>
    <w:rsid w:val="00527C18"/>
    <w:rsid w:val="00530A58"/>
    <w:rsid w:val="00531964"/>
    <w:rsid w:val="00531CEA"/>
    <w:rsid w:val="00531E1E"/>
    <w:rsid w:val="00531E70"/>
    <w:rsid w:val="00531EFA"/>
    <w:rsid w:val="00532B14"/>
    <w:rsid w:val="0053389B"/>
    <w:rsid w:val="005339ED"/>
    <w:rsid w:val="00533F50"/>
    <w:rsid w:val="005341BC"/>
    <w:rsid w:val="00534A95"/>
    <w:rsid w:val="005350FB"/>
    <w:rsid w:val="005352A9"/>
    <w:rsid w:val="0053594F"/>
    <w:rsid w:val="00535C54"/>
    <w:rsid w:val="00535EB2"/>
    <w:rsid w:val="00536331"/>
    <w:rsid w:val="0053649A"/>
    <w:rsid w:val="00536551"/>
    <w:rsid w:val="00536AE9"/>
    <w:rsid w:val="005371CA"/>
    <w:rsid w:val="0053724E"/>
    <w:rsid w:val="005378AA"/>
    <w:rsid w:val="005406A0"/>
    <w:rsid w:val="00540CD4"/>
    <w:rsid w:val="00540D87"/>
    <w:rsid w:val="00541482"/>
    <w:rsid w:val="0054293A"/>
    <w:rsid w:val="00542BCE"/>
    <w:rsid w:val="0054382A"/>
    <w:rsid w:val="00543AEF"/>
    <w:rsid w:val="005441AC"/>
    <w:rsid w:val="0054454F"/>
    <w:rsid w:val="00546A38"/>
    <w:rsid w:val="00546CD5"/>
    <w:rsid w:val="00547CBE"/>
    <w:rsid w:val="00547CC6"/>
    <w:rsid w:val="00547E1D"/>
    <w:rsid w:val="005501CC"/>
    <w:rsid w:val="005506E5"/>
    <w:rsid w:val="00550857"/>
    <w:rsid w:val="00550E55"/>
    <w:rsid w:val="0055109D"/>
    <w:rsid w:val="005517E7"/>
    <w:rsid w:val="00551CFF"/>
    <w:rsid w:val="0055205C"/>
    <w:rsid w:val="00552953"/>
    <w:rsid w:val="005530E5"/>
    <w:rsid w:val="00553550"/>
    <w:rsid w:val="005546D1"/>
    <w:rsid w:val="005549B4"/>
    <w:rsid w:val="00554FCC"/>
    <w:rsid w:val="00555037"/>
    <w:rsid w:val="00555083"/>
    <w:rsid w:val="00555585"/>
    <w:rsid w:val="005556F0"/>
    <w:rsid w:val="00556365"/>
    <w:rsid w:val="00556520"/>
    <w:rsid w:val="00556764"/>
    <w:rsid w:val="00556AE3"/>
    <w:rsid w:val="00556F3D"/>
    <w:rsid w:val="005576AB"/>
    <w:rsid w:val="005602DE"/>
    <w:rsid w:val="005604AA"/>
    <w:rsid w:val="0056075E"/>
    <w:rsid w:val="0056076E"/>
    <w:rsid w:val="00560A74"/>
    <w:rsid w:val="00560BF7"/>
    <w:rsid w:val="00560ED7"/>
    <w:rsid w:val="00560F3D"/>
    <w:rsid w:val="0056131D"/>
    <w:rsid w:val="005618CF"/>
    <w:rsid w:val="00562424"/>
    <w:rsid w:val="00562660"/>
    <w:rsid w:val="00562C42"/>
    <w:rsid w:val="00563204"/>
    <w:rsid w:val="005648F9"/>
    <w:rsid w:val="00564D96"/>
    <w:rsid w:val="00565086"/>
    <w:rsid w:val="00565179"/>
    <w:rsid w:val="005652B5"/>
    <w:rsid w:val="0056578A"/>
    <w:rsid w:val="00565D65"/>
    <w:rsid w:val="005660AC"/>
    <w:rsid w:val="00566507"/>
    <w:rsid w:val="005665C9"/>
    <w:rsid w:val="00566656"/>
    <w:rsid w:val="0056755E"/>
    <w:rsid w:val="0056766B"/>
    <w:rsid w:val="00567842"/>
    <w:rsid w:val="00570392"/>
    <w:rsid w:val="00570676"/>
    <w:rsid w:val="00570691"/>
    <w:rsid w:val="00570A14"/>
    <w:rsid w:val="00570E9F"/>
    <w:rsid w:val="00571140"/>
    <w:rsid w:val="00572110"/>
    <w:rsid w:val="0057214A"/>
    <w:rsid w:val="005722E2"/>
    <w:rsid w:val="0057292D"/>
    <w:rsid w:val="00572A04"/>
    <w:rsid w:val="005733E6"/>
    <w:rsid w:val="00573A2B"/>
    <w:rsid w:val="00574B9A"/>
    <w:rsid w:val="00574D2E"/>
    <w:rsid w:val="00574F5C"/>
    <w:rsid w:val="00575CD4"/>
    <w:rsid w:val="00576239"/>
    <w:rsid w:val="0057651E"/>
    <w:rsid w:val="00576893"/>
    <w:rsid w:val="00576EAF"/>
    <w:rsid w:val="00577273"/>
    <w:rsid w:val="005776B6"/>
    <w:rsid w:val="0057774B"/>
    <w:rsid w:val="00577F88"/>
    <w:rsid w:val="0058036C"/>
    <w:rsid w:val="00580D46"/>
    <w:rsid w:val="00580EB2"/>
    <w:rsid w:val="00581225"/>
    <w:rsid w:val="00581409"/>
    <w:rsid w:val="0058146E"/>
    <w:rsid w:val="0058192B"/>
    <w:rsid w:val="00581B11"/>
    <w:rsid w:val="005822B4"/>
    <w:rsid w:val="0058234F"/>
    <w:rsid w:val="0058247A"/>
    <w:rsid w:val="00582592"/>
    <w:rsid w:val="0058295E"/>
    <w:rsid w:val="00582A4C"/>
    <w:rsid w:val="00582CB6"/>
    <w:rsid w:val="00583476"/>
    <w:rsid w:val="00583DFD"/>
    <w:rsid w:val="0058408C"/>
    <w:rsid w:val="005841D0"/>
    <w:rsid w:val="00584749"/>
    <w:rsid w:val="00585234"/>
    <w:rsid w:val="00585595"/>
    <w:rsid w:val="0058696E"/>
    <w:rsid w:val="005869B5"/>
    <w:rsid w:val="005874D6"/>
    <w:rsid w:val="00591873"/>
    <w:rsid w:val="00591D31"/>
    <w:rsid w:val="00591FAA"/>
    <w:rsid w:val="00592D9B"/>
    <w:rsid w:val="005930E7"/>
    <w:rsid w:val="005933DF"/>
    <w:rsid w:val="00593574"/>
    <w:rsid w:val="0059415C"/>
    <w:rsid w:val="00594EBD"/>
    <w:rsid w:val="005955A4"/>
    <w:rsid w:val="00595C4C"/>
    <w:rsid w:val="00595DF7"/>
    <w:rsid w:val="00596CC2"/>
    <w:rsid w:val="00596E13"/>
    <w:rsid w:val="00596FAE"/>
    <w:rsid w:val="00597538"/>
    <w:rsid w:val="005979A3"/>
    <w:rsid w:val="005A05AD"/>
    <w:rsid w:val="005A0771"/>
    <w:rsid w:val="005A0AF2"/>
    <w:rsid w:val="005A0BE5"/>
    <w:rsid w:val="005A1094"/>
    <w:rsid w:val="005A1286"/>
    <w:rsid w:val="005A1B89"/>
    <w:rsid w:val="005A1C14"/>
    <w:rsid w:val="005A23A7"/>
    <w:rsid w:val="005A2ED0"/>
    <w:rsid w:val="005A2FFA"/>
    <w:rsid w:val="005A30F9"/>
    <w:rsid w:val="005A3199"/>
    <w:rsid w:val="005A3843"/>
    <w:rsid w:val="005A3F98"/>
    <w:rsid w:val="005A4600"/>
    <w:rsid w:val="005A52EE"/>
    <w:rsid w:val="005A571F"/>
    <w:rsid w:val="005A582E"/>
    <w:rsid w:val="005A5DFB"/>
    <w:rsid w:val="005A6385"/>
    <w:rsid w:val="005A6551"/>
    <w:rsid w:val="005A661F"/>
    <w:rsid w:val="005A6F06"/>
    <w:rsid w:val="005A7FCB"/>
    <w:rsid w:val="005B00BF"/>
    <w:rsid w:val="005B03C4"/>
    <w:rsid w:val="005B0499"/>
    <w:rsid w:val="005B04EF"/>
    <w:rsid w:val="005B07FF"/>
    <w:rsid w:val="005B0CE5"/>
    <w:rsid w:val="005B0D20"/>
    <w:rsid w:val="005B135F"/>
    <w:rsid w:val="005B1594"/>
    <w:rsid w:val="005B16A1"/>
    <w:rsid w:val="005B1776"/>
    <w:rsid w:val="005B25CB"/>
    <w:rsid w:val="005B2FD8"/>
    <w:rsid w:val="005B3147"/>
    <w:rsid w:val="005B3EBD"/>
    <w:rsid w:val="005B435F"/>
    <w:rsid w:val="005B488D"/>
    <w:rsid w:val="005B4A86"/>
    <w:rsid w:val="005B4C73"/>
    <w:rsid w:val="005B73D8"/>
    <w:rsid w:val="005C01DD"/>
    <w:rsid w:val="005C0750"/>
    <w:rsid w:val="005C0CE6"/>
    <w:rsid w:val="005C1004"/>
    <w:rsid w:val="005C19CA"/>
    <w:rsid w:val="005C28C0"/>
    <w:rsid w:val="005C2D97"/>
    <w:rsid w:val="005C39FE"/>
    <w:rsid w:val="005C3F3B"/>
    <w:rsid w:val="005C4D6D"/>
    <w:rsid w:val="005C5336"/>
    <w:rsid w:val="005C59B2"/>
    <w:rsid w:val="005C5E19"/>
    <w:rsid w:val="005C6CD7"/>
    <w:rsid w:val="005C6D78"/>
    <w:rsid w:val="005C70B5"/>
    <w:rsid w:val="005C7BE4"/>
    <w:rsid w:val="005D001A"/>
    <w:rsid w:val="005D00F3"/>
    <w:rsid w:val="005D0B58"/>
    <w:rsid w:val="005D0BAE"/>
    <w:rsid w:val="005D101B"/>
    <w:rsid w:val="005D1105"/>
    <w:rsid w:val="005D19CF"/>
    <w:rsid w:val="005D1DA2"/>
    <w:rsid w:val="005D24A3"/>
    <w:rsid w:val="005D2544"/>
    <w:rsid w:val="005D289B"/>
    <w:rsid w:val="005D39F7"/>
    <w:rsid w:val="005D4F77"/>
    <w:rsid w:val="005D565A"/>
    <w:rsid w:val="005D57CA"/>
    <w:rsid w:val="005D59E7"/>
    <w:rsid w:val="005D5E0E"/>
    <w:rsid w:val="005D68C4"/>
    <w:rsid w:val="005D6E6D"/>
    <w:rsid w:val="005D6F9A"/>
    <w:rsid w:val="005D7783"/>
    <w:rsid w:val="005D79B5"/>
    <w:rsid w:val="005E0504"/>
    <w:rsid w:val="005E1252"/>
    <w:rsid w:val="005E1D94"/>
    <w:rsid w:val="005E1E00"/>
    <w:rsid w:val="005E1FC2"/>
    <w:rsid w:val="005E1FC3"/>
    <w:rsid w:val="005E21C5"/>
    <w:rsid w:val="005E251B"/>
    <w:rsid w:val="005E2999"/>
    <w:rsid w:val="005E31B8"/>
    <w:rsid w:val="005E363C"/>
    <w:rsid w:val="005E382B"/>
    <w:rsid w:val="005E3A16"/>
    <w:rsid w:val="005E4044"/>
    <w:rsid w:val="005E465C"/>
    <w:rsid w:val="005E57D5"/>
    <w:rsid w:val="005E722F"/>
    <w:rsid w:val="005E7506"/>
    <w:rsid w:val="005E75C8"/>
    <w:rsid w:val="005F0056"/>
    <w:rsid w:val="005F0D51"/>
    <w:rsid w:val="005F117F"/>
    <w:rsid w:val="005F12DF"/>
    <w:rsid w:val="005F249F"/>
    <w:rsid w:val="005F33D1"/>
    <w:rsid w:val="005F43B4"/>
    <w:rsid w:val="005F43F0"/>
    <w:rsid w:val="005F440B"/>
    <w:rsid w:val="005F4E51"/>
    <w:rsid w:val="005F532E"/>
    <w:rsid w:val="005F592E"/>
    <w:rsid w:val="005F593E"/>
    <w:rsid w:val="005F6419"/>
    <w:rsid w:val="005F6753"/>
    <w:rsid w:val="005F756C"/>
    <w:rsid w:val="005F7BFE"/>
    <w:rsid w:val="00600B9C"/>
    <w:rsid w:val="00600CA2"/>
    <w:rsid w:val="00600FD6"/>
    <w:rsid w:val="006011B9"/>
    <w:rsid w:val="00601947"/>
    <w:rsid w:val="006027F3"/>
    <w:rsid w:val="00602DBE"/>
    <w:rsid w:val="00602F7B"/>
    <w:rsid w:val="006055E7"/>
    <w:rsid w:val="00606A6B"/>
    <w:rsid w:val="0060733A"/>
    <w:rsid w:val="0060780F"/>
    <w:rsid w:val="006104B0"/>
    <w:rsid w:val="006105AA"/>
    <w:rsid w:val="00610EF0"/>
    <w:rsid w:val="006113AD"/>
    <w:rsid w:val="0061143F"/>
    <w:rsid w:val="006117EF"/>
    <w:rsid w:val="0061198A"/>
    <w:rsid w:val="00612039"/>
    <w:rsid w:val="00612552"/>
    <w:rsid w:val="006132DC"/>
    <w:rsid w:val="00613776"/>
    <w:rsid w:val="00613E87"/>
    <w:rsid w:val="00614928"/>
    <w:rsid w:val="006161A7"/>
    <w:rsid w:val="00616514"/>
    <w:rsid w:val="0061662A"/>
    <w:rsid w:val="00616837"/>
    <w:rsid w:val="006176F8"/>
    <w:rsid w:val="006179F7"/>
    <w:rsid w:val="00620DE0"/>
    <w:rsid w:val="00620FC4"/>
    <w:rsid w:val="00621242"/>
    <w:rsid w:val="00621401"/>
    <w:rsid w:val="006214C0"/>
    <w:rsid w:val="00621BFC"/>
    <w:rsid w:val="00621EEA"/>
    <w:rsid w:val="00622D8C"/>
    <w:rsid w:val="006232DF"/>
    <w:rsid w:val="006235A7"/>
    <w:rsid w:val="0062407E"/>
    <w:rsid w:val="00624C72"/>
    <w:rsid w:val="006251CB"/>
    <w:rsid w:val="00625250"/>
    <w:rsid w:val="0062563E"/>
    <w:rsid w:val="006258D9"/>
    <w:rsid w:val="00625F9F"/>
    <w:rsid w:val="00626014"/>
    <w:rsid w:val="00626196"/>
    <w:rsid w:val="00626E3B"/>
    <w:rsid w:val="0062738A"/>
    <w:rsid w:val="00630B62"/>
    <w:rsid w:val="00630E56"/>
    <w:rsid w:val="00630F3A"/>
    <w:rsid w:val="006317A3"/>
    <w:rsid w:val="00631CC5"/>
    <w:rsid w:val="00632F9B"/>
    <w:rsid w:val="00633306"/>
    <w:rsid w:val="006333BE"/>
    <w:rsid w:val="0063395D"/>
    <w:rsid w:val="00635B95"/>
    <w:rsid w:val="00635FBC"/>
    <w:rsid w:val="00636C05"/>
    <w:rsid w:val="00637048"/>
    <w:rsid w:val="00637068"/>
    <w:rsid w:val="00640080"/>
    <w:rsid w:val="006403EB"/>
    <w:rsid w:val="00640DB0"/>
    <w:rsid w:val="0064106C"/>
    <w:rsid w:val="006411B6"/>
    <w:rsid w:val="00641C72"/>
    <w:rsid w:val="00641D51"/>
    <w:rsid w:val="006425F6"/>
    <w:rsid w:val="006429E5"/>
    <w:rsid w:val="006430F2"/>
    <w:rsid w:val="0064320C"/>
    <w:rsid w:val="00643906"/>
    <w:rsid w:val="00643AD1"/>
    <w:rsid w:val="0064418C"/>
    <w:rsid w:val="00644435"/>
    <w:rsid w:val="00644CCA"/>
    <w:rsid w:val="00645E7F"/>
    <w:rsid w:val="00645EFB"/>
    <w:rsid w:val="006468FD"/>
    <w:rsid w:val="00646BDB"/>
    <w:rsid w:val="00646E4A"/>
    <w:rsid w:val="00646EA2"/>
    <w:rsid w:val="006475CC"/>
    <w:rsid w:val="006476D7"/>
    <w:rsid w:val="00647770"/>
    <w:rsid w:val="00647A77"/>
    <w:rsid w:val="006500B8"/>
    <w:rsid w:val="0065072A"/>
    <w:rsid w:val="00650994"/>
    <w:rsid w:val="00651431"/>
    <w:rsid w:val="00651677"/>
    <w:rsid w:val="006516EA"/>
    <w:rsid w:val="006519C2"/>
    <w:rsid w:val="006519D1"/>
    <w:rsid w:val="00651DD9"/>
    <w:rsid w:val="00651EBA"/>
    <w:rsid w:val="0065201F"/>
    <w:rsid w:val="00652C9D"/>
    <w:rsid w:val="0065382F"/>
    <w:rsid w:val="0065387D"/>
    <w:rsid w:val="00654069"/>
    <w:rsid w:val="0065489B"/>
    <w:rsid w:val="00655417"/>
    <w:rsid w:val="00655502"/>
    <w:rsid w:val="006557A2"/>
    <w:rsid w:val="00655E3C"/>
    <w:rsid w:val="00656289"/>
    <w:rsid w:val="006565A9"/>
    <w:rsid w:val="0065687E"/>
    <w:rsid w:val="00656EC9"/>
    <w:rsid w:val="0065752A"/>
    <w:rsid w:val="0066025D"/>
    <w:rsid w:val="00660457"/>
    <w:rsid w:val="00660619"/>
    <w:rsid w:val="00660B6E"/>
    <w:rsid w:val="00661D5B"/>
    <w:rsid w:val="00661E96"/>
    <w:rsid w:val="006623A3"/>
    <w:rsid w:val="00663352"/>
    <w:rsid w:val="00663B47"/>
    <w:rsid w:val="00663F17"/>
    <w:rsid w:val="006644D8"/>
    <w:rsid w:val="006646E2"/>
    <w:rsid w:val="00664770"/>
    <w:rsid w:val="00664C24"/>
    <w:rsid w:val="00665369"/>
    <w:rsid w:val="006656E9"/>
    <w:rsid w:val="006657A7"/>
    <w:rsid w:val="006658F9"/>
    <w:rsid w:val="00666206"/>
    <w:rsid w:val="00666751"/>
    <w:rsid w:val="00667EAB"/>
    <w:rsid w:val="006701FC"/>
    <w:rsid w:val="00670A4B"/>
    <w:rsid w:val="00670D2E"/>
    <w:rsid w:val="006717B8"/>
    <w:rsid w:val="00671D91"/>
    <w:rsid w:val="00672A0F"/>
    <w:rsid w:val="00672F3B"/>
    <w:rsid w:val="00674375"/>
    <w:rsid w:val="006751E9"/>
    <w:rsid w:val="006766CF"/>
    <w:rsid w:val="00677B44"/>
    <w:rsid w:val="006808D4"/>
    <w:rsid w:val="00680E3C"/>
    <w:rsid w:val="00681476"/>
    <w:rsid w:val="00681BC9"/>
    <w:rsid w:val="006832B1"/>
    <w:rsid w:val="00683A54"/>
    <w:rsid w:val="00683BB7"/>
    <w:rsid w:val="00683C78"/>
    <w:rsid w:val="0068411E"/>
    <w:rsid w:val="00684815"/>
    <w:rsid w:val="0068493F"/>
    <w:rsid w:val="0068544E"/>
    <w:rsid w:val="00685718"/>
    <w:rsid w:val="00685B66"/>
    <w:rsid w:val="00686052"/>
    <w:rsid w:val="00686364"/>
    <w:rsid w:val="00686D7D"/>
    <w:rsid w:val="00686EBC"/>
    <w:rsid w:val="0068708B"/>
    <w:rsid w:val="0068784C"/>
    <w:rsid w:val="00690022"/>
    <w:rsid w:val="00690C38"/>
    <w:rsid w:val="00691476"/>
    <w:rsid w:val="00691B27"/>
    <w:rsid w:val="0069258A"/>
    <w:rsid w:val="0069272A"/>
    <w:rsid w:val="00692D91"/>
    <w:rsid w:val="00693980"/>
    <w:rsid w:val="00693B56"/>
    <w:rsid w:val="006943FB"/>
    <w:rsid w:val="00694523"/>
    <w:rsid w:val="006947E1"/>
    <w:rsid w:val="00695AAA"/>
    <w:rsid w:val="006968E6"/>
    <w:rsid w:val="00696BAA"/>
    <w:rsid w:val="006975FF"/>
    <w:rsid w:val="00697953"/>
    <w:rsid w:val="00697F65"/>
    <w:rsid w:val="006A0032"/>
    <w:rsid w:val="006A0803"/>
    <w:rsid w:val="006A0895"/>
    <w:rsid w:val="006A08CF"/>
    <w:rsid w:val="006A0ABD"/>
    <w:rsid w:val="006A1997"/>
    <w:rsid w:val="006A23B6"/>
    <w:rsid w:val="006A3084"/>
    <w:rsid w:val="006A3B93"/>
    <w:rsid w:val="006A3C45"/>
    <w:rsid w:val="006A418B"/>
    <w:rsid w:val="006A434D"/>
    <w:rsid w:val="006A436F"/>
    <w:rsid w:val="006A50A5"/>
    <w:rsid w:val="006A52D2"/>
    <w:rsid w:val="006A5C72"/>
    <w:rsid w:val="006A5F3C"/>
    <w:rsid w:val="006A61FD"/>
    <w:rsid w:val="006A66E0"/>
    <w:rsid w:val="006A6885"/>
    <w:rsid w:val="006A6F50"/>
    <w:rsid w:val="006A77A0"/>
    <w:rsid w:val="006B032A"/>
    <w:rsid w:val="006B0721"/>
    <w:rsid w:val="006B0997"/>
    <w:rsid w:val="006B1055"/>
    <w:rsid w:val="006B11A4"/>
    <w:rsid w:val="006B1F0E"/>
    <w:rsid w:val="006B2281"/>
    <w:rsid w:val="006B2A5A"/>
    <w:rsid w:val="006B2CA7"/>
    <w:rsid w:val="006B32BF"/>
    <w:rsid w:val="006B3792"/>
    <w:rsid w:val="006B39CA"/>
    <w:rsid w:val="006B3C9B"/>
    <w:rsid w:val="006B3ED0"/>
    <w:rsid w:val="006B430A"/>
    <w:rsid w:val="006B4338"/>
    <w:rsid w:val="006B4400"/>
    <w:rsid w:val="006B4631"/>
    <w:rsid w:val="006B52F2"/>
    <w:rsid w:val="006B5526"/>
    <w:rsid w:val="006B6213"/>
    <w:rsid w:val="006B684C"/>
    <w:rsid w:val="006B7001"/>
    <w:rsid w:val="006B71DB"/>
    <w:rsid w:val="006B747E"/>
    <w:rsid w:val="006C03BF"/>
    <w:rsid w:val="006C060C"/>
    <w:rsid w:val="006C06A3"/>
    <w:rsid w:val="006C14ED"/>
    <w:rsid w:val="006C154B"/>
    <w:rsid w:val="006C166E"/>
    <w:rsid w:val="006C2FB6"/>
    <w:rsid w:val="006C38F2"/>
    <w:rsid w:val="006C396C"/>
    <w:rsid w:val="006C47B7"/>
    <w:rsid w:val="006C4DA8"/>
    <w:rsid w:val="006C5773"/>
    <w:rsid w:val="006C5ABC"/>
    <w:rsid w:val="006C5CE0"/>
    <w:rsid w:val="006C67B1"/>
    <w:rsid w:val="006C7061"/>
    <w:rsid w:val="006C71FA"/>
    <w:rsid w:val="006C7795"/>
    <w:rsid w:val="006D0C0E"/>
    <w:rsid w:val="006D139C"/>
    <w:rsid w:val="006D1A9E"/>
    <w:rsid w:val="006D1DA6"/>
    <w:rsid w:val="006D22FE"/>
    <w:rsid w:val="006D298D"/>
    <w:rsid w:val="006D2AB3"/>
    <w:rsid w:val="006D2B17"/>
    <w:rsid w:val="006D2F35"/>
    <w:rsid w:val="006D31A6"/>
    <w:rsid w:val="006D3787"/>
    <w:rsid w:val="006D3857"/>
    <w:rsid w:val="006D4489"/>
    <w:rsid w:val="006D4A7D"/>
    <w:rsid w:val="006D5403"/>
    <w:rsid w:val="006D5E9C"/>
    <w:rsid w:val="006D5F88"/>
    <w:rsid w:val="006D61A1"/>
    <w:rsid w:val="006D7908"/>
    <w:rsid w:val="006D7B9A"/>
    <w:rsid w:val="006E06CE"/>
    <w:rsid w:val="006E07FE"/>
    <w:rsid w:val="006E0F36"/>
    <w:rsid w:val="006E1004"/>
    <w:rsid w:val="006E1541"/>
    <w:rsid w:val="006E18CB"/>
    <w:rsid w:val="006E19B8"/>
    <w:rsid w:val="006E1B99"/>
    <w:rsid w:val="006E2401"/>
    <w:rsid w:val="006E2658"/>
    <w:rsid w:val="006E29F5"/>
    <w:rsid w:val="006E2A13"/>
    <w:rsid w:val="006E306A"/>
    <w:rsid w:val="006E374B"/>
    <w:rsid w:val="006E485E"/>
    <w:rsid w:val="006E514B"/>
    <w:rsid w:val="006E5F3B"/>
    <w:rsid w:val="006E6A15"/>
    <w:rsid w:val="006E6AF8"/>
    <w:rsid w:val="006E7390"/>
    <w:rsid w:val="006E7B85"/>
    <w:rsid w:val="006E7B91"/>
    <w:rsid w:val="006E7F6E"/>
    <w:rsid w:val="006F05DE"/>
    <w:rsid w:val="006F0C89"/>
    <w:rsid w:val="006F16E3"/>
    <w:rsid w:val="006F18D7"/>
    <w:rsid w:val="006F1E35"/>
    <w:rsid w:val="006F25CB"/>
    <w:rsid w:val="006F2B7A"/>
    <w:rsid w:val="006F2D8C"/>
    <w:rsid w:val="006F3047"/>
    <w:rsid w:val="006F345F"/>
    <w:rsid w:val="006F3E16"/>
    <w:rsid w:val="006F3F2F"/>
    <w:rsid w:val="006F43C5"/>
    <w:rsid w:val="006F4A61"/>
    <w:rsid w:val="006F4BA0"/>
    <w:rsid w:val="006F4E86"/>
    <w:rsid w:val="006F56C0"/>
    <w:rsid w:val="006F5C12"/>
    <w:rsid w:val="006F5C57"/>
    <w:rsid w:val="006F5FF5"/>
    <w:rsid w:val="006F6E4A"/>
    <w:rsid w:val="006F706B"/>
    <w:rsid w:val="006F710C"/>
    <w:rsid w:val="006F7114"/>
    <w:rsid w:val="006F7216"/>
    <w:rsid w:val="006F7304"/>
    <w:rsid w:val="006F7B41"/>
    <w:rsid w:val="00700BAF"/>
    <w:rsid w:val="00700FAF"/>
    <w:rsid w:val="007028AA"/>
    <w:rsid w:val="007029A5"/>
    <w:rsid w:val="00702B19"/>
    <w:rsid w:val="00702EC0"/>
    <w:rsid w:val="00703020"/>
    <w:rsid w:val="007033D0"/>
    <w:rsid w:val="007034B5"/>
    <w:rsid w:val="00703C71"/>
    <w:rsid w:val="00703F5B"/>
    <w:rsid w:val="00705C90"/>
    <w:rsid w:val="00705F36"/>
    <w:rsid w:val="00706F23"/>
    <w:rsid w:val="007071A0"/>
    <w:rsid w:val="00707525"/>
    <w:rsid w:val="007107BA"/>
    <w:rsid w:val="00710B75"/>
    <w:rsid w:val="007114B8"/>
    <w:rsid w:val="00711B03"/>
    <w:rsid w:val="00711F41"/>
    <w:rsid w:val="00712173"/>
    <w:rsid w:val="0071238C"/>
    <w:rsid w:val="007128A8"/>
    <w:rsid w:val="00712AF3"/>
    <w:rsid w:val="00713995"/>
    <w:rsid w:val="007139AA"/>
    <w:rsid w:val="0071409D"/>
    <w:rsid w:val="0071433C"/>
    <w:rsid w:val="00714624"/>
    <w:rsid w:val="00715365"/>
    <w:rsid w:val="0071558D"/>
    <w:rsid w:val="007159F6"/>
    <w:rsid w:val="00715C6E"/>
    <w:rsid w:val="00716141"/>
    <w:rsid w:val="007165B4"/>
    <w:rsid w:val="00716CA1"/>
    <w:rsid w:val="00716D93"/>
    <w:rsid w:val="00717370"/>
    <w:rsid w:val="007200F3"/>
    <w:rsid w:val="00720105"/>
    <w:rsid w:val="0072014A"/>
    <w:rsid w:val="00720534"/>
    <w:rsid w:val="00720BF1"/>
    <w:rsid w:val="00720FE2"/>
    <w:rsid w:val="00721CBA"/>
    <w:rsid w:val="00722A31"/>
    <w:rsid w:val="00722D99"/>
    <w:rsid w:val="0072301D"/>
    <w:rsid w:val="00724817"/>
    <w:rsid w:val="00725083"/>
    <w:rsid w:val="0072532A"/>
    <w:rsid w:val="0072591B"/>
    <w:rsid w:val="00725DB6"/>
    <w:rsid w:val="00727307"/>
    <w:rsid w:val="00727E13"/>
    <w:rsid w:val="00727E5F"/>
    <w:rsid w:val="007306A0"/>
    <w:rsid w:val="00731013"/>
    <w:rsid w:val="00731089"/>
    <w:rsid w:val="00732748"/>
    <w:rsid w:val="00732C88"/>
    <w:rsid w:val="007333E2"/>
    <w:rsid w:val="00733C56"/>
    <w:rsid w:val="00734AA6"/>
    <w:rsid w:val="00735378"/>
    <w:rsid w:val="0073556D"/>
    <w:rsid w:val="0073575B"/>
    <w:rsid w:val="007358B3"/>
    <w:rsid w:val="007376DB"/>
    <w:rsid w:val="00737C0F"/>
    <w:rsid w:val="00740F30"/>
    <w:rsid w:val="00741885"/>
    <w:rsid w:val="00741ECB"/>
    <w:rsid w:val="007427ED"/>
    <w:rsid w:val="00742FC0"/>
    <w:rsid w:val="00743071"/>
    <w:rsid w:val="007430EC"/>
    <w:rsid w:val="007450E8"/>
    <w:rsid w:val="00745546"/>
    <w:rsid w:val="00745CE7"/>
    <w:rsid w:val="00745F40"/>
    <w:rsid w:val="00745FDC"/>
    <w:rsid w:val="0074776C"/>
    <w:rsid w:val="00747869"/>
    <w:rsid w:val="00750603"/>
    <w:rsid w:val="007522A1"/>
    <w:rsid w:val="007523DA"/>
    <w:rsid w:val="00753257"/>
    <w:rsid w:val="00753340"/>
    <w:rsid w:val="007535BD"/>
    <w:rsid w:val="00753848"/>
    <w:rsid w:val="00753989"/>
    <w:rsid w:val="00753A69"/>
    <w:rsid w:val="00753E90"/>
    <w:rsid w:val="0075409B"/>
    <w:rsid w:val="0075434D"/>
    <w:rsid w:val="007545E9"/>
    <w:rsid w:val="00754C72"/>
    <w:rsid w:val="00755646"/>
    <w:rsid w:val="00755C07"/>
    <w:rsid w:val="00756F54"/>
    <w:rsid w:val="007572A2"/>
    <w:rsid w:val="007577F1"/>
    <w:rsid w:val="0076004E"/>
    <w:rsid w:val="00760B9D"/>
    <w:rsid w:val="00760C43"/>
    <w:rsid w:val="0076122B"/>
    <w:rsid w:val="0076169E"/>
    <w:rsid w:val="00761E3D"/>
    <w:rsid w:val="00762272"/>
    <w:rsid w:val="00763633"/>
    <w:rsid w:val="007642CD"/>
    <w:rsid w:val="00764DC5"/>
    <w:rsid w:val="00764F3C"/>
    <w:rsid w:val="00765046"/>
    <w:rsid w:val="00765C3C"/>
    <w:rsid w:val="007669BD"/>
    <w:rsid w:val="00766A26"/>
    <w:rsid w:val="00766B2B"/>
    <w:rsid w:val="00766E9B"/>
    <w:rsid w:val="00766F2E"/>
    <w:rsid w:val="00766F88"/>
    <w:rsid w:val="0077001E"/>
    <w:rsid w:val="00770318"/>
    <w:rsid w:val="00770542"/>
    <w:rsid w:val="007715C9"/>
    <w:rsid w:val="007718DC"/>
    <w:rsid w:val="00772512"/>
    <w:rsid w:val="00772767"/>
    <w:rsid w:val="00772EFF"/>
    <w:rsid w:val="00773609"/>
    <w:rsid w:val="007738C0"/>
    <w:rsid w:val="00774240"/>
    <w:rsid w:val="007749D0"/>
    <w:rsid w:val="007750BF"/>
    <w:rsid w:val="00775134"/>
    <w:rsid w:val="0077561B"/>
    <w:rsid w:val="00775A0C"/>
    <w:rsid w:val="00776345"/>
    <w:rsid w:val="007772E2"/>
    <w:rsid w:val="00780430"/>
    <w:rsid w:val="0078164E"/>
    <w:rsid w:val="00781BBD"/>
    <w:rsid w:val="00781CC7"/>
    <w:rsid w:val="00781ECA"/>
    <w:rsid w:val="00781EE4"/>
    <w:rsid w:val="007829F8"/>
    <w:rsid w:val="007832F0"/>
    <w:rsid w:val="00783564"/>
    <w:rsid w:val="007837FC"/>
    <w:rsid w:val="00783A8C"/>
    <w:rsid w:val="00783CAE"/>
    <w:rsid w:val="007844E0"/>
    <w:rsid w:val="0078456A"/>
    <w:rsid w:val="00784739"/>
    <w:rsid w:val="00784887"/>
    <w:rsid w:val="0078490C"/>
    <w:rsid w:val="00784D77"/>
    <w:rsid w:val="00785371"/>
    <w:rsid w:val="007856EC"/>
    <w:rsid w:val="007857F2"/>
    <w:rsid w:val="00785E25"/>
    <w:rsid w:val="00786319"/>
    <w:rsid w:val="007866C0"/>
    <w:rsid w:val="00786D4B"/>
    <w:rsid w:val="007902A7"/>
    <w:rsid w:val="007903FA"/>
    <w:rsid w:val="00790805"/>
    <w:rsid w:val="00790E0C"/>
    <w:rsid w:val="0079190F"/>
    <w:rsid w:val="00792533"/>
    <w:rsid w:val="007935A7"/>
    <w:rsid w:val="00793E8A"/>
    <w:rsid w:val="00794068"/>
    <w:rsid w:val="00794318"/>
    <w:rsid w:val="0079486D"/>
    <w:rsid w:val="007949E4"/>
    <w:rsid w:val="00795354"/>
    <w:rsid w:val="00795356"/>
    <w:rsid w:val="00795A88"/>
    <w:rsid w:val="00795AD4"/>
    <w:rsid w:val="00795BA7"/>
    <w:rsid w:val="00796A1A"/>
    <w:rsid w:val="00796C34"/>
    <w:rsid w:val="00797A68"/>
    <w:rsid w:val="007A16E5"/>
    <w:rsid w:val="007A1B79"/>
    <w:rsid w:val="007A1D69"/>
    <w:rsid w:val="007A1FCA"/>
    <w:rsid w:val="007A269B"/>
    <w:rsid w:val="007A338C"/>
    <w:rsid w:val="007A35E4"/>
    <w:rsid w:val="007A4723"/>
    <w:rsid w:val="007A543A"/>
    <w:rsid w:val="007A5738"/>
    <w:rsid w:val="007A5FF5"/>
    <w:rsid w:val="007A6017"/>
    <w:rsid w:val="007A613C"/>
    <w:rsid w:val="007A6ED5"/>
    <w:rsid w:val="007A73E5"/>
    <w:rsid w:val="007A7AE8"/>
    <w:rsid w:val="007A7B43"/>
    <w:rsid w:val="007A7F7D"/>
    <w:rsid w:val="007A7F92"/>
    <w:rsid w:val="007B00F1"/>
    <w:rsid w:val="007B014B"/>
    <w:rsid w:val="007B0296"/>
    <w:rsid w:val="007B198F"/>
    <w:rsid w:val="007B1B79"/>
    <w:rsid w:val="007B2B95"/>
    <w:rsid w:val="007B2FCC"/>
    <w:rsid w:val="007B3679"/>
    <w:rsid w:val="007B3CAD"/>
    <w:rsid w:val="007B3D28"/>
    <w:rsid w:val="007B4071"/>
    <w:rsid w:val="007B49E1"/>
    <w:rsid w:val="007B5AC4"/>
    <w:rsid w:val="007B642A"/>
    <w:rsid w:val="007B6517"/>
    <w:rsid w:val="007B691A"/>
    <w:rsid w:val="007B747D"/>
    <w:rsid w:val="007B7570"/>
    <w:rsid w:val="007C0ACC"/>
    <w:rsid w:val="007C0C6A"/>
    <w:rsid w:val="007C106A"/>
    <w:rsid w:val="007C1194"/>
    <w:rsid w:val="007C156F"/>
    <w:rsid w:val="007C1664"/>
    <w:rsid w:val="007C1BB7"/>
    <w:rsid w:val="007C2056"/>
    <w:rsid w:val="007C28FB"/>
    <w:rsid w:val="007C2BB6"/>
    <w:rsid w:val="007C38A7"/>
    <w:rsid w:val="007C3F45"/>
    <w:rsid w:val="007C4145"/>
    <w:rsid w:val="007C4268"/>
    <w:rsid w:val="007C434B"/>
    <w:rsid w:val="007C44CC"/>
    <w:rsid w:val="007C5549"/>
    <w:rsid w:val="007C5705"/>
    <w:rsid w:val="007C5EA1"/>
    <w:rsid w:val="007C6861"/>
    <w:rsid w:val="007C6B42"/>
    <w:rsid w:val="007C6B49"/>
    <w:rsid w:val="007C75EB"/>
    <w:rsid w:val="007C7914"/>
    <w:rsid w:val="007D00A8"/>
    <w:rsid w:val="007D01EA"/>
    <w:rsid w:val="007D0DCB"/>
    <w:rsid w:val="007D189A"/>
    <w:rsid w:val="007D1FD7"/>
    <w:rsid w:val="007D2D5F"/>
    <w:rsid w:val="007D2F06"/>
    <w:rsid w:val="007D372B"/>
    <w:rsid w:val="007D39C0"/>
    <w:rsid w:val="007D3EAD"/>
    <w:rsid w:val="007D40AA"/>
    <w:rsid w:val="007D4A11"/>
    <w:rsid w:val="007D4C05"/>
    <w:rsid w:val="007D4D65"/>
    <w:rsid w:val="007D5B75"/>
    <w:rsid w:val="007D5EA9"/>
    <w:rsid w:val="007D6017"/>
    <w:rsid w:val="007D6494"/>
    <w:rsid w:val="007D6807"/>
    <w:rsid w:val="007D6B20"/>
    <w:rsid w:val="007D6C39"/>
    <w:rsid w:val="007D6C5A"/>
    <w:rsid w:val="007D6E9F"/>
    <w:rsid w:val="007D78C9"/>
    <w:rsid w:val="007E00BA"/>
    <w:rsid w:val="007E05FB"/>
    <w:rsid w:val="007E0E15"/>
    <w:rsid w:val="007E1AF9"/>
    <w:rsid w:val="007E1BF0"/>
    <w:rsid w:val="007E1C49"/>
    <w:rsid w:val="007E2499"/>
    <w:rsid w:val="007E2DBB"/>
    <w:rsid w:val="007E47F3"/>
    <w:rsid w:val="007E4CEC"/>
    <w:rsid w:val="007E4D88"/>
    <w:rsid w:val="007E4E21"/>
    <w:rsid w:val="007E534A"/>
    <w:rsid w:val="007E53DC"/>
    <w:rsid w:val="007E5A49"/>
    <w:rsid w:val="007E60E5"/>
    <w:rsid w:val="007E6907"/>
    <w:rsid w:val="007E757D"/>
    <w:rsid w:val="007E761B"/>
    <w:rsid w:val="007E77C0"/>
    <w:rsid w:val="007F0224"/>
    <w:rsid w:val="007F1A92"/>
    <w:rsid w:val="007F1ABC"/>
    <w:rsid w:val="007F30CE"/>
    <w:rsid w:val="007F36EF"/>
    <w:rsid w:val="007F3A78"/>
    <w:rsid w:val="007F4745"/>
    <w:rsid w:val="007F4C62"/>
    <w:rsid w:val="007F5644"/>
    <w:rsid w:val="007F5FB7"/>
    <w:rsid w:val="007F6C74"/>
    <w:rsid w:val="007F7182"/>
    <w:rsid w:val="007F7794"/>
    <w:rsid w:val="007F79AD"/>
    <w:rsid w:val="007F7D3F"/>
    <w:rsid w:val="008000F9"/>
    <w:rsid w:val="00800443"/>
    <w:rsid w:val="0080093D"/>
    <w:rsid w:val="00801036"/>
    <w:rsid w:val="00802603"/>
    <w:rsid w:val="00802783"/>
    <w:rsid w:val="0080286D"/>
    <w:rsid w:val="00802ADF"/>
    <w:rsid w:val="008037CC"/>
    <w:rsid w:val="00803867"/>
    <w:rsid w:val="00804179"/>
    <w:rsid w:val="00804219"/>
    <w:rsid w:val="008042DC"/>
    <w:rsid w:val="008044BD"/>
    <w:rsid w:val="0080527A"/>
    <w:rsid w:val="00805499"/>
    <w:rsid w:val="008063DB"/>
    <w:rsid w:val="00806DE5"/>
    <w:rsid w:val="00806DF7"/>
    <w:rsid w:val="0080740E"/>
    <w:rsid w:val="00810616"/>
    <w:rsid w:val="0081135B"/>
    <w:rsid w:val="008117C3"/>
    <w:rsid w:val="00811C14"/>
    <w:rsid w:val="00811F4A"/>
    <w:rsid w:val="00812298"/>
    <w:rsid w:val="00812725"/>
    <w:rsid w:val="00813EEF"/>
    <w:rsid w:val="008146CC"/>
    <w:rsid w:val="0081559A"/>
    <w:rsid w:val="00815864"/>
    <w:rsid w:val="008159FF"/>
    <w:rsid w:val="008166C0"/>
    <w:rsid w:val="00816F89"/>
    <w:rsid w:val="008171A4"/>
    <w:rsid w:val="00817301"/>
    <w:rsid w:val="008176D7"/>
    <w:rsid w:val="00817713"/>
    <w:rsid w:val="00817900"/>
    <w:rsid w:val="00817FC3"/>
    <w:rsid w:val="00821550"/>
    <w:rsid w:val="008223BA"/>
    <w:rsid w:val="00822589"/>
    <w:rsid w:val="00822977"/>
    <w:rsid w:val="008236EA"/>
    <w:rsid w:val="00825F1A"/>
    <w:rsid w:val="008264A0"/>
    <w:rsid w:val="008268C6"/>
    <w:rsid w:val="00826E0A"/>
    <w:rsid w:val="008272F5"/>
    <w:rsid w:val="00830B82"/>
    <w:rsid w:val="00830DC0"/>
    <w:rsid w:val="00831B89"/>
    <w:rsid w:val="00831D73"/>
    <w:rsid w:val="00831F02"/>
    <w:rsid w:val="00832FE3"/>
    <w:rsid w:val="00833973"/>
    <w:rsid w:val="00833A84"/>
    <w:rsid w:val="008346AA"/>
    <w:rsid w:val="00834969"/>
    <w:rsid w:val="00834E4D"/>
    <w:rsid w:val="00834FF8"/>
    <w:rsid w:val="00835825"/>
    <w:rsid w:val="00835877"/>
    <w:rsid w:val="00835BCC"/>
    <w:rsid w:val="00835DDC"/>
    <w:rsid w:val="00835F30"/>
    <w:rsid w:val="00836722"/>
    <w:rsid w:val="00836B0B"/>
    <w:rsid w:val="0083767C"/>
    <w:rsid w:val="00840086"/>
    <w:rsid w:val="0084021A"/>
    <w:rsid w:val="00840F95"/>
    <w:rsid w:val="008419EB"/>
    <w:rsid w:val="00841F0F"/>
    <w:rsid w:val="00843EC8"/>
    <w:rsid w:val="00843F22"/>
    <w:rsid w:val="00844403"/>
    <w:rsid w:val="008446A3"/>
    <w:rsid w:val="00844C99"/>
    <w:rsid w:val="0084525D"/>
    <w:rsid w:val="00845596"/>
    <w:rsid w:val="0084561A"/>
    <w:rsid w:val="00845B21"/>
    <w:rsid w:val="00845DE9"/>
    <w:rsid w:val="0084656D"/>
    <w:rsid w:val="00846A42"/>
    <w:rsid w:val="00846BE4"/>
    <w:rsid w:val="00847984"/>
    <w:rsid w:val="00847A7D"/>
    <w:rsid w:val="00847C60"/>
    <w:rsid w:val="00847CC1"/>
    <w:rsid w:val="008507EC"/>
    <w:rsid w:val="008509C6"/>
    <w:rsid w:val="00850E7F"/>
    <w:rsid w:val="008510A5"/>
    <w:rsid w:val="0085163C"/>
    <w:rsid w:val="00851A8F"/>
    <w:rsid w:val="00852C95"/>
    <w:rsid w:val="008536C6"/>
    <w:rsid w:val="008536FA"/>
    <w:rsid w:val="00854020"/>
    <w:rsid w:val="008546E0"/>
    <w:rsid w:val="008549C7"/>
    <w:rsid w:val="008549E4"/>
    <w:rsid w:val="00855F72"/>
    <w:rsid w:val="0085644D"/>
    <w:rsid w:val="00856AA6"/>
    <w:rsid w:val="008570D8"/>
    <w:rsid w:val="0085799D"/>
    <w:rsid w:val="00857D2E"/>
    <w:rsid w:val="00860270"/>
    <w:rsid w:val="00860676"/>
    <w:rsid w:val="00860680"/>
    <w:rsid w:val="00860DB1"/>
    <w:rsid w:val="00862F3C"/>
    <w:rsid w:val="00863361"/>
    <w:rsid w:val="00863DC3"/>
    <w:rsid w:val="008642A6"/>
    <w:rsid w:val="0086445E"/>
    <w:rsid w:val="00865884"/>
    <w:rsid w:val="008666DC"/>
    <w:rsid w:val="00867139"/>
    <w:rsid w:val="0086724B"/>
    <w:rsid w:val="00867573"/>
    <w:rsid w:val="00870178"/>
    <w:rsid w:val="00870364"/>
    <w:rsid w:val="00871EAB"/>
    <w:rsid w:val="00872016"/>
    <w:rsid w:val="008720F0"/>
    <w:rsid w:val="0087470E"/>
    <w:rsid w:val="0087501C"/>
    <w:rsid w:val="00875B10"/>
    <w:rsid w:val="00875B80"/>
    <w:rsid w:val="008777EC"/>
    <w:rsid w:val="00877A07"/>
    <w:rsid w:val="0088075E"/>
    <w:rsid w:val="00880864"/>
    <w:rsid w:val="00880A5A"/>
    <w:rsid w:val="00880C89"/>
    <w:rsid w:val="00880C9C"/>
    <w:rsid w:val="00881A26"/>
    <w:rsid w:val="0088304C"/>
    <w:rsid w:val="00883347"/>
    <w:rsid w:val="00884E0D"/>
    <w:rsid w:val="0088597A"/>
    <w:rsid w:val="00885E33"/>
    <w:rsid w:val="008871F2"/>
    <w:rsid w:val="0088776B"/>
    <w:rsid w:val="00890BEF"/>
    <w:rsid w:val="00890ED8"/>
    <w:rsid w:val="00891A2B"/>
    <w:rsid w:val="00892038"/>
    <w:rsid w:val="00892775"/>
    <w:rsid w:val="00893FB9"/>
    <w:rsid w:val="00894773"/>
    <w:rsid w:val="00894AF4"/>
    <w:rsid w:val="0089534D"/>
    <w:rsid w:val="00895603"/>
    <w:rsid w:val="00895953"/>
    <w:rsid w:val="00895B56"/>
    <w:rsid w:val="008969E9"/>
    <w:rsid w:val="00897584"/>
    <w:rsid w:val="00897B2B"/>
    <w:rsid w:val="008A041A"/>
    <w:rsid w:val="008A0959"/>
    <w:rsid w:val="008A0F71"/>
    <w:rsid w:val="008A16B7"/>
    <w:rsid w:val="008A1814"/>
    <w:rsid w:val="008A1957"/>
    <w:rsid w:val="008A2560"/>
    <w:rsid w:val="008A355A"/>
    <w:rsid w:val="008A3955"/>
    <w:rsid w:val="008A3958"/>
    <w:rsid w:val="008A3F6C"/>
    <w:rsid w:val="008A4104"/>
    <w:rsid w:val="008A420B"/>
    <w:rsid w:val="008A4250"/>
    <w:rsid w:val="008A4A1C"/>
    <w:rsid w:val="008A4EFD"/>
    <w:rsid w:val="008A595E"/>
    <w:rsid w:val="008A6FAD"/>
    <w:rsid w:val="008A7AF1"/>
    <w:rsid w:val="008A7CD6"/>
    <w:rsid w:val="008B051E"/>
    <w:rsid w:val="008B0F6B"/>
    <w:rsid w:val="008B13A8"/>
    <w:rsid w:val="008B177C"/>
    <w:rsid w:val="008B2541"/>
    <w:rsid w:val="008B26EF"/>
    <w:rsid w:val="008B2C39"/>
    <w:rsid w:val="008B2D13"/>
    <w:rsid w:val="008B2F9F"/>
    <w:rsid w:val="008B39A0"/>
    <w:rsid w:val="008B436D"/>
    <w:rsid w:val="008B4DD7"/>
    <w:rsid w:val="008B7F14"/>
    <w:rsid w:val="008B7F6C"/>
    <w:rsid w:val="008C0348"/>
    <w:rsid w:val="008C066B"/>
    <w:rsid w:val="008C0953"/>
    <w:rsid w:val="008C0B29"/>
    <w:rsid w:val="008C0CF9"/>
    <w:rsid w:val="008C0FDE"/>
    <w:rsid w:val="008C103B"/>
    <w:rsid w:val="008C14D2"/>
    <w:rsid w:val="008C1538"/>
    <w:rsid w:val="008C1ED3"/>
    <w:rsid w:val="008C2046"/>
    <w:rsid w:val="008C22E6"/>
    <w:rsid w:val="008C301F"/>
    <w:rsid w:val="008C3492"/>
    <w:rsid w:val="008C3959"/>
    <w:rsid w:val="008C533B"/>
    <w:rsid w:val="008C5440"/>
    <w:rsid w:val="008C5726"/>
    <w:rsid w:val="008C5949"/>
    <w:rsid w:val="008C69AD"/>
    <w:rsid w:val="008C6C6B"/>
    <w:rsid w:val="008C7064"/>
    <w:rsid w:val="008C717F"/>
    <w:rsid w:val="008C72AA"/>
    <w:rsid w:val="008C7604"/>
    <w:rsid w:val="008C766A"/>
    <w:rsid w:val="008C7EBE"/>
    <w:rsid w:val="008D057F"/>
    <w:rsid w:val="008D0740"/>
    <w:rsid w:val="008D0766"/>
    <w:rsid w:val="008D15A0"/>
    <w:rsid w:val="008D1EEA"/>
    <w:rsid w:val="008D28D8"/>
    <w:rsid w:val="008D294E"/>
    <w:rsid w:val="008D3F22"/>
    <w:rsid w:val="008D40D6"/>
    <w:rsid w:val="008D41F3"/>
    <w:rsid w:val="008D4E46"/>
    <w:rsid w:val="008D4E94"/>
    <w:rsid w:val="008D537A"/>
    <w:rsid w:val="008D5898"/>
    <w:rsid w:val="008D5BF9"/>
    <w:rsid w:val="008D62A9"/>
    <w:rsid w:val="008D6377"/>
    <w:rsid w:val="008D6498"/>
    <w:rsid w:val="008D67EF"/>
    <w:rsid w:val="008D78B9"/>
    <w:rsid w:val="008E061D"/>
    <w:rsid w:val="008E097E"/>
    <w:rsid w:val="008E0C20"/>
    <w:rsid w:val="008E1700"/>
    <w:rsid w:val="008E2F80"/>
    <w:rsid w:val="008E3AF7"/>
    <w:rsid w:val="008E3C8A"/>
    <w:rsid w:val="008E3DE4"/>
    <w:rsid w:val="008E4445"/>
    <w:rsid w:val="008E552A"/>
    <w:rsid w:val="008E6104"/>
    <w:rsid w:val="008E6A41"/>
    <w:rsid w:val="008E6EDA"/>
    <w:rsid w:val="008E74DB"/>
    <w:rsid w:val="008E79A7"/>
    <w:rsid w:val="008E7C8E"/>
    <w:rsid w:val="008F047B"/>
    <w:rsid w:val="008F067C"/>
    <w:rsid w:val="008F07F3"/>
    <w:rsid w:val="008F0A2E"/>
    <w:rsid w:val="008F0CA7"/>
    <w:rsid w:val="008F0DED"/>
    <w:rsid w:val="008F1BFE"/>
    <w:rsid w:val="008F1D71"/>
    <w:rsid w:val="008F1FCB"/>
    <w:rsid w:val="008F2932"/>
    <w:rsid w:val="008F2D87"/>
    <w:rsid w:val="008F2DFB"/>
    <w:rsid w:val="008F37F9"/>
    <w:rsid w:val="008F4D7C"/>
    <w:rsid w:val="008F4DDC"/>
    <w:rsid w:val="008F4FFC"/>
    <w:rsid w:val="008F5FD0"/>
    <w:rsid w:val="008F6818"/>
    <w:rsid w:val="008F6BB3"/>
    <w:rsid w:val="008F704A"/>
    <w:rsid w:val="008F70C3"/>
    <w:rsid w:val="008F728C"/>
    <w:rsid w:val="008F7C97"/>
    <w:rsid w:val="008F7F7A"/>
    <w:rsid w:val="0090053B"/>
    <w:rsid w:val="009005D3"/>
    <w:rsid w:val="0090193B"/>
    <w:rsid w:val="00901C01"/>
    <w:rsid w:val="00901D74"/>
    <w:rsid w:val="00902EF8"/>
    <w:rsid w:val="009035E3"/>
    <w:rsid w:val="009036B1"/>
    <w:rsid w:val="00903C26"/>
    <w:rsid w:val="0090458A"/>
    <w:rsid w:val="009046F3"/>
    <w:rsid w:val="00904FDC"/>
    <w:rsid w:val="009051E0"/>
    <w:rsid w:val="00906891"/>
    <w:rsid w:val="00907825"/>
    <w:rsid w:val="00910828"/>
    <w:rsid w:val="00910F37"/>
    <w:rsid w:val="00911222"/>
    <w:rsid w:val="009113A1"/>
    <w:rsid w:val="00911A92"/>
    <w:rsid w:val="00911C3B"/>
    <w:rsid w:val="0091226B"/>
    <w:rsid w:val="009122B2"/>
    <w:rsid w:val="009122DD"/>
    <w:rsid w:val="00912B37"/>
    <w:rsid w:val="00912CF3"/>
    <w:rsid w:val="009135F2"/>
    <w:rsid w:val="00913E8E"/>
    <w:rsid w:val="00913EE0"/>
    <w:rsid w:val="009143F6"/>
    <w:rsid w:val="00914BB2"/>
    <w:rsid w:val="00914F94"/>
    <w:rsid w:val="00915196"/>
    <w:rsid w:val="009156CA"/>
    <w:rsid w:val="00915ED5"/>
    <w:rsid w:val="009162B1"/>
    <w:rsid w:val="00917281"/>
    <w:rsid w:val="00917538"/>
    <w:rsid w:val="00917633"/>
    <w:rsid w:val="00917752"/>
    <w:rsid w:val="00917AE7"/>
    <w:rsid w:val="00917AF9"/>
    <w:rsid w:val="00917CC0"/>
    <w:rsid w:val="00920C56"/>
    <w:rsid w:val="00920F37"/>
    <w:rsid w:val="00921F31"/>
    <w:rsid w:val="009228C1"/>
    <w:rsid w:val="00922AA1"/>
    <w:rsid w:val="00922FA4"/>
    <w:rsid w:val="009234FD"/>
    <w:rsid w:val="00923CFC"/>
    <w:rsid w:val="0092413E"/>
    <w:rsid w:val="00924283"/>
    <w:rsid w:val="00925440"/>
    <w:rsid w:val="00926161"/>
    <w:rsid w:val="00927F02"/>
    <w:rsid w:val="00930379"/>
    <w:rsid w:val="009303BB"/>
    <w:rsid w:val="00930DBD"/>
    <w:rsid w:val="009310FC"/>
    <w:rsid w:val="00931588"/>
    <w:rsid w:val="00931A10"/>
    <w:rsid w:val="0093242C"/>
    <w:rsid w:val="00932BD0"/>
    <w:rsid w:val="00932C02"/>
    <w:rsid w:val="00932CDB"/>
    <w:rsid w:val="00932FD4"/>
    <w:rsid w:val="0093345D"/>
    <w:rsid w:val="00933A33"/>
    <w:rsid w:val="00934FDD"/>
    <w:rsid w:val="0093554D"/>
    <w:rsid w:val="0093703F"/>
    <w:rsid w:val="00937721"/>
    <w:rsid w:val="00937B97"/>
    <w:rsid w:val="00940B4C"/>
    <w:rsid w:val="0094104D"/>
    <w:rsid w:val="009412B6"/>
    <w:rsid w:val="009429F6"/>
    <w:rsid w:val="00942B24"/>
    <w:rsid w:val="00942F06"/>
    <w:rsid w:val="009435E5"/>
    <w:rsid w:val="00943D38"/>
    <w:rsid w:val="009443AA"/>
    <w:rsid w:val="00944B7C"/>
    <w:rsid w:val="00944DA1"/>
    <w:rsid w:val="00944E8D"/>
    <w:rsid w:val="009452C9"/>
    <w:rsid w:val="009455E6"/>
    <w:rsid w:val="00945A2D"/>
    <w:rsid w:val="00946066"/>
    <w:rsid w:val="00946530"/>
    <w:rsid w:val="00946D31"/>
    <w:rsid w:val="009476EA"/>
    <w:rsid w:val="00947880"/>
    <w:rsid w:val="009478E0"/>
    <w:rsid w:val="00947D8C"/>
    <w:rsid w:val="0095148D"/>
    <w:rsid w:val="009527D2"/>
    <w:rsid w:val="00952905"/>
    <w:rsid w:val="00952987"/>
    <w:rsid w:val="00953F45"/>
    <w:rsid w:val="009543CF"/>
    <w:rsid w:val="009546AC"/>
    <w:rsid w:val="00954EEB"/>
    <w:rsid w:val="009551F2"/>
    <w:rsid w:val="00956C6F"/>
    <w:rsid w:val="00956F6B"/>
    <w:rsid w:val="00957665"/>
    <w:rsid w:val="00957B3E"/>
    <w:rsid w:val="00960AFE"/>
    <w:rsid w:val="00961DEC"/>
    <w:rsid w:val="00961FA2"/>
    <w:rsid w:val="00963B95"/>
    <w:rsid w:val="00963D09"/>
    <w:rsid w:val="0096487D"/>
    <w:rsid w:val="00964B36"/>
    <w:rsid w:val="00964BBB"/>
    <w:rsid w:val="00964CC4"/>
    <w:rsid w:val="00965432"/>
    <w:rsid w:val="0096594A"/>
    <w:rsid w:val="0096686B"/>
    <w:rsid w:val="00966AE1"/>
    <w:rsid w:val="00966E67"/>
    <w:rsid w:val="00970743"/>
    <w:rsid w:val="00971BBD"/>
    <w:rsid w:val="00971C8D"/>
    <w:rsid w:val="00972040"/>
    <w:rsid w:val="00972442"/>
    <w:rsid w:val="00972528"/>
    <w:rsid w:val="00972945"/>
    <w:rsid w:val="009729F2"/>
    <w:rsid w:val="00972D38"/>
    <w:rsid w:val="009733BC"/>
    <w:rsid w:val="00974133"/>
    <w:rsid w:val="00975ADD"/>
    <w:rsid w:val="00975DCE"/>
    <w:rsid w:val="00976959"/>
    <w:rsid w:val="009771F8"/>
    <w:rsid w:val="00977927"/>
    <w:rsid w:val="009807BA"/>
    <w:rsid w:val="009807FF"/>
    <w:rsid w:val="00980DF9"/>
    <w:rsid w:val="0098165C"/>
    <w:rsid w:val="009817CF"/>
    <w:rsid w:val="00981A9E"/>
    <w:rsid w:val="00981D79"/>
    <w:rsid w:val="0098257A"/>
    <w:rsid w:val="00982BCF"/>
    <w:rsid w:val="00983764"/>
    <w:rsid w:val="00983C9C"/>
    <w:rsid w:val="009846FF"/>
    <w:rsid w:val="009850B6"/>
    <w:rsid w:val="00985435"/>
    <w:rsid w:val="00985963"/>
    <w:rsid w:val="009864FF"/>
    <w:rsid w:val="00986C2E"/>
    <w:rsid w:val="0098719D"/>
    <w:rsid w:val="009872ED"/>
    <w:rsid w:val="00990ED7"/>
    <w:rsid w:val="00991090"/>
    <w:rsid w:val="00991556"/>
    <w:rsid w:val="00992002"/>
    <w:rsid w:val="009925D5"/>
    <w:rsid w:val="00992995"/>
    <w:rsid w:val="00992EBC"/>
    <w:rsid w:val="00993CB2"/>
    <w:rsid w:val="009942D6"/>
    <w:rsid w:val="0099448D"/>
    <w:rsid w:val="009946DC"/>
    <w:rsid w:val="00994BB8"/>
    <w:rsid w:val="00995463"/>
    <w:rsid w:val="00995D04"/>
    <w:rsid w:val="009968F7"/>
    <w:rsid w:val="00997087"/>
    <w:rsid w:val="009976A0"/>
    <w:rsid w:val="009976D0"/>
    <w:rsid w:val="00997722"/>
    <w:rsid w:val="00997C94"/>
    <w:rsid w:val="009A068D"/>
    <w:rsid w:val="009A06C3"/>
    <w:rsid w:val="009A1019"/>
    <w:rsid w:val="009A1780"/>
    <w:rsid w:val="009A1955"/>
    <w:rsid w:val="009A1C63"/>
    <w:rsid w:val="009A2201"/>
    <w:rsid w:val="009A24EC"/>
    <w:rsid w:val="009A2935"/>
    <w:rsid w:val="009A3089"/>
    <w:rsid w:val="009A497C"/>
    <w:rsid w:val="009A4A59"/>
    <w:rsid w:val="009A504C"/>
    <w:rsid w:val="009A578E"/>
    <w:rsid w:val="009A5872"/>
    <w:rsid w:val="009A59C9"/>
    <w:rsid w:val="009A5B48"/>
    <w:rsid w:val="009A60C1"/>
    <w:rsid w:val="009A683B"/>
    <w:rsid w:val="009A6A80"/>
    <w:rsid w:val="009A6E4D"/>
    <w:rsid w:val="009A7BEE"/>
    <w:rsid w:val="009B00D9"/>
    <w:rsid w:val="009B090F"/>
    <w:rsid w:val="009B0AD6"/>
    <w:rsid w:val="009B0CDE"/>
    <w:rsid w:val="009B1B1D"/>
    <w:rsid w:val="009B201A"/>
    <w:rsid w:val="009B20DB"/>
    <w:rsid w:val="009B2528"/>
    <w:rsid w:val="009B2D09"/>
    <w:rsid w:val="009B2D64"/>
    <w:rsid w:val="009B30A4"/>
    <w:rsid w:val="009B316D"/>
    <w:rsid w:val="009B38E6"/>
    <w:rsid w:val="009B3C37"/>
    <w:rsid w:val="009B4A9E"/>
    <w:rsid w:val="009B4E11"/>
    <w:rsid w:val="009B5D7C"/>
    <w:rsid w:val="009B6232"/>
    <w:rsid w:val="009B6459"/>
    <w:rsid w:val="009B6D49"/>
    <w:rsid w:val="009B7BF6"/>
    <w:rsid w:val="009B7D9A"/>
    <w:rsid w:val="009C09C3"/>
    <w:rsid w:val="009C1080"/>
    <w:rsid w:val="009C172E"/>
    <w:rsid w:val="009C18E3"/>
    <w:rsid w:val="009C24CA"/>
    <w:rsid w:val="009C2556"/>
    <w:rsid w:val="009C309E"/>
    <w:rsid w:val="009C3E86"/>
    <w:rsid w:val="009C3F7A"/>
    <w:rsid w:val="009C4212"/>
    <w:rsid w:val="009C45AB"/>
    <w:rsid w:val="009C4623"/>
    <w:rsid w:val="009C483D"/>
    <w:rsid w:val="009C4C28"/>
    <w:rsid w:val="009C4E4E"/>
    <w:rsid w:val="009C4F41"/>
    <w:rsid w:val="009C51B2"/>
    <w:rsid w:val="009C52F2"/>
    <w:rsid w:val="009C5706"/>
    <w:rsid w:val="009C65FA"/>
    <w:rsid w:val="009C740F"/>
    <w:rsid w:val="009C7DC4"/>
    <w:rsid w:val="009D1076"/>
    <w:rsid w:val="009D117B"/>
    <w:rsid w:val="009D13ED"/>
    <w:rsid w:val="009D20A7"/>
    <w:rsid w:val="009D22BA"/>
    <w:rsid w:val="009D247D"/>
    <w:rsid w:val="009D2BCF"/>
    <w:rsid w:val="009D2D60"/>
    <w:rsid w:val="009D2F15"/>
    <w:rsid w:val="009D3670"/>
    <w:rsid w:val="009D39E6"/>
    <w:rsid w:val="009D3E8C"/>
    <w:rsid w:val="009D4741"/>
    <w:rsid w:val="009D5711"/>
    <w:rsid w:val="009D5841"/>
    <w:rsid w:val="009D591E"/>
    <w:rsid w:val="009D5D34"/>
    <w:rsid w:val="009D5DF4"/>
    <w:rsid w:val="009D6BFC"/>
    <w:rsid w:val="009D6C61"/>
    <w:rsid w:val="009D75E7"/>
    <w:rsid w:val="009E0D15"/>
    <w:rsid w:val="009E0EEF"/>
    <w:rsid w:val="009E17CA"/>
    <w:rsid w:val="009E214A"/>
    <w:rsid w:val="009E215A"/>
    <w:rsid w:val="009E2641"/>
    <w:rsid w:val="009E29A0"/>
    <w:rsid w:val="009E3330"/>
    <w:rsid w:val="009E38C9"/>
    <w:rsid w:val="009E4211"/>
    <w:rsid w:val="009E4C35"/>
    <w:rsid w:val="009E4EC2"/>
    <w:rsid w:val="009E50E6"/>
    <w:rsid w:val="009E5134"/>
    <w:rsid w:val="009E6048"/>
    <w:rsid w:val="009E73DB"/>
    <w:rsid w:val="009E7941"/>
    <w:rsid w:val="009F028D"/>
    <w:rsid w:val="009F09F6"/>
    <w:rsid w:val="009F0A3E"/>
    <w:rsid w:val="009F0B27"/>
    <w:rsid w:val="009F0E9A"/>
    <w:rsid w:val="009F166C"/>
    <w:rsid w:val="009F1821"/>
    <w:rsid w:val="009F1C3A"/>
    <w:rsid w:val="009F1CB7"/>
    <w:rsid w:val="009F1D3B"/>
    <w:rsid w:val="009F2565"/>
    <w:rsid w:val="009F32EA"/>
    <w:rsid w:val="009F3873"/>
    <w:rsid w:val="009F38C4"/>
    <w:rsid w:val="009F3953"/>
    <w:rsid w:val="009F3A2B"/>
    <w:rsid w:val="009F3BE1"/>
    <w:rsid w:val="009F4231"/>
    <w:rsid w:val="009F427E"/>
    <w:rsid w:val="009F455D"/>
    <w:rsid w:val="009F469D"/>
    <w:rsid w:val="009F4D9B"/>
    <w:rsid w:val="009F5618"/>
    <w:rsid w:val="009F5F9B"/>
    <w:rsid w:val="009F6060"/>
    <w:rsid w:val="009F68E5"/>
    <w:rsid w:val="009F6EB6"/>
    <w:rsid w:val="009F76D5"/>
    <w:rsid w:val="009F785A"/>
    <w:rsid w:val="009F7B9A"/>
    <w:rsid w:val="009F7F09"/>
    <w:rsid w:val="00A004F7"/>
    <w:rsid w:val="00A0083A"/>
    <w:rsid w:val="00A00BC3"/>
    <w:rsid w:val="00A0106D"/>
    <w:rsid w:val="00A0196F"/>
    <w:rsid w:val="00A01AD9"/>
    <w:rsid w:val="00A01E44"/>
    <w:rsid w:val="00A022FB"/>
    <w:rsid w:val="00A0338C"/>
    <w:rsid w:val="00A039C4"/>
    <w:rsid w:val="00A03D02"/>
    <w:rsid w:val="00A0406E"/>
    <w:rsid w:val="00A040E5"/>
    <w:rsid w:val="00A040E7"/>
    <w:rsid w:val="00A04113"/>
    <w:rsid w:val="00A042CA"/>
    <w:rsid w:val="00A04319"/>
    <w:rsid w:val="00A050CA"/>
    <w:rsid w:val="00A05400"/>
    <w:rsid w:val="00A0548B"/>
    <w:rsid w:val="00A056F2"/>
    <w:rsid w:val="00A061ED"/>
    <w:rsid w:val="00A06386"/>
    <w:rsid w:val="00A066C5"/>
    <w:rsid w:val="00A06818"/>
    <w:rsid w:val="00A068F2"/>
    <w:rsid w:val="00A06ABA"/>
    <w:rsid w:val="00A06B9A"/>
    <w:rsid w:val="00A07899"/>
    <w:rsid w:val="00A07939"/>
    <w:rsid w:val="00A10313"/>
    <w:rsid w:val="00A108B1"/>
    <w:rsid w:val="00A11880"/>
    <w:rsid w:val="00A1191A"/>
    <w:rsid w:val="00A11C8C"/>
    <w:rsid w:val="00A11CEA"/>
    <w:rsid w:val="00A12820"/>
    <w:rsid w:val="00A12B2F"/>
    <w:rsid w:val="00A13034"/>
    <w:rsid w:val="00A13601"/>
    <w:rsid w:val="00A13BF6"/>
    <w:rsid w:val="00A14836"/>
    <w:rsid w:val="00A14951"/>
    <w:rsid w:val="00A14F72"/>
    <w:rsid w:val="00A15E71"/>
    <w:rsid w:val="00A16D8B"/>
    <w:rsid w:val="00A17466"/>
    <w:rsid w:val="00A17A66"/>
    <w:rsid w:val="00A17AC6"/>
    <w:rsid w:val="00A2101F"/>
    <w:rsid w:val="00A21BA7"/>
    <w:rsid w:val="00A21BAA"/>
    <w:rsid w:val="00A22287"/>
    <w:rsid w:val="00A222AB"/>
    <w:rsid w:val="00A22913"/>
    <w:rsid w:val="00A2302B"/>
    <w:rsid w:val="00A23070"/>
    <w:rsid w:val="00A23C40"/>
    <w:rsid w:val="00A23CF0"/>
    <w:rsid w:val="00A2498A"/>
    <w:rsid w:val="00A24B9F"/>
    <w:rsid w:val="00A2565B"/>
    <w:rsid w:val="00A259A4"/>
    <w:rsid w:val="00A2618F"/>
    <w:rsid w:val="00A26A38"/>
    <w:rsid w:val="00A26A45"/>
    <w:rsid w:val="00A26F3E"/>
    <w:rsid w:val="00A30C6A"/>
    <w:rsid w:val="00A3124F"/>
    <w:rsid w:val="00A31C62"/>
    <w:rsid w:val="00A31DDF"/>
    <w:rsid w:val="00A32246"/>
    <w:rsid w:val="00A323B5"/>
    <w:rsid w:val="00A340EC"/>
    <w:rsid w:val="00A34107"/>
    <w:rsid w:val="00A3464D"/>
    <w:rsid w:val="00A34706"/>
    <w:rsid w:val="00A34BDE"/>
    <w:rsid w:val="00A3500A"/>
    <w:rsid w:val="00A35910"/>
    <w:rsid w:val="00A35B11"/>
    <w:rsid w:val="00A36318"/>
    <w:rsid w:val="00A36D7F"/>
    <w:rsid w:val="00A36FCF"/>
    <w:rsid w:val="00A3769D"/>
    <w:rsid w:val="00A3770A"/>
    <w:rsid w:val="00A37DD8"/>
    <w:rsid w:val="00A404CD"/>
    <w:rsid w:val="00A406DB"/>
    <w:rsid w:val="00A40859"/>
    <w:rsid w:val="00A40B0A"/>
    <w:rsid w:val="00A40BD3"/>
    <w:rsid w:val="00A4139E"/>
    <w:rsid w:val="00A41783"/>
    <w:rsid w:val="00A4299B"/>
    <w:rsid w:val="00A4402D"/>
    <w:rsid w:val="00A445B0"/>
    <w:rsid w:val="00A445D4"/>
    <w:rsid w:val="00A459D9"/>
    <w:rsid w:val="00A462DD"/>
    <w:rsid w:val="00A46554"/>
    <w:rsid w:val="00A46BC3"/>
    <w:rsid w:val="00A47450"/>
    <w:rsid w:val="00A4749C"/>
    <w:rsid w:val="00A47C16"/>
    <w:rsid w:val="00A5036A"/>
    <w:rsid w:val="00A5106C"/>
    <w:rsid w:val="00A5131A"/>
    <w:rsid w:val="00A514FF"/>
    <w:rsid w:val="00A519D8"/>
    <w:rsid w:val="00A52A07"/>
    <w:rsid w:val="00A52EAE"/>
    <w:rsid w:val="00A54215"/>
    <w:rsid w:val="00A55C14"/>
    <w:rsid w:val="00A55E3C"/>
    <w:rsid w:val="00A56DCE"/>
    <w:rsid w:val="00A577BD"/>
    <w:rsid w:val="00A6001B"/>
    <w:rsid w:val="00A604D5"/>
    <w:rsid w:val="00A60EBF"/>
    <w:rsid w:val="00A61F43"/>
    <w:rsid w:val="00A621F3"/>
    <w:rsid w:val="00A62A55"/>
    <w:rsid w:val="00A62F9B"/>
    <w:rsid w:val="00A6313A"/>
    <w:rsid w:val="00A63471"/>
    <w:rsid w:val="00A64D41"/>
    <w:rsid w:val="00A653CA"/>
    <w:rsid w:val="00A658AC"/>
    <w:rsid w:val="00A660DB"/>
    <w:rsid w:val="00A66D20"/>
    <w:rsid w:val="00A6739C"/>
    <w:rsid w:val="00A70CA1"/>
    <w:rsid w:val="00A70D1A"/>
    <w:rsid w:val="00A70E77"/>
    <w:rsid w:val="00A72C72"/>
    <w:rsid w:val="00A73883"/>
    <w:rsid w:val="00A744A6"/>
    <w:rsid w:val="00A74847"/>
    <w:rsid w:val="00A74B56"/>
    <w:rsid w:val="00A753AD"/>
    <w:rsid w:val="00A7584F"/>
    <w:rsid w:val="00A75BE3"/>
    <w:rsid w:val="00A761B0"/>
    <w:rsid w:val="00A763EA"/>
    <w:rsid w:val="00A76A34"/>
    <w:rsid w:val="00A76D52"/>
    <w:rsid w:val="00A775D2"/>
    <w:rsid w:val="00A7769F"/>
    <w:rsid w:val="00A77C52"/>
    <w:rsid w:val="00A80066"/>
    <w:rsid w:val="00A81837"/>
    <w:rsid w:val="00A825BF"/>
    <w:rsid w:val="00A82CFC"/>
    <w:rsid w:val="00A85A3E"/>
    <w:rsid w:val="00A85A86"/>
    <w:rsid w:val="00A863F4"/>
    <w:rsid w:val="00A86B4A"/>
    <w:rsid w:val="00A86CA1"/>
    <w:rsid w:val="00A86DE0"/>
    <w:rsid w:val="00A86F34"/>
    <w:rsid w:val="00A90635"/>
    <w:rsid w:val="00A90CE0"/>
    <w:rsid w:val="00A90E61"/>
    <w:rsid w:val="00A9109B"/>
    <w:rsid w:val="00A91725"/>
    <w:rsid w:val="00A92239"/>
    <w:rsid w:val="00A92766"/>
    <w:rsid w:val="00A92D91"/>
    <w:rsid w:val="00A932EC"/>
    <w:rsid w:val="00A934FC"/>
    <w:rsid w:val="00A935AC"/>
    <w:rsid w:val="00A937E2"/>
    <w:rsid w:val="00A93C29"/>
    <w:rsid w:val="00A94260"/>
    <w:rsid w:val="00A9442F"/>
    <w:rsid w:val="00A95377"/>
    <w:rsid w:val="00A9566E"/>
    <w:rsid w:val="00A96190"/>
    <w:rsid w:val="00A965BC"/>
    <w:rsid w:val="00A96E59"/>
    <w:rsid w:val="00A9722D"/>
    <w:rsid w:val="00A978A4"/>
    <w:rsid w:val="00AA0326"/>
    <w:rsid w:val="00AA04C5"/>
    <w:rsid w:val="00AA04CF"/>
    <w:rsid w:val="00AA0A81"/>
    <w:rsid w:val="00AA1006"/>
    <w:rsid w:val="00AA189E"/>
    <w:rsid w:val="00AA1D82"/>
    <w:rsid w:val="00AA1FBE"/>
    <w:rsid w:val="00AA248C"/>
    <w:rsid w:val="00AA2BD9"/>
    <w:rsid w:val="00AA37BD"/>
    <w:rsid w:val="00AA38AE"/>
    <w:rsid w:val="00AA3CA1"/>
    <w:rsid w:val="00AA3E46"/>
    <w:rsid w:val="00AA3ED7"/>
    <w:rsid w:val="00AA3F86"/>
    <w:rsid w:val="00AA442C"/>
    <w:rsid w:val="00AA449E"/>
    <w:rsid w:val="00AA47EA"/>
    <w:rsid w:val="00AA48E0"/>
    <w:rsid w:val="00AA4C4D"/>
    <w:rsid w:val="00AA61EE"/>
    <w:rsid w:val="00AA65BC"/>
    <w:rsid w:val="00AA6B1C"/>
    <w:rsid w:val="00AA7C05"/>
    <w:rsid w:val="00AB02E6"/>
    <w:rsid w:val="00AB0890"/>
    <w:rsid w:val="00AB0BA0"/>
    <w:rsid w:val="00AB13C2"/>
    <w:rsid w:val="00AB1BBE"/>
    <w:rsid w:val="00AB1F50"/>
    <w:rsid w:val="00AB22BC"/>
    <w:rsid w:val="00AB22FE"/>
    <w:rsid w:val="00AB2A76"/>
    <w:rsid w:val="00AB3441"/>
    <w:rsid w:val="00AB36AC"/>
    <w:rsid w:val="00AB3EB8"/>
    <w:rsid w:val="00AB409C"/>
    <w:rsid w:val="00AB46C0"/>
    <w:rsid w:val="00AB4AF5"/>
    <w:rsid w:val="00AB4E29"/>
    <w:rsid w:val="00AB518F"/>
    <w:rsid w:val="00AB66CD"/>
    <w:rsid w:val="00AB7FE2"/>
    <w:rsid w:val="00AC07E7"/>
    <w:rsid w:val="00AC0D64"/>
    <w:rsid w:val="00AC12F1"/>
    <w:rsid w:val="00AC13C1"/>
    <w:rsid w:val="00AC237E"/>
    <w:rsid w:val="00AC2BFF"/>
    <w:rsid w:val="00AC2CB5"/>
    <w:rsid w:val="00AC2D1A"/>
    <w:rsid w:val="00AC3E7A"/>
    <w:rsid w:val="00AC573E"/>
    <w:rsid w:val="00AC5815"/>
    <w:rsid w:val="00AC5DEF"/>
    <w:rsid w:val="00AC640A"/>
    <w:rsid w:val="00AC780C"/>
    <w:rsid w:val="00AC7CE7"/>
    <w:rsid w:val="00AC7E34"/>
    <w:rsid w:val="00AC7F00"/>
    <w:rsid w:val="00AD06C0"/>
    <w:rsid w:val="00AD0A62"/>
    <w:rsid w:val="00AD106F"/>
    <w:rsid w:val="00AD168C"/>
    <w:rsid w:val="00AD1BBF"/>
    <w:rsid w:val="00AD1F4D"/>
    <w:rsid w:val="00AD3385"/>
    <w:rsid w:val="00AD3A8E"/>
    <w:rsid w:val="00AD3B53"/>
    <w:rsid w:val="00AD3FA1"/>
    <w:rsid w:val="00AD4009"/>
    <w:rsid w:val="00AD46A7"/>
    <w:rsid w:val="00AD58EC"/>
    <w:rsid w:val="00AD597F"/>
    <w:rsid w:val="00AD5EFC"/>
    <w:rsid w:val="00AD71CE"/>
    <w:rsid w:val="00AD7A28"/>
    <w:rsid w:val="00AD7F33"/>
    <w:rsid w:val="00AE2BC6"/>
    <w:rsid w:val="00AE2C6B"/>
    <w:rsid w:val="00AE3815"/>
    <w:rsid w:val="00AE3910"/>
    <w:rsid w:val="00AE3CCF"/>
    <w:rsid w:val="00AE3CD2"/>
    <w:rsid w:val="00AE57E6"/>
    <w:rsid w:val="00AE60A6"/>
    <w:rsid w:val="00AE6CA2"/>
    <w:rsid w:val="00AE6D6E"/>
    <w:rsid w:val="00AE7691"/>
    <w:rsid w:val="00AE76AD"/>
    <w:rsid w:val="00AF0222"/>
    <w:rsid w:val="00AF04F3"/>
    <w:rsid w:val="00AF07A7"/>
    <w:rsid w:val="00AF07D4"/>
    <w:rsid w:val="00AF0B72"/>
    <w:rsid w:val="00AF155B"/>
    <w:rsid w:val="00AF183E"/>
    <w:rsid w:val="00AF19A2"/>
    <w:rsid w:val="00AF3C9F"/>
    <w:rsid w:val="00AF3DF7"/>
    <w:rsid w:val="00AF3EF4"/>
    <w:rsid w:val="00AF41F3"/>
    <w:rsid w:val="00AF4250"/>
    <w:rsid w:val="00AF45AA"/>
    <w:rsid w:val="00AF474E"/>
    <w:rsid w:val="00AF4F09"/>
    <w:rsid w:val="00AF51E1"/>
    <w:rsid w:val="00AF5618"/>
    <w:rsid w:val="00AF5B68"/>
    <w:rsid w:val="00AF607E"/>
    <w:rsid w:val="00AF64BD"/>
    <w:rsid w:val="00AF6B97"/>
    <w:rsid w:val="00B002C8"/>
    <w:rsid w:val="00B00536"/>
    <w:rsid w:val="00B008DB"/>
    <w:rsid w:val="00B00A05"/>
    <w:rsid w:val="00B0173C"/>
    <w:rsid w:val="00B01C74"/>
    <w:rsid w:val="00B01FD2"/>
    <w:rsid w:val="00B03233"/>
    <w:rsid w:val="00B0370D"/>
    <w:rsid w:val="00B0387A"/>
    <w:rsid w:val="00B03A66"/>
    <w:rsid w:val="00B03AB4"/>
    <w:rsid w:val="00B03BF6"/>
    <w:rsid w:val="00B04250"/>
    <w:rsid w:val="00B0482D"/>
    <w:rsid w:val="00B05177"/>
    <w:rsid w:val="00B05A33"/>
    <w:rsid w:val="00B05F3A"/>
    <w:rsid w:val="00B0618D"/>
    <w:rsid w:val="00B064EA"/>
    <w:rsid w:val="00B06B58"/>
    <w:rsid w:val="00B07471"/>
    <w:rsid w:val="00B10031"/>
    <w:rsid w:val="00B100CE"/>
    <w:rsid w:val="00B10A98"/>
    <w:rsid w:val="00B10C2E"/>
    <w:rsid w:val="00B11567"/>
    <w:rsid w:val="00B11CE5"/>
    <w:rsid w:val="00B12146"/>
    <w:rsid w:val="00B13DB9"/>
    <w:rsid w:val="00B14333"/>
    <w:rsid w:val="00B148CF"/>
    <w:rsid w:val="00B14BA7"/>
    <w:rsid w:val="00B1518F"/>
    <w:rsid w:val="00B15DC0"/>
    <w:rsid w:val="00B1607D"/>
    <w:rsid w:val="00B1694A"/>
    <w:rsid w:val="00B16CC4"/>
    <w:rsid w:val="00B176C2"/>
    <w:rsid w:val="00B17A92"/>
    <w:rsid w:val="00B17D2C"/>
    <w:rsid w:val="00B17DFD"/>
    <w:rsid w:val="00B200BD"/>
    <w:rsid w:val="00B202BA"/>
    <w:rsid w:val="00B20812"/>
    <w:rsid w:val="00B20D61"/>
    <w:rsid w:val="00B20D91"/>
    <w:rsid w:val="00B21EED"/>
    <w:rsid w:val="00B224D1"/>
    <w:rsid w:val="00B232BB"/>
    <w:rsid w:val="00B2393F"/>
    <w:rsid w:val="00B23F1C"/>
    <w:rsid w:val="00B240BB"/>
    <w:rsid w:val="00B2431A"/>
    <w:rsid w:val="00B249BC"/>
    <w:rsid w:val="00B257CE"/>
    <w:rsid w:val="00B26594"/>
    <w:rsid w:val="00B270BB"/>
    <w:rsid w:val="00B27A53"/>
    <w:rsid w:val="00B30642"/>
    <w:rsid w:val="00B30A70"/>
    <w:rsid w:val="00B30B68"/>
    <w:rsid w:val="00B31DD4"/>
    <w:rsid w:val="00B31EF3"/>
    <w:rsid w:val="00B31F20"/>
    <w:rsid w:val="00B32157"/>
    <w:rsid w:val="00B32AE4"/>
    <w:rsid w:val="00B32B97"/>
    <w:rsid w:val="00B33060"/>
    <w:rsid w:val="00B3326A"/>
    <w:rsid w:val="00B33E51"/>
    <w:rsid w:val="00B3444B"/>
    <w:rsid w:val="00B34C38"/>
    <w:rsid w:val="00B34D7B"/>
    <w:rsid w:val="00B34D9D"/>
    <w:rsid w:val="00B34F5D"/>
    <w:rsid w:val="00B35803"/>
    <w:rsid w:val="00B358AD"/>
    <w:rsid w:val="00B36BAD"/>
    <w:rsid w:val="00B36E61"/>
    <w:rsid w:val="00B3762C"/>
    <w:rsid w:val="00B37D5D"/>
    <w:rsid w:val="00B37E35"/>
    <w:rsid w:val="00B4004F"/>
    <w:rsid w:val="00B400DD"/>
    <w:rsid w:val="00B402D6"/>
    <w:rsid w:val="00B4208D"/>
    <w:rsid w:val="00B421BD"/>
    <w:rsid w:val="00B4235F"/>
    <w:rsid w:val="00B429B8"/>
    <w:rsid w:val="00B429E9"/>
    <w:rsid w:val="00B42A16"/>
    <w:rsid w:val="00B4306D"/>
    <w:rsid w:val="00B43677"/>
    <w:rsid w:val="00B43E2B"/>
    <w:rsid w:val="00B44052"/>
    <w:rsid w:val="00B440A9"/>
    <w:rsid w:val="00B4531E"/>
    <w:rsid w:val="00B45468"/>
    <w:rsid w:val="00B456FA"/>
    <w:rsid w:val="00B45932"/>
    <w:rsid w:val="00B46EF5"/>
    <w:rsid w:val="00B47033"/>
    <w:rsid w:val="00B47757"/>
    <w:rsid w:val="00B47785"/>
    <w:rsid w:val="00B47C19"/>
    <w:rsid w:val="00B50330"/>
    <w:rsid w:val="00B50806"/>
    <w:rsid w:val="00B509B7"/>
    <w:rsid w:val="00B51F56"/>
    <w:rsid w:val="00B52158"/>
    <w:rsid w:val="00B5300F"/>
    <w:rsid w:val="00B53933"/>
    <w:rsid w:val="00B53966"/>
    <w:rsid w:val="00B53EB5"/>
    <w:rsid w:val="00B54950"/>
    <w:rsid w:val="00B564B4"/>
    <w:rsid w:val="00B564BB"/>
    <w:rsid w:val="00B565FF"/>
    <w:rsid w:val="00B569E7"/>
    <w:rsid w:val="00B56E81"/>
    <w:rsid w:val="00B56EB3"/>
    <w:rsid w:val="00B56FB7"/>
    <w:rsid w:val="00B579CF"/>
    <w:rsid w:val="00B601E7"/>
    <w:rsid w:val="00B603C3"/>
    <w:rsid w:val="00B6080A"/>
    <w:rsid w:val="00B609D5"/>
    <w:rsid w:val="00B61739"/>
    <w:rsid w:val="00B61949"/>
    <w:rsid w:val="00B62156"/>
    <w:rsid w:val="00B623CE"/>
    <w:rsid w:val="00B62AA6"/>
    <w:rsid w:val="00B62E0F"/>
    <w:rsid w:val="00B63387"/>
    <w:rsid w:val="00B639E5"/>
    <w:rsid w:val="00B64092"/>
    <w:rsid w:val="00B645DD"/>
    <w:rsid w:val="00B64A49"/>
    <w:rsid w:val="00B64D83"/>
    <w:rsid w:val="00B6515F"/>
    <w:rsid w:val="00B65405"/>
    <w:rsid w:val="00B65415"/>
    <w:rsid w:val="00B65570"/>
    <w:rsid w:val="00B65691"/>
    <w:rsid w:val="00B6570A"/>
    <w:rsid w:val="00B65C0A"/>
    <w:rsid w:val="00B65D77"/>
    <w:rsid w:val="00B65FAA"/>
    <w:rsid w:val="00B663C4"/>
    <w:rsid w:val="00B66969"/>
    <w:rsid w:val="00B670FD"/>
    <w:rsid w:val="00B673F5"/>
    <w:rsid w:val="00B6751B"/>
    <w:rsid w:val="00B70E35"/>
    <w:rsid w:val="00B715E1"/>
    <w:rsid w:val="00B71606"/>
    <w:rsid w:val="00B726E3"/>
    <w:rsid w:val="00B72B1B"/>
    <w:rsid w:val="00B73012"/>
    <w:rsid w:val="00B73648"/>
    <w:rsid w:val="00B73732"/>
    <w:rsid w:val="00B73FF4"/>
    <w:rsid w:val="00B74470"/>
    <w:rsid w:val="00B74794"/>
    <w:rsid w:val="00B74D02"/>
    <w:rsid w:val="00B7514C"/>
    <w:rsid w:val="00B752FB"/>
    <w:rsid w:val="00B75F58"/>
    <w:rsid w:val="00B76237"/>
    <w:rsid w:val="00B766F5"/>
    <w:rsid w:val="00B76D5E"/>
    <w:rsid w:val="00B76DF4"/>
    <w:rsid w:val="00B7716B"/>
    <w:rsid w:val="00B777F4"/>
    <w:rsid w:val="00B77A20"/>
    <w:rsid w:val="00B80800"/>
    <w:rsid w:val="00B81035"/>
    <w:rsid w:val="00B81582"/>
    <w:rsid w:val="00B81A55"/>
    <w:rsid w:val="00B822D4"/>
    <w:rsid w:val="00B822D9"/>
    <w:rsid w:val="00B82995"/>
    <w:rsid w:val="00B82FE4"/>
    <w:rsid w:val="00B83B69"/>
    <w:rsid w:val="00B83DEE"/>
    <w:rsid w:val="00B841A6"/>
    <w:rsid w:val="00B841DF"/>
    <w:rsid w:val="00B84B22"/>
    <w:rsid w:val="00B865A5"/>
    <w:rsid w:val="00B86FE9"/>
    <w:rsid w:val="00B87090"/>
    <w:rsid w:val="00B87451"/>
    <w:rsid w:val="00B8772B"/>
    <w:rsid w:val="00B8778D"/>
    <w:rsid w:val="00B87B2C"/>
    <w:rsid w:val="00B87FE0"/>
    <w:rsid w:val="00B90BAD"/>
    <w:rsid w:val="00B911AD"/>
    <w:rsid w:val="00B913CA"/>
    <w:rsid w:val="00B9168C"/>
    <w:rsid w:val="00B91B69"/>
    <w:rsid w:val="00B91D22"/>
    <w:rsid w:val="00B929E1"/>
    <w:rsid w:val="00B92E68"/>
    <w:rsid w:val="00B93570"/>
    <w:rsid w:val="00B9359A"/>
    <w:rsid w:val="00B9398C"/>
    <w:rsid w:val="00B942F6"/>
    <w:rsid w:val="00B94495"/>
    <w:rsid w:val="00B944BE"/>
    <w:rsid w:val="00B94A07"/>
    <w:rsid w:val="00B94C7C"/>
    <w:rsid w:val="00B961D8"/>
    <w:rsid w:val="00B961F9"/>
    <w:rsid w:val="00B96E75"/>
    <w:rsid w:val="00B97B5A"/>
    <w:rsid w:val="00BA03B8"/>
    <w:rsid w:val="00BA06D3"/>
    <w:rsid w:val="00BA06EB"/>
    <w:rsid w:val="00BA0E5C"/>
    <w:rsid w:val="00BA0FAE"/>
    <w:rsid w:val="00BA237C"/>
    <w:rsid w:val="00BA2DDF"/>
    <w:rsid w:val="00BA308F"/>
    <w:rsid w:val="00BA30D5"/>
    <w:rsid w:val="00BA3365"/>
    <w:rsid w:val="00BA33CC"/>
    <w:rsid w:val="00BA3F24"/>
    <w:rsid w:val="00BA3F66"/>
    <w:rsid w:val="00BA41E4"/>
    <w:rsid w:val="00BA433B"/>
    <w:rsid w:val="00BA594C"/>
    <w:rsid w:val="00BA5B52"/>
    <w:rsid w:val="00BA5F1B"/>
    <w:rsid w:val="00BA606B"/>
    <w:rsid w:val="00BA60E3"/>
    <w:rsid w:val="00BA6185"/>
    <w:rsid w:val="00BA677B"/>
    <w:rsid w:val="00BA695D"/>
    <w:rsid w:val="00BA6A39"/>
    <w:rsid w:val="00BB0358"/>
    <w:rsid w:val="00BB03E5"/>
    <w:rsid w:val="00BB0720"/>
    <w:rsid w:val="00BB0B90"/>
    <w:rsid w:val="00BB0D7C"/>
    <w:rsid w:val="00BB0FE3"/>
    <w:rsid w:val="00BB110E"/>
    <w:rsid w:val="00BB1116"/>
    <w:rsid w:val="00BB1130"/>
    <w:rsid w:val="00BB1B0F"/>
    <w:rsid w:val="00BB32D5"/>
    <w:rsid w:val="00BB4524"/>
    <w:rsid w:val="00BB50EA"/>
    <w:rsid w:val="00BB5235"/>
    <w:rsid w:val="00BB5634"/>
    <w:rsid w:val="00BB580A"/>
    <w:rsid w:val="00BB6323"/>
    <w:rsid w:val="00BB674F"/>
    <w:rsid w:val="00BB7344"/>
    <w:rsid w:val="00BB7E4B"/>
    <w:rsid w:val="00BC0157"/>
    <w:rsid w:val="00BC1400"/>
    <w:rsid w:val="00BC1DBD"/>
    <w:rsid w:val="00BC263C"/>
    <w:rsid w:val="00BC2D72"/>
    <w:rsid w:val="00BC32FA"/>
    <w:rsid w:val="00BC58AE"/>
    <w:rsid w:val="00BC59B6"/>
    <w:rsid w:val="00BC5DE0"/>
    <w:rsid w:val="00BC69E3"/>
    <w:rsid w:val="00BC719C"/>
    <w:rsid w:val="00BC72D1"/>
    <w:rsid w:val="00BC7CA0"/>
    <w:rsid w:val="00BC7EB7"/>
    <w:rsid w:val="00BD0EFC"/>
    <w:rsid w:val="00BD3648"/>
    <w:rsid w:val="00BD383B"/>
    <w:rsid w:val="00BD43F9"/>
    <w:rsid w:val="00BD46BA"/>
    <w:rsid w:val="00BD484A"/>
    <w:rsid w:val="00BD544C"/>
    <w:rsid w:val="00BD5AEC"/>
    <w:rsid w:val="00BD7CEB"/>
    <w:rsid w:val="00BD7DBE"/>
    <w:rsid w:val="00BE0B8C"/>
    <w:rsid w:val="00BE0BC8"/>
    <w:rsid w:val="00BE1E44"/>
    <w:rsid w:val="00BE2974"/>
    <w:rsid w:val="00BE2E56"/>
    <w:rsid w:val="00BE411A"/>
    <w:rsid w:val="00BE4591"/>
    <w:rsid w:val="00BE4800"/>
    <w:rsid w:val="00BE4AAD"/>
    <w:rsid w:val="00BE4C8E"/>
    <w:rsid w:val="00BE4F6A"/>
    <w:rsid w:val="00BE519A"/>
    <w:rsid w:val="00BE55A0"/>
    <w:rsid w:val="00BE5CCD"/>
    <w:rsid w:val="00BE5F49"/>
    <w:rsid w:val="00BE669D"/>
    <w:rsid w:val="00BE6D79"/>
    <w:rsid w:val="00BF0A15"/>
    <w:rsid w:val="00BF12BC"/>
    <w:rsid w:val="00BF13B5"/>
    <w:rsid w:val="00BF19CC"/>
    <w:rsid w:val="00BF2F92"/>
    <w:rsid w:val="00BF3632"/>
    <w:rsid w:val="00BF372C"/>
    <w:rsid w:val="00BF3D01"/>
    <w:rsid w:val="00BF465A"/>
    <w:rsid w:val="00BF4A95"/>
    <w:rsid w:val="00BF4B9D"/>
    <w:rsid w:val="00BF4E30"/>
    <w:rsid w:val="00BF4F17"/>
    <w:rsid w:val="00BF4F31"/>
    <w:rsid w:val="00BF5C6F"/>
    <w:rsid w:val="00BF5EC6"/>
    <w:rsid w:val="00BF616A"/>
    <w:rsid w:val="00BF6292"/>
    <w:rsid w:val="00BF62E2"/>
    <w:rsid w:val="00BF789E"/>
    <w:rsid w:val="00C00181"/>
    <w:rsid w:val="00C00302"/>
    <w:rsid w:val="00C00756"/>
    <w:rsid w:val="00C008B1"/>
    <w:rsid w:val="00C014CB"/>
    <w:rsid w:val="00C02465"/>
    <w:rsid w:val="00C02A0F"/>
    <w:rsid w:val="00C02B15"/>
    <w:rsid w:val="00C02BCE"/>
    <w:rsid w:val="00C03662"/>
    <w:rsid w:val="00C03D4C"/>
    <w:rsid w:val="00C03EF4"/>
    <w:rsid w:val="00C04469"/>
    <w:rsid w:val="00C04753"/>
    <w:rsid w:val="00C04C29"/>
    <w:rsid w:val="00C04DA1"/>
    <w:rsid w:val="00C04E5C"/>
    <w:rsid w:val="00C05030"/>
    <w:rsid w:val="00C05F93"/>
    <w:rsid w:val="00C06A28"/>
    <w:rsid w:val="00C06A4C"/>
    <w:rsid w:val="00C06D2F"/>
    <w:rsid w:val="00C07984"/>
    <w:rsid w:val="00C07B2C"/>
    <w:rsid w:val="00C07B8F"/>
    <w:rsid w:val="00C10FD1"/>
    <w:rsid w:val="00C11498"/>
    <w:rsid w:val="00C12E83"/>
    <w:rsid w:val="00C13128"/>
    <w:rsid w:val="00C14874"/>
    <w:rsid w:val="00C14E9B"/>
    <w:rsid w:val="00C14F18"/>
    <w:rsid w:val="00C155B1"/>
    <w:rsid w:val="00C15963"/>
    <w:rsid w:val="00C160F3"/>
    <w:rsid w:val="00C1677A"/>
    <w:rsid w:val="00C16AB7"/>
    <w:rsid w:val="00C16D14"/>
    <w:rsid w:val="00C175E7"/>
    <w:rsid w:val="00C206D0"/>
    <w:rsid w:val="00C20EF1"/>
    <w:rsid w:val="00C21E58"/>
    <w:rsid w:val="00C2365C"/>
    <w:rsid w:val="00C2384B"/>
    <w:rsid w:val="00C23AD6"/>
    <w:rsid w:val="00C23B3F"/>
    <w:rsid w:val="00C23C56"/>
    <w:rsid w:val="00C2466A"/>
    <w:rsid w:val="00C24719"/>
    <w:rsid w:val="00C249B4"/>
    <w:rsid w:val="00C24DC9"/>
    <w:rsid w:val="00C24F6C"/>
    <w:rsid w:val="00C25AB4"/>
    <w:rsid w:val="00C263B1"/>
    <w:rsid w:val="00C26904"/>
    <w:rsid w:val="00C26CFC"/>
    <w:rsid w:val="00C271AA"/>
    <w:rsid w:val="00C2775B"/>
    <w:rsid w:val="00C30BCC"/>
    <w:rsid w:val="00C30C45"/>
    <w:rsid w:val="00C310E9"/>
    <w:rsid w:val="00C313B0"/>
    <w:rsid w:val="00C31622"/>
    <w:rsid w:val="00C32AF5"/>
    <w:rsid w:val="00C32CFF"/>
    <w:rsid w:val="00C33915"/>
    <w:rsid w:val="00C33A08"/>
    <w:rsid w:val="00C33C51"/>
    <w:rsid w:val="00C33CC9"/>
    <w:rsid w:val="00C33F3F"/>
    <w:rsid w:val="00C33FC4"/>
    <w:rsid w:val="00C342F7"/>
    <w:rsid w:val="00C345A0"/>
    <w:rsid w:val="00C34744"/>
    <w:rsid w:val="00C35117"/>
    <w:rsid w:val="00C3566E"/>
    <w:rsid w:val="00C35919"/>
    <w:rsid w:val="00C3665F"/>
    <w:rsid w:val="00C36DA3"/>
    <w:rsid w:val="00C3736A"/>
    <w:rsid w:val="00C37A1D"/>
    <w:rsid w:val="00C37A5D"/>
    <w:rsid w:val="00C403BC"/>
    <w:rsid w:val="00C4064F"/>
    <w:rsid w:val="00C40E32"/>
    <w:rsid w:val="00C421DF"/>
    <w:rsid w:val="00C42276"/>
    <w:rsid w:val="00C42F76"/>
    <w:rsid w:val="00C435D9"/>
    <w:rsid w:val="00C441F2"/>
    <w:rsid w:val="00C443BE"/>
    <w:rsid w:val="00C449E8"/>
    <w:rsid w:val="00C44EBC"/>
    <w:rsid w:val="00C44F33"/>
    <w:rsid w:val="00C4730E"/>
    <w:rsid w:val="00C5040A"/>
    <w:rsid w:val="00C51F82"/>
    <w:rsid w:val="00C52258"/>
    <w:rsid w:val="00C5257F"/>
    <w:rsid w:val="00C52A0F"/>
    <w:rsid w:val="00C53563"/>
    <w:rsid w:val="00C537CF"/>
    <w:rsid w:val="00C54197"/>
    <w:rsid w:val="00C5419B"/>
    <w:rsid w:val="00C5469C"/>
    <w:rsid w:val="00C556FD"/>
    <w:rsid w:val="00C55792"/>
    <w:rsid w:val="00C557FB"/>
    <w:rsid w:val="00C55D92"/>
    <w:rsid w:val="00C56089"/>
    <w:rsid w:val="00C560DE"/>
    <w:rsid w:val="00C5649C"/>
    <w:rsid w:val="00C566E2"/>
    <w:rsid w:val="00C56934"/>
    <w:rsid w:val="00C56DBD"/>
    <w:rsid w:val="00C5707B"/>
    <w:rsid w:val="00C6062D"/>
    <w:rsid w:val="00C60998"/>
    <w:rsid w:val="00C60AE1"/>
    <w:rsid w:val="00C60BCC"/>
    <w:rsid w:val="00C61033"/>
    <w:rsid w:val="00C61086"/>
    <w:rsid w:val="00C61560"/>
    <w:rsid w:val="00C61CB6"/>
    <w:rsid w:val="00C61D1A"/>
    <w:rsid w:val="00C62229"/>
    <w:rsid w:val="00C63922"/>
    <w:rsid w:val="00C63EEA"/>
    <w:rsid w:val="00C64369"/>
    <w:rsid w:val="00C643DE"/>
    <w:rsid w:val="00C648E1"/>
    <w:rsid w:val="00C64B10"/>
    <w:rsid w:val="00C64B17"/>
    <w:rsid w:val="00C65EA8"/>
    <w:rsid w:val="00C66048"/>
    <w:rsid w:val="00C66C26"/>
    <w:rsid w:val="00C66ED0"/>
    <w:rsid w:val="00C672C9"/>
    <w:rsid w:val="00C675AB"/>
    <w:rsid w:val="00C6789E"/>
    <w:rsid w:val="00C67AFB"/>
    <w:rsid w:val="00C70053"/>
    <w:rsid w:val="00C7005C"/>
    <w:rsid w:val="00C70885"/>
    <w:rsid w:val="00C70FB9"/>
    <w:rsid w:val="00C71E9F"/>
    <w:rsid w:val="00C71ECD"/>
    <w:rsid w:val="00C72159"/>
    <w:rsid w:val="00C727E2"/>
    <w:rsid w:val="00C72CE2"/>
    <w:rsid w:val="00C72DC8"/>
    <w:rsid w:val="00C73ABA"/>
    <w:rsid w:val="00C747DC"/>
    <w:rsid w:val="00C74C6B"/>
    <w:rsid w:val="00C759BA"/>
    <w:rsid w:val="00C75A95"/>
    <w:rsid w:val="00C75F64"/>
    <w:rsid w:val="00C76256"/>
    <w:rsid w:val="00C763E0"/>
    <w:rsid w:val="00C76CFD"/>
    <w:rsid w:val="00C77744"/>
    <w:rsid w:val="00C77E1C"/>
    <w:rsid w:val="00C8102A"/>
    <w:rsid w:val="00C811AF"/>
    <w:rsid w:val="00C81950"/>
    <w:rsid w:val="00C822A5"/>
    <w:rsid w:val="00C8269D"/>
    <w:rsid w:val="00C82E24"/>
    <w:rsid w:val="00C830C9"/>
    <w:rsid w:val="00C832D5"/>
    <w:rsid w:val="00C8335D"/>
    <w:rsid w:val="00C8347C"/>
    <w:rsid w:val="00C83C1F"/>
    <w:rsid w:val="00C83E06"/>
    <w:rsid w:val="00C841E6"/>
    <w:rsid w:val="00C85327"/>
    <w:rsid w:val="00C85609"/>
    <w:rsid w:val="00C85762"/>
    <w:rsid w:val="00C85917"/>
    <w:rsid w:val="00C859C5"/>
    <w:rsid w:val="00C86092"/>
    <w:rsid w:val="00C860FD"/>
    <w:rsid w:val="00C86287"/>
    <w:rsid w:val="00C86375"/>
    <w:rsid w:val="00C868F6"/>
    <w:rsid w:val="00C875C1"/>
    <w:rsid w:val="00C87964"/>
    <w:rsid w:val="00C87AC1"/>
    <w:rsid w:val="00C87CCD"/>
    <w:rsid w:val="00C901F5"/>
    <w:rsid w:val="00C90EAE"/>
    <w:rsid w:val="00C90EDF"/>
    <w:rsid w:val="00C90FB7"/>
    <w:rsid w:val="00C918CE"/>
    <w:rsid w:val="00C91E68"/>
    <w:rsid w:val="00C922AA"/>
    <w:rsid w:val="00C9242A"/>
    <w:rsid w:val="00C927FA"/>
    <w:rsid w:val="00C92864"/>
    <w:rsid w:val="00C933AC"/>
    <w:rsid w:val="00C93A97"/>
    <w:rsid w:val="00C93ED1"/>
    <w:rsid w:val="00C93FAA"/>
    <w:rsid w:val="00C94198"/>
    <w:rsid w:val="00C947A9"/>
    <w:rsid w:val="00C94A53"/>
    <w:rsid w:val="00C952F4"/>
    <w:rsid w:val="00C954B4"/>
    <w:rsid w:val="00C9556D"/>
    <w:rsid w:val="00C95F8A"/>
    <w:rsid w:val="00C968AF"/>
    <w:rsid w:val="00C97D08"/>
    <w:rsid w:val="00C97DC6"/>
    <w:rsid w:val="00C97FDF"/>
    <w:rsid w:val="00CA0245"/>
    <w:rsid w:val="00CA0A1F"/>
    <w:rsid w:val="00CA202D"/>
    <w:rsid w:val="00CA2911"/>
    <w:rsid w:val="00CA2CB4"/>
    <w:rsid w:val="00CA3086"/>
    <w:rsid w:val="00CA309D"/>
    <w:rsid w:val="00CA4190"/>
    <w:rsid w:val="00CA55C6"/>
    <w:rsid w:val="00CA578C"/>
    <w:rsid w:val="00CA5921"/>
    <w:rsid w:val="00CA6C35"/>
    <w:rsid w:val="00CA71A7"/>
    <w:rsid w:val="00CA7837"/>
    <w:rsid w:val="00CB0AB9"/>
    <w:rsid w:val="00CB0BDC"/>
    <w:rsid w:val="00CB0E23"/>
    <w:rsid w:val="00CB15BB"/>
    <w:rsid w:val="00CB3972"/>
    <w:rsid w:val="00CB4421"/>
    <w:rsid w:val="00CB48BB"/>
    <w:rsid w:val="00CB4C78"/>
    <w:rsid w:val="00CB6779"/>
    <w:rsid w:val="00CB6C7A"/>
    <w:rsid w:val="00CB6CB9"/>
    <w:rsid w:val="00CB706A"/>
    <w:rsid w:val="00CB7432"/>
    <w:rsid w:val="00CB750B"/>
    <w:rsid w:val="00CB7FDC"/>
    <w:rsid w:val="00CC042E"/>
    <w:rsid w:val="00CC0567"/>
    <w:rsid w:val="00CC0B66"/>
    <w:rsid w:val="00CC249A"/>
    <w:rsid w:val="00CC2979"/>
    <w:rsid w:val="00CC2B28"/>
    <w:rsid w:val="00CC2CC8"/>
    <w:rsid w:val="00CC38D2"/>
    <w:rsid w:val="00CC3A15"/>
    <w:rsid w:val="00CC3EE8"/>
    <w:rsid w:val="00CC404F"/>
    <w:rsid w:val="00CC419D"/>
    <w:rsid w:val="00CC42A0"/>
    <w:rsid w:val="00CC442C"/>
    <w:rsid w:val="00CC61D4"/>
    <w:rsid w:val="00CC6C01"/>
    <w:rsid w:val="00CC7536"/>
    <w:rsid w:val="00CC76EC"/>
    <w:rsid w:val="00CC78C2"/>
    <w:rsid w:val="00CD0C1B"/>
    <w:rsid w:val="00CD0EF7"/>
    <w:rsid w:val="00CD2462"/>
    <w:rsid w:val="00CD2AAC"/>
    <w:rsid w:val="00CD35D9"/>
    <w:rsid w:val="00CD371B"/>
    <w:rsid w:val="00CD40A7"/>
    <w:rsid w:val="00CD5B51"/>
    <w:rsid w:val="00CD5BD5"/>
    <w:rsid w:val="00CD5CB7"/>
    <w:rsid w:val="00CD5FBB"/>
    <w:rsid w:val="00CD617E"/>
    <w:rsid w:val="00CD70EE"/>
    <w:rsid w:val="00CD7B7E"/>
    <w:rsid w:val="00CD7BF9"/>
    <w:rsid w:val="00CD7CEE"/>
    <w:rsid w:val="00CD7E05"/>
    <w:rsid w:val="00CE03C9"/>
    <w:rsid w:val="00CE0653"/>
    <w:rsid w:val="00CE0F1B"/>
    <w:rsid w:val="00CE25DF"/>
    <w:rsid w:val="00CE36B6"/>
    <w:rsid w:val="00CE399D"/>
    <w:rsid w:val="00CE39E2"/>
    <w:rsid w:val="00CE3C35"/>
    <w:rsid w:val="00CE3FAE"/>
    <w:rsid w:val="00CE4AB0"/>
    <w:rsid w:val="00CE4E44"/>
    <w:rsid w:val="00CE4F66"/>
    <w:rsid w:val="00CE5210"/>
    <w:rsid w:val="00CE5B10"/>
    <w:rsid w:val="00CE5F56"/>
    <w:rsid w:val="00CE6A4B"/>
    <w:rsid w:val="00CE6BB2"/>
    <w:rsid w:val="00CE7026"/>
    <w:rsid w:val="00CE7040"/>
    <w:rsid w:val="00CE71C9"/>
    <w:rsid w:val="00CF02D3"/>
    <w:rsid w:val="00CF1139"/>
    <w:rsid w:val="00CF1198"/>
    <w:rsid w:val="00CF18AF"/>
    <w:rsid w:val="00CF1A40"/>
    <w:rsid w:val="00CF21E6"/>
    <w:rsid w:val="00CF2902"/>
    <w:rsid w:val="00CF2D14"/>
    <w:rsid w:val="00CF2D36"/>
    <w:rsid w:val="00CF3E6D"/>
    <w:rsid w:val="00CF45F5"/>
    <w:rsid w:val="00CF4926"/>
    <w:rsid w:val="00CF4A67"/>
    <w:rsid w:val="00CF4F6C"/>
    <w:rsid w:val="00CF536C"/>
    <w:rsid w:val="00CF571F"/>
    <w:rsid w:val="00CF5B29"/>
    <w:rsid w:val="00CF62F2"/>
    <w:rsid w:val="00CF662F"/>
    <w:rsid w:val="00CF6AA3"/>
    <w:rsid w:val="00CF6C69"/>
    <w:rsid w:val="00CF74A0"/>
    <w:rsid w:val="00CF771C"/>
    <w:rsid w:val="00CF7C6A"/>
    <w:rsid w:val="00D002CB"/>
    <w:rsid w:val="00D0073D"/>
    <w:rsid w:val="00D007C4"/>
    <w:rsid w:val="00D008F3"/>
    <w:rsid w:val="00D00D78"/>
    <w:rsid w:val="00D02151"/>
    <w:rsid w:val="00D024A3"/>
    <w:rsid w:val="00D028EB"/>
    <w:rsid w:val="00D02E04"/>
    <w:rsid w:val="00D03E33"/>
    <w:rsid w:val="00D04484"/>
    <w:rsid w:val="00D04734"/>
    <w:rsid w:val="00D051FC"/>
    <w:rsid w:val="00D05322"/>
    <w:rsid w:val="00D053A9"/>
    <w:rsid w:val="00D055A0"/>
    <w:rsid w:val="00D057C3"/>
    <w:rsid w:val="00D061F0"/>
    <w:rsid w:val="00D062DC"/>
    <w:rsid w:val="00D073DA"/>
    <w:rsid w:val="00D07979"/>
    <w:rsid w:val="00D10F97"/>
    <w:rsid w:val="00D11002"/>
    <w:rsid w:val="00D1136F"/>
    <w:rsid w:val="00D11593"/>
    <w:rsid w:val="00D12243"/>
    <w:rsid w:val="00D12C0A"/>
    <w:rsid w:val="00D14361"/>
    <w:rsid w:val="00D147DB"/>
    <w:rsid w:val="00D14CF7"/>
    <w:rsid w:val="00D15BD3"/>
    <w:rsid w:val="00D17537"/>
    <w:rsid w:val="00D17658"/>
    <w:rsid w:val="00D2066E"/>
    <w:rsid w:val="00D2094D"/>
    <w:rsid w:val="00D20C22"/>
    <w:rsid w:val="00D21913"/>
    <w:rsid w:val="00D219FF"/>
    <w:rsid w:val="00D2265A"/>
    <w:rsid w:val="00D22713"/>
    <w:rsid w:val="00D22ECB"/>
    <w:rsid w:val="00D233AC"/>
    <w:rsid w:val="00D24E65"/>
    <w:rsid w:val="00D24F57"/>
    <w:rsid w:val="00D24F7E"/>
    <w:rsid w:val="00D2515B"/>
    <w:rsid w:val="00D263A5"/>
    <w:rsid w:val="00D26F04"/>
    <w:rsid w:val="00D30A83"/>
    <w:rsid w:val="00D31210"/>
    <w:rsid w:val="00D313D0"/>
    <w:rsid w:val="00D333F1"/>
    <w:rsid w:val="00D33597"/>
    <w:rsid w:val="00D339DC"/>
    <w:rsid w:val="00D33EFF"/>
    <w:rsid w:val="00D34C01"/>
    <w:rsid w:val="00D35158"/>
    <w:rsid w:val="00D36024"/>
    <w:rsid w:val="00D36199"/>
    <w:rsid w:val="00D362DC"/>
    <w:rsid w:val="00D36CCC"/>
    <w:rsid w:val="00D379CB"/>
    <w:rsid w:val="00D37C83"/>
    <w:rsid w:val="00D40470"/>
    <w:rsid w:val="00D40583"/>
    <w:rsid w:val="00D405F8"/>
    <w:rsid w:val="00D40616"/>
    <w:rsid w:val="00D40A06"/>
    <w:rsid w:val="00D41278"/>
    <w:rsid w:val="00D41446"/>
    <w:rsid w:val="00D41FA3"/>
    <w:rsid w:val="00D4280B"/>
    <w:rsid w:val="00D42BDE"/>
    <w:rsid w:val="00D42EF9"/>
    <w:rsid w:val="00D43399"/>
    <w:rsid w:val="00D438D6"/>
    <w:rsid w:val="00D445AB"/>
    <w:rsid w:val="00D4500E"/>
    <w:rsid w:val="00D45232"/>
    <w:rsid w:val="00D455FD"/>
    <w:rsid w:val="00D45845"/>
    <w:rsid w:val="00D4619B"/>
    <w:rsid w:val="00D464A4"/>
    <w:rsid w:val="00D46E42"/>
    <w:rsid w:val="00D46E88"/>
    <w:rsid w:val="00D4729C"/>
    <w:rsid w:val="00D472A7"/>
    <w:rsid w:val="00D473DA"/>
    <w:rsid w:val="00D508E5"/>
    <w:rsid w:val="00D50A0F"/>
    <w:rsid w:val="00D51199"/>
    <w:rsid w:val="00D51A4D"/>
    <w:rsid w:val="00D51BA3"/>
    <w:rsid w:val="00D51E14"/>
    <w:rsid w:val="00D523E8"/>
    <w:rsid w:val="00D52930"/>
    <w:rsid w:val="00D52FF5"/>
    <w:rsid w:val="00D53B45"/>
    <w:rsid w:val="00D53C59"/>
    <w:rsid w:val="00D53E2A"/>
    <w:rsid w:val="00D53E76"/>
    <w:rsid w:val="00D5442C"/>
    <w:rsid w:val="00D54CDA"/>
    <w:rsid w:val="00D54EE3"/>
    <w:rsid w:val="00D55778"/>
    <w:rsid w:val="00D55A79"/>
    <w:rsid w:val="00D562EC"/>
    <w:rsid w:val="00D565D5"/>
    <w:rsid w:val="00D5667D"/>
    <w:rsid w:val="00D5683E"/>
    <w:rsid w:val="00D56990"/>
    <w:rsid w:val="00D57697"/>
    <w:rsid w:val="00D577BA"/>
    <w:rsid w:val="00D60B8F"/>
    <w:rsid w:val="00D611EC"/>
    <w:rsid w:val="00D618A2"/>
    <w:rsid w:val="00D61F1D"/>
    <w:rsid w:val="00D626A0"/>
    <w:rsid w:val="00D629CE"/>
    <w:rsid w:val="00D62AD4"/>
    <w:rsid w:val="00D62E23"/>
    <w:rsid w:val="00D63972"/>
    <w:rsid w:val="00D63CB9"/>
    <w:rsid w:val="00D647D6"/>
    <w:rsid w:val="00D64801"/>
    <w:rsid w:val="00D6762A"/>
    <w:rsid w:val="00D678F0"/>
    <w:rsid w:val="00D67916"/>
    <w:rsid w:val="00D67944"/>
    <w:rsid w:val="00D679D9"/>
    <w:rsid w:val="00D67FF6"/>
    <w:rsid w:val="00D700D0"/>
    <w:rsid w:val="00D70A81"/>
    <w:rsid w:val="00D70E17"/>
    <w:rsid w:val="00D713B4"/>
    <w:rsid w:val="00D71AA1"/>
    <w:rsid w:val="00D728D5"/>
    <w:rsid w:val="00D739DB"/>
    <w:rsid w:val="00D73C65"/>
    <w:rsid w:val="00D73E23"/>
    <w:rsid w:val="00D74B39"/>
    <w:rsid w:val="00D74F0B"/>
    <w:rsid w:val="00D75066"/>
    <w:rsid w:val="00D75672"/>
    <w:rsid w:val="00D76832"/>
    <w:rsid w:val="00D76A76"/>
    <w:rsid w:val="00D77041"/>
    <w:rsid w:val="00D8013F"/>
    <w:rsid w:val="00D8098F"/>
    <w:rsid w:val="00D81151"/>
    <w:rsid w:val="00D82151"/>
    <w:rsid w:val="00D822A9"/>
    <w:rsid w:val="00D825F3"/>
    <w:rsid w:val="00D82A99"/>
    <w:rsid w:val="00D835D5"/>
    <w:rsid w:val="00D83614"/>
    <w:rsid w:val="00D836CB"/>
    <w:rsid w:val="00D83951"/>
    <w:rsid w:val="00D83AE9"/>
    <w:rsid w:val="00D840CD"/>
    <w:rsid w:val="00D841A3"/>
    <w:rsid w:val="00D8444B"/>
    <w:rsid w:val="00D854FF"/>
    <w:rsid w:val="00D85C23"/>
    <w:rsid w:val="00D860FF"/>
    <w:rsid w:val="00D8693F"/>
    <w:rsid w:val="00D87552"/>
    <w:rsid w:val="00D87E27"/>
    <w:rsid w:val="00D9078C"/>
    <w:rsid w:val="00D92284"/>
    <w:rsid w:val="00D92498"/>
    <w:rsid w:val="00D92588"/>
    <w:rsid w:val="00D929DB"/>
    <w:rsid w:val="00D9353F"/>
    <w:rsid w:val="00D94B2E"/>
    <w:rsid w:val="00D9564A"/>
    <w:rsid w:val="00D95677"/>
    <w:rsid w:val="00D95D76"/>
    <w:rsid w:val="00D95EB3"/>
    <w:rsid w:val="00D95ECA"/>
    <w:rsid w:val="00D96576"/>
    <w:rsid w:val="00D96618"/>
    <w:rsid w:val="00D9669B"/>
    <w:rsid w:val="00D96CE2"/>
    <w:rsid w:val="00DA0102"/>
    <w:rsid w:val="00DA103C"/>
    <w:rsid w:val="00DA14BB"/>
    <w:rsid w:val="00DA209B"/>
    <w:rsid w:val="00DA2B27"/>
    <w:rsid w:val="00DA2D16"/>
    <w:rsid w:val="00DA2FF2"/>
    <w:rsid w:val="00DA3275"/>
    <w:rsid w:val="00DA3644"/>
    <w:rsid w:val="00DA375D"/>
    <w:rsid w:val="00DA3B65"/>
    <w:rsid w:val="00DA4518"/>
    <w:rsid w:val="00DA4AEF"/>
    <w:rsid w:val="00DA4CC2"/>
    <w:rsid w:val="00DA517D"/>
    <w:rsid w:val="00DA5380"/>
    <w:rsid w:val="00DA57BE"/>
    <w:rsid w:val="00DA5A75"/>
    <w:rsid w:val="00DA6799"/>
    <w:rsid w:val="00DA7100"/>
    <w:rsid w:val="00DA7832"/>
    <w:rsid w:val="00DA7A14"/>
    <w:rsid w:val="00DB10D8"/>
    <w:rsid w:val="00DB1299"/>
    <w:rsid w:val="00DB182F"/>
    <w:rsid w:val="00DB2825"/>
    <w:rsid w:val="00DB2D89"/>
    <w:rsid w:val="00DB2E01"/>
    <w:rsid w:val="00DB33EA"/>
    <w:rsid w:val="00DB467C"/>
    <w:rsid w:val="00DB4794"/>
    <w:rsid w:val="00DB4C09"/>
    <w:rsid w:val="00DB4EBC"/>
    <w:rsid w:val="00DB52C3"/>
    <w:rsid w:val="00DB5546"/>
    <w:rsid w:val="00DB59E8"/>
    <w:rsid w:val="00DB6EE3"/>
    <w:rsid w:val="00DB7259"/>
    <w:rsid w:val="00DB7797"/>
    <w:rsid w:val="00DB7A78"/>
    <w:rsid w:val="00DB7F62"/>
    <w:rsid w:val="00DC0174"/>
    <w:rsid w:val="00DC09DF"/>
    <w:rsid w:val="00DC0A42"/>
    <w:rsid w:val="00DC1151"/>
    <w:rsid w:val="00DC1577"/>
    <w:rsid w:val="00DC16F1"/>
    <w:rsid w:val="00DC1724"/>
    <w:rsid w:val="00DC1C4C"/>
    <w:rsid w:val="00DC23D8"/>
    <w:rsid w:val="00DC29CE"/>
    <w:rsid w:val="00DC2B38"/>
    <w:rsid w:val="00DC2C71"/>
    <w:rsid w:val="00DC2CD0"/>
    <w:rsid w:val="00DC30DF"/>
    <w:rsid w:val="00DC3669"/>
    <w:rsid w:val="00DC3744"/>
    <w:rsid w:val="00DC3D5A"/>
    <w:rsid w:val="00DC41F2"/>
    <w:rsid w:val="00DC45DE"/>
    <w:rsid w:val="00DC48E3"/>
    <w:rsid w:val="00DC5479"/>
    <w:rsid w:val="00DC5718"/>
    <w:rsid w:val="00DC5BC6"/>
    <w:rsid w:val="00DC622D"/>
    <w:rsid w:val="00DC6289"/>
    <w:rsid w:val="00DC6311"/>
    <w:rsid w:val="00DC63E1"/>
    <w:rsid w:val="00DC6878"/>
    <w:rsid w:val="00DC7267"/>
    <w:rsid w:val="00DC7414"/>
    <w:rsid w:val="00DC7599"/>
    <w:rsid w:val="00DC7B3C"/>
    <w:rsid w:val="00DC7D77"/>
    <w:rsid w:val="00DC7DC9"/>
    <w:rsid w:val="00DC7EE5"/>
    <w:rsid w:val="00DD0387"/>
    <w:rsid w:val="00DD0D0A"/>
    <w:rsid w:val="00DD1193"/>
    <w:rsid w:val="00DD2BEC"/>
    <w:rsid w:val="00DD2E14"/>
    <w:rsid w:val="00DD3237"/>
    <w:rsid w:val="00DD3609"/>
    <w:rsid w:val="00DD3AAF"/>
    <w:rsid w:val="00DD3AFD"/>
    <w:rsid w:val="00DD3C96"/>
    <w:rsid w:val="00DD4002"/>
    <w:rsid w:val="00DD431A"/>
    <w:rsid w:val="00DD46A2"/>
    <w:rsid w:val="00DD4737"/>
    <w:rsid w:val="00DD4AF5"/>
    <w:rsid w:val="00DD4F10"/>
    <w:rsid w:val="00DD52ED"/>
    <w:rsid w:val="00DD5532"/>
    <w:rsid w:val="00DD5E31"/>
    <w:rsid w:val="00DD674A"/>
    <w:rsid w:val="00DD675D"/>
    <w:rsid w:val="00DD69DA"/>
    <w:rsid w:val="00DD6FA2"/>
    <w:rsid w:val="00DD7445"/>
    <w:rsid w:val="00DD75E9"/>
    <w:rsid w:val="00DD768F"/>
    <w:rsid w:val="00DD78A7"/>
    <w:rsid w:val="00DE0222"/>
    <w:rsid w:val="00DE170E"/>
    <w:rsid w:val="00DE204F"/>
    <w:rsid w:val="00DE206F"/>
    <w:rsid w:val="00DE21A4"/>
    <w:rsid w:val="00DE2395"/>
    <w:rsid w:val="00DE37F7"/>
    <w:rsid w:val="00DE3B9A"/>
    <w:rsid w:val="00DE4297"/>
    <w:rsid w:val="00DE51DF"/>
    <w:rsid w:val="00DE5CA6"/>
    <w:rsid w:val="00DE61AC"/>
    <w:rsid w:val="00DE653E"/>
    <w:rsid w:val="00DE6CA6"/>
    <w:rsid w:val="00DE719F"/>
    <w:rsid w:val="00DE7661"/>
    <w:rsid w:val="00DE7A1E"/>
    <w:rsid w:val="00DE7DBC"/>
    <w:rsid w:val="00DF07C2"/>
    <w:rsid w:val="00DF0B0E"/>
    <w:rsid w:val="00DF17A5"/>
    <w:rsid w:val="00DF1850"/>
    <w:rsid w:val="00DF200F"/>
    <w:rsid w:val="00DF2113"/>
    <w:rsid w:val="00DF2BDD"/>
    <w:rsid w:val="00DF2F5B"/>
    <w:rsid w:val="00DF3027"/>
    <w:rsid w:val="00DF32EB"/>
    <w:rsid w:val="00DF33DF"/>
    <w:rsid w:val="00DF3838"/>
    <w:rsid w:val="00DF417A"/>
    <w:rsid w:val="00DF46A4"/>
    <w:rsid w:val="00DF477A"/>
    <w:rsid w:val="00DF4A5B"/>
    <w:rsid w:val="00DF4AA8"/>
    <w:rsid w:val="00DF4D0A"/>
    <w:rsid w:val="00DF4F75"/>
    <w:rsid w:val="00DF54B9"/>
    <w:rsid w:val="00DF57BE"/>
    <w:rsid w:val="00DF5936"/>
    <w:rsid w:val="00DF5C5E"/>
    <w:rsid w:val="00DF5E69"/>
    <w:rsid w:val="00DF5E95"/>
    <w:rsid w:val="00DF5F16"/>
    <w:rsid w:val="00DF62FE"/>
    <w:rsid w:val="00DF6521"/>
    <w:rsid w:val="00DF69B4"/>
    <w:rsid w:val="00DF6E44"/>
    <w:rsid w:val="00DF70FA"/>
    <w:rsid w:val="00E01E7A"/>
    <w:rsid w:val="00E01FAD"/>
    <w:rsid w:val="00E02119"/>
    <w:rsid w:val="00E02284"/>
    <w:rsid w:val="00E03DCF"/>
    <w:rsid w:val="00E03FB2"/>
    <w:rsid w:val="00E043D6"/>
    <w:rsid w:val="00E05A47"/>
    <w:rsid w:val="00E05C45"/>
    <w:rsid w:val="00E068E7"/>
    <w:rsid w:val="00E069B6"/>
    <w:rsid w:val="00E06A98"/>
    <w:rsid w:val="00E071A6"/>
    <w:rsid w:val="00E07287"/>
    <w:rsid w:val="00E07484"/>
    <w:rsid w:val="00E0776D"/>
    <w:rsid w:val="00E10855"/>
    <w:rsid w:val="00E12353"/>
    <w:rsid w:val="00E128DF"/>
    <w:rsid w:val="00E12FC4"/>
    <w:rsid w:val="00E13CCF"/>
    <w:rsid w:val="00E13E0C"/>
    <w:rsid w:val="00E13F77"/>
    <w:rsid w:val="00E14547"/>
    <w:rsid w:val="00E14784"/>
    <w:rsid w:val="00E14AFB"/>
    <w:rsid w:val="00E15777"/>
    <w:rsid w:val="00E16349"/>
    <w:rsid w:val="00E16924"/>
    <w:rsid w:val="00E17357"/>
    <w:rsid w:val="00E173A0"/>
    <w:rsid w:val="00E17790"/>
    <w:rsid w:val="00E17C6E"/>
    <w:rsid w:val="00E2038D"/>
    <w:rsid w:val="00E21138"/>
    <w:rsid w:val="00E21458"/>
    <w:rsid w:val="00E21A91"/>
    <w:rsid w:val="00E21EA1"/>
    <w:rsid w:val="00E238DB"/>
    <w:rsid w:val="00E23AA5"/>
    <w:rsid w:val="00E23AE4"/>
    <w:rsid w:val="00E23C70"/>
    <w:rsid w:val="00E24577"/>
    <w:rsid w:val="00E248D6"/>
    <w:rsid w:val="00E249EA"/>
    <w:rsid w:val="00E24E2B"/>
    <w:rsid w:val="00E25B28"/>
    <w:rsid w:val="00E26487"/>
    <w:rsid w:val="00E264F5"/>
    <w:rsid w:val="00E26DFF"/>
    <w:rsid w:val="00E27557"/>
    <w:rsid w:val="00E276B0"/>
    <w:rsid w:val="00E27ACE"/>
    <w:rsid w:val="00E27E46"/>
    <w:rsid w:val="00E27E7C"/>
    <w:rsid w:val="00E27FF8"/>
    <w:rsid w:val="00E30536"/>
    <w:rsid w:val="00E30BC4"/>
    <w:rsid w:val="00E30C68"/>
    <w:rsid w:val="00E31193"/>
    <w:rsid w:val="00E31438"/>
    <w:rsid w:val="00E31EAA"/>
    <w:rsid w:val="00E323A6"/>
    <w:rsid w:val="00E326FC"/>
    <w:rsid w:val="00E326FD"/>
    <w:rsid w:val="00E33866"/>
    <w:rsid w:val="00E341E7"/>
    <w:rsid w:val="00E347B6"/>
    <w:rsid w:val="00E34800"/>
    <w:rsid w:val="00E34888"/>
    <w:rsid w:val="00E34C16"/>
    <w:rsid w:val="00E35EEB"/>
    <w:rsid w:val="00E35FC7"/>
    <w:rsid w:val="00E368DD"/>
    <w:rsid w:val="00E37022"/>
    <w:rsid w:val="00E3728E"/>
    <w:rsid w:val="00E373EA"/>
    <w:rsid w:val="00E37EA1"/>
    <w:rsid w:val="00E37F1A"/>
    <w:rsid w:val="00E41C7E"/>
    <w:rsid w:val="00E42AB8"/>
    <w:rsid w:val="00E43118"/>
    <w:rsid w:val="00E433F6"/>
    <w:rsid w:val="00E4342F"/>
    <w:rsid w:val="00E44462"/>
    <w:rsid w:val="00E44875"/>
    <w:rsid w:val="00E44B68"/>
    <w:rsid w:val="00E44D31"/>
    <w:rsid w:val="00E44DD5"/>
    <w:rsid w:val="00E44F98"/>
    <w:rsid w:val="00E450E4"/>
    <w:rsid w:val="00E452AA"/>
    <w:rsid w:val="00E45356"/>
    <w:rsid w:val="00E4539A"/>
    <w:rsid w:val="00E455DE"/>
    <w:rsid w:val="00E45B1D"/>
    <w:rsid w:val="00E46097"/>
    <w:rsid w:val="00E46BA3"/>
    <w:rsid w:val="00E47189"/>
    <w:rsid w:val="00E50143"/>
    <w:rsid w:val="00E5040B"/>
    <w:rsid w:val="00E507EF"/>
    <w:rsid w:val="00E51F4C"/>
    <w:rsid w:val="00E527E4"/>
    <w:rsid w:val="00E5448C"/>
    <w:rsid w:val="00E5455B"/>
    <w:rsid w:val="00E54C6F"/>
    <w:rsid w:val="00E54EB5"/>
    <w:rsid w:val="00E5535F"/>
    <w:rsid w:val="00E55D7C"/>
    <w:rsid w:val="00E565E5"/>
    <w:rsid w:val="00E5704D"/>
    <w:rsid w:val="00E5766E"/>
    <w:rsid w:val="00E6084C"/>
    <w:rsid w:val="00E61234"/>
    <w:rsid w:val="00E614AD"/>
    <w:rsid w:val="00E616F9"/>
    <w:rsid w:val="00E61B05"/>
    <w:rsid w:val="00E622F0"/>
    <w:rsid w:val="00E62492"/>
    <w:rsid w:val="00E63014"/>
    <w:rsid w:val="00E63E4F"/>
    <w:rsid w:val="00E644B4"/>
    <w:rsid w:val="00E647C6"/>
    <w:rsid w:val="00E64A4A"/>
    <w:rsid w:val="00E64B37"/>
    <w:rsid w:val="00E64EFA"/>
    <w:rsid w:val="00E656FC"/>
    <w:rsid w:val="00E658E0"/>
    <w:rsid w:val="00E6697A"/>
    <w:rsid w:val="00E6718C"/>
    <w:rsid w:val="00E673CA"/>
    <w:rsid w:val="00E7054F"/>
    <w:rsid w:val="00E71556"/>
    <w:rsid w:val="00E72B2B"/>
    <w:rsid w:val="00E72C9C"/>
    <w:rsid w:val="00E73258"/>
    <w:rsid w:val="00E736A8"/>
    <w:rsid w:val="00E7432C"/>
    <w:rsid w:val="00E744CD"/>
    <w:rsid w:val="00E74814"/>
    <w:rsid w:val="00E74909"/>
    <w:rsid w:val="00E75706"/>
    <w:rsid w:val="00E75BCB"/>
    <w:rsid w:val="00E76441"/>
    <w:rsid w:val="00E769B1"/>
    <w:rsid w:val="00E770BD"/>
    <w:rsid w:val="00E77258"/>
    <w:rsid w:val="00E77E07"/>
    <w:rsid w:val="00E81456"/>
    <w:rsid w:val="00E81AD5"/>
    <w:rsid w:val="00E8207E"/>
    <w:rsid w:val="00E823D1"/>
    <w:rsid w:val="00E824FA"/>
    <w:rsid w:val="00E82711"/>
    <w:rsid w:val="00E82E40"/>
    <w:rsid w:val="00E8304F"/>
    <w:rsid w:val="00E838F6"/>
    <w:rsid w:val="00E83ED4"/>
    <w:rsid w:val="00E844C6"/>
    <w:rsid w:val="00E84C7F"/>
    <w:rsid w:val="00E84E88"/>
    <w:rsid w:val="00E85AF0"/>
    <w:rsid w:val="00E87BA2"/>
    <w:rsid w:val="00E9112D"/>
    <w:rsid w:val="00E91586"/>
    <w:rsid w:val="00E9233F"/>
    <w:rsid w:val="00E924E5"/>
    <w:rsid w:val="00E935F5"/>
    <w:rsid w:val="00E94211"/>
    <w:rsid w:val="00E942EC"/>
    <w:rsid w:val="00E946C2"/>
    <w:rsid w:val="00E948BE"/>
    <w:rsid w:val="00E94F6D"/>
    <w:rsid w:val="00E95B84"/>
    <w:rsid w:val="00E96030"/>
    <w:rsid w:val="00E962E9"/>
    <w:rsid w:val="00E9643F"/>
    <w:rsid w:val="00E96C80"/>
    <w:rsid w:val="00E976D9"/>
    <w:rsid w:val="00EA03A5"/>
    <w:rsid w:val="00EA09F5"/>
    <w:rsid w:val="00EA0B9B"/>
    <w:rsid w:val="00EA0D10"/>
    <w:rsid w:val="00EA0E17"/>
    <w:rsid w:val="00EA1C7A"/>
    <w:rsid w:val="00EA1DE0"/>
    <w:rsid w:val="00EA2484"/>
    <w:rsid w:val="00EA2E4E"/>
    <w:rsid w:val="00EA3D41"/>
    <w:rsid w:val="00EA3E9A"/>
    <w:rsid w:val="00EA3FAD"/>
    <w:rsid w:val="00EA43A8"/>
    <w:rsid w:val="00EA469E"/>
    <w:rsid w:val="00EA4A58"/>
    <w:rsid w:val="00EA4B93"/>
    <w:rsid w:val="00EA5CD2"/>
    <w:rsid w:val="00EA5DE2"/>
    <w:rsid w:val="00EA67C0"/>
    <w:rsid w:val="00EA72CE"/>
    <w:rsid w:val="00EA7D04"/>
    <w:rsid w:val="00EA7D77"/>
    <w:rsid w:val="00EB0539"/>
    <w:rsid w:val="00EB0BA2"/>
    <w:rsid w:val="00EB1374"/>
    <w:rsid w:val="00EB18A4"/>
    <w:rsid w:val="00EB193E"/>
    <w:rsid w:val="00EB21BA"/>
    <w:rsid w:val="00EB21FA"/>
    <w:rsid w:val="00EB22D9"/>
    <w:rsid w:val="00EB26DB"/>
    <w:rsid w:val="00EB2FD1"/>
    <w:rsid w:val="00EB440A"/>
    <w:rsid w:val="00EB4BCD"/>
    <w:rsid w:val="00EB5931"/>
    <w:rsid w:val="00EB5D1F"/>
    <w:rsid w:val="00EB5E1C"/>
    <w:rsid w:val="00EB5E33"/>
    <w:rsid w:val="00EB64A2"/>
    <w:rsid w:val="00EB67A9"/>
    <w:rsid w:val="00EB6D4B"/>
    <w:rsid w:val="00EB6DF7"/>
    <w:rsid w:val="00EC1203"/>
    <w:rsid w:val="00EC2781"/>
    <w:rsid w:val="00EC2B63"/>
    <w:rsid w:val="00EC2F43"/>
    <w:rsid w:val="00EC4289"/>
    <w:rsid w:val="00EC434F"/>
    <w:rsid w:val="00EC43A5"/>
    <w:rsid w:val="00EC4555"/>
    <w:rsid w:val="00EC4B09"/>
    <w:rsid w:val="00EC586E"/>
    <w:rsid w:val="00EC5E25"/>
    <w:rsid w:val="00EC5E4A"/>
    <w:rsid w:val="00EC6186"/>
    <w:rsid w:val="00EC627C"/>
    <w:rsid w:val="00EC6705"/>
    <w:rsid w:val="00EC714C"/>
    <w:rsid w:val="00EC7BC1"/>
    <w:rsid w:val="00EC7DED"/>
    <w:rsid w:val="00ED09BF"/>
    <w:rsid w:val="00ED0E55"/>
    <w:rsid w:val="00ED10BC"/>
    <w:rsid w:val="00ED10F7"/>
    <w:rsid w:val="00ED3A7F"/>
    <w:rsid w:val="00ED4A30"/>
    <w:rsid w:val="00ED4ADA"/>
    <w:rsid w:val="00ED4B80"/>
    <w:rsid w:val="00ED5087"/>
    <w:rsid w:val="00ED55C7"/>
    <w:rsid w:val="00ED55E1"/>
    <w:rsid w:val="00ED6760"/>
    <w:rsid w:val="00ED6A9D"/>
    <w:rsid w:val="00ED6BC1"/>
    <w:rsid w:val="00ED6C1B"/>
    <w:rsid w:val="00ED6CBB"/>
    <w:rsid w:val="00ED6D3A"/>
    <w:rsid w:val="00EE0901"/>
    <w:rsid w:val="00EE139A"/>
    <w:rsid w:val="00EE17B4"/>
    <w:rsid w:val="00EE1A6B"/>
    <w:rsid w:val="00EE277E"/>
    <w:rsid w:val="00EE43CF"/>
    <w:rsid w:val="00EE4949"/>
    <w:rsid w:val="00EE56E6"/>
    <w:rsid w:val="00EE5FEB"/>
    <w:rsid w:val="00EE650B"/>
    <w:rsid w:val="00EE6A95"/>
    <w:rsid w:val="00EE6B1C"/>
    <w:rsid w:val="00EE71E3"/>
    <w:rsid w:val="00EE7DFE"/>
    <w:rsid w:val="00EF0854"/>
    <w:rsid w:val="00EF0E4F"/>
    <w:rsid w:val="00EF14BE"/>
    <w:rsid w:val="00EF1552"/>
    <w:rsid w:val="00EF1919"/>
    <w:rsid w:val="00EF2524"/>
    <w:rsid w:val="00EF3178"/>
    <w:rsid w:val="00EF3709"/>
    <w:rsid w:val="00EF38EF"/>
    <w:rsid w:val="00EF45F1"/>
    <w:rsid w:val="00EF577B"/>
    <w:rsid w:val="00EF5E45"/>
    <w:rsid w:val="00EF6157"/>
    <w:rsid w:val="00EF615E"/>
    <w:rsid w:val="00EF66FB"/>
    <w:rsid w:val="00EF729C"/>
    <w:rsid w:val="00EF7CD7"/>
    <w:rsid w:val="00F00087"/>
    <w:rsid w:val="00F00D07"/>
    <w:rsid w:val="00F01293"/>
    <w:rsid w:val="00F01509"/>
    <w:rsid w:val="00F01848"/>
    <w:rsid w:val="00F02407"/>
    <w:rsid w:val="00F0333D"/>
    <w:rsid w:val="00F03FD6"/>
    <w:rsid w:val="00F043F6"/>
    <w:rsid w:val="00F04620"/>
    <w:rsid w:val="00F049E3"/>
    <w:rsid w:val="00F05702"/>
    <w:rsid w:val="00F05CF3"/>
    <w:rsid w:val="00F1014A"/>
    <w:rsid w:val="00F10541"/>
    <w:rsid w:val="00F10A66"/>
    <w:rsid w:val="00F120CD"/>
    <w:rsid w:val="00F125A2"/>
    <w:rsid w:val="00F12F51"/>
    <w:rsid w:val="00F13C4C"/>
    <w:rsid w:val="00F13D8D"/>
    <w:rsid w:val="00F1432A"/>
    <w:rsid w:val="00F14AAB"/>
    <w:rsid w:val="00F14D53"/>
    <w:rsid w:val="00F1505F"/>
    <w:rsid w:val="00F150A7"/>
    <w:rsid w:val="00F15141"/>
    <w:rsid w:val="00F158DD"/>
    <w:rsid w:val="00F15E90"/>
    <w:rsid w:val="00F16265"/>
    <w:rsid w:val="00F1660F"/>
    <w:rsid w:val="00F16E80"/>
    <w:rsid w:val="00F1712F"/>
    <w:rsid w:val="00F172A5"/>
    <w:rsid w:val="00F173EE"/>
    <w:rsid w:val="00F178B6"/>
    <w:rsid w:val="00F179E3"/>
    <w:rsid w:val="00F20548"/>
    <w:rsid w:val="00F20A62"/>
    <w:rsid w:val="00F20ABC"/>
    <w:rsid w:val="00F20FF2"/>
    <w:rsid w:val="00F224AB"/>
    <w:rsid w:val="00F24242"/>
    <w:rsid w:val="00F25575"/>
    <w:rsid w:val="00F26000"/>
    <w:rsid w:val="00F26038"/>
    <w:rsid w:val="00F2623C"/>
    <w:rsid w:val="00F26316"/>
    <w:rsid w:val="00F27708"/>
    <w:rsid w:val="00F27A20"/>
    <w:rsid w:val="00F27B92"/>
    <w:rsid w:val="00F27CCD"/>
    <w:rsid w:val="00F303EE"/>
    <w:rsid w:val="00F31064"/>
    <w:rsid w:val="00F310DC"/>
    <w:rsid w:val="00F3199E"/>
    <w:rsid w:val="00F32C57"/>
    <w:rsid w:val="00F32C9D"/>
    <w:rsid w:val="00F33541"/>
    <w:rsid w:val="00F335D1"/>
    <w:rsid w:val="00F33D80"/>
    <w:rsid w:val="00F3405C"/>
    <w:rsid w:val="00F34311"/>
    <w:rsid w:val="00F352C5"/>
    <w:rsid w:val="00F352FF"/>
    <w:rsid w:val="00F35645"/>
    <w:rsid w:val="00F3693A"/>
    <w:rsid w:val="00F36C5E"/>
    <w:rsid w:val="00F36CA4"/>
    <w:rsid w:val="00F402ED"/>
    <w:rsid w:val="00F4069B"/>
    <w:rsid w:val="00F40CFF"/>
    <w:rsid w:val="00F40E9E"/>
    <w:rsid w:val="00F4200B"/>
    <w:rsid w:val="00F42AFF"/>
    <w:rsid w:val="00F42E94"/>
    <w:rsid w:val="00F43AAD"/>
    <w:rsid w:val="00F44663"/>
    <w:rsid w:val="00F448A9"/>
    <w:rsid w:val="00F45448"/>
    <w:rsid w:val="00F455ED"/>
    <w:rsid w:val="00F45F4C"/>
    <w:rsid w:val="00F46297"/>
    <w:rsid w:val="00F46851"/>
    <w:rsid w:val="00F46E67"/>
    <w:rsid w:val="00F47161"/>
    <w:rsid w:val="00F47A0C"/>
    <w:rsid w:val="00F50410"/>
    <w:rsid w:val="00F50D2B"/>
    <w:rsid w:val="00F50DE2"/>
    <w:rsid w:val="00F50FC9"/>
    <w:rsid w:val="00F51099"/>
    <w:rsid w:val="00F51955"/>
    <w:rsid w:val="00F51D6F"/>
    <w:rsid w:val="00F520A5"/>
    <w:rsid w:val="00F522BD"/>
    <w:rsid w:val="00F52C83"/>
    <w:rsid w:val="00F52C91"/>
    <w:rsid w:val="00F52DBC"/>
    <w:rsid w:val="00F531D3"/>
    <w:rsid w:val="00F532DC"/>
    <w:rsid w:val="00F539A6"/>
    <w:rsid w:val="00F5451B"/>
    <w:rsid w:val="00F548B3"/>
    <w:rsid w:val="00F549AF"/>
    <w:rsid w:val="00F55CD8"/>
    <w:rsid w:val="00F5620C"/>
    <w:rsid w:val="00F56739"/>
    <w:rsid w:val="00F56854"/>
    <w:rsid w:val="00F569FB"/>
    <w:rsid w:val="00F57019"/>
    <w:rsid w:val="00F571F8"/>
    <w:rsid w:val="00F573D7"/>
    <w:rsid w:val="00F57781"/>
    <w:rsid w:val="00F60957"/>
    <w:rsid w:val="00F60A56"/>
    <w:rsid w:val="00F60B33"/>
    <w:rsid w:val="00F60EBE"/>
    <w:rsid w:val="00F60F1E"/>
    <w:rsid w:val="00F617C6"/>
    <w:rsid w:val="00F61DFF"/>
    <w:rsid w:val="00F63588"/>
    <w:rsid w:val="00F64C12"/>
    <w:rsid w:val="00F64CDF"/>
    <w:rsid w:val="00F64EDB"/>
    <w:rsid w:val="00F65388"/>
    <w:rsid w:val="00F6541F"/>
    <w:rsid w:val="00F659FB"/>
    <w:rsid w:val="00F666BD"/>
    <w:rsid w:val="00F66C9C"/>
    <w:rsid w:val="00F66F1C"/>
    <w:rsid w:val="00F66FEF"/>
    <w:rsid w:val="00F67A5A"/>
    <w:rsid w:val="00F67A86"/>
    <w:rsid w:val="00F67D80"/>
    <w:rsid w:val="00F67E14"/>
    <w:rsid w:val="00F711B0"/>
    <w:rsid w:val="00F71665"/>
    <w:rsid w:val="00F71A2B"/>
    <w:rsid w:val="00F7322E"/>
    <w:rsid w:val="00F73323"/>
    <w:rsid w:val="00F739A3"/>
    <w:rsid w:val="00F74179"/>
    <w:rsid w:val="00F74320"/>
    <w:rsid w:val="00F7512E"/>
    <w:rsid w:val="00F751E2"/>
    <w:rsid w:val="00F75693"/>
    <w:rsid w:val="00F75A7F"/>
    <w:rsid w:val="00F763BC"/>
    <w:rsid w:val="00F80688"/>
    <w:rsid w:val="00F81C96"/>
    <w:rsid w:val="00F82582"/>
    <w:rsid w:val="00F82704"/>
    <w:rsid w:val="00F83737"/>
    <w:rsid w:val="00F83DDF"/>
    <w:rsid w:val="00F83E67"/>
    <w:rsid w:val="00F85394"/>
    <w:rsid w:val="00F85473"/>
    <w:rsid w:val="00F86E2B"/>
    <w:rsid w:val="00F87105"/>
    <w:rsid w:val="00F87180"/>
    <w:rsid w:val="00F87869"/>
    <w:rsid w:val="00F90677"/>
    <w:rsid w:val="00F90A90"/>
    <w:rsid w:val="00F90FC2"/>
    <w:rsid w:val="00F91079"/>
    <w:rsid w:val="00F9118F"/>
    <w:rsid w:val="00F91ACB"/>
    <w:rsid w:val="00F91CBC"/>
    <w:rsid w:val="00F91E7E"/>
    <w:rsid w:val="00F91FD1"/>
    <w:rsid w:val="00F92589"/>
    <w:rsid w:val="00F92613"/>
    <w:rsid w:val="00F9318F"/>
    <w:rsid w:val="00F938EF"/>
    <w:rsid w:val="00F94313"/>
    <w:rsid w:val="00F947E6"/>
    <w:rsid w:val="00F94B11"/>
    <w:rsid w:val="00F94CA5"/>
    <w:rsid w:val="00F94DAA"/>
    <w:rsid w:val="00F957A7"/>
    <w:rsid w:val="00F95A11"/>
    <w:rsid w:val="00F95CE1"/>
    <w:rsid w:val="00F96D00"/>
    <w:rsid w:val="00F971E3"/>
    <w:rsid w:val="00F973FD"/>
    <w:rsid w:val="00F97741"/>
    <w:rsid w:val="00F979F4"/>
    <w:rsid w:val="00FA02B3"/>
    <w:rsid w:val="00FA061A"/>
    <w:rsid w:val="00FA0BA8"/>
    <w:rsid w:val="00FA150B"/>
    <w:rsid w:val="00FA1B7F"/>
    <w:rsid w:val="00FA225B"/>
    <w:rsid w:val="00FA2D09"/>
    <w:rsid w:val="00FA2FB2"/>
    <w:rsid w:val="00FA311A"/>
    <w:rsid w:val="00FA31AB"/>
    <w:rsid w:val="00FA33E3"/>
    <w:rsid w:val="00FA360B"/>
    <w:rsid w:val="00FA4E40"/>
    <w:rsid w:val="00FA527C"/>
    <w:rsid w:val="00FA601E"/>
    <w:rsid w:val="00FA6DF8"/>
    <w:rsid w:val="00FA7546"/>
    <w:rsid w:val="00FA7A1D"/>
    <w:rsid w:val="00FB008C"/>
    <w:rsid w:val="00FB12D0"/>
    <w:rsid w:val="00FB1355"/>
    <w:rsid w:val="00FB1579"/>
    <w:rsid w:val="00FB1AE0"/>
    <w:rsid w:val="00FB3C72"/>
    <w:rsid w:val="00FB5237"/>
    <w:rsid w:val="00FB5AF1"/>
    <w:rsid w:val="00FB648B"/>
    <w:rsid w:val="00FB656D"/>
    <w:rsid w:val="00FB68C4"/>
    <w:rsid w:val="00FB6B39"/>
    <w:rsid w:val="00FC031E"/>
    <w:rsid w:val="00FC06EA"/>
    <w:rsid w:val="00FC1963"/>
    <w:rsid w:val="00FC1AF7"/>
    <w:rsid w:val="00FC1BE4"/>
    <w:rsid w:val="00FC214B"/>
    <w:rsid w:val="00FC21F9"/>
    <w:rsid w:val="00FC2209"/>
    <w:rsid w:val="00FC28DF"/>
    <w:rsid w:val="00FC3376"/>
    <w:rsid w:val="00FC35C4"/>
    <w:rsid w:val="00FC3EA4"/>
    <w:rsid w:val="00FC3EA6"/>
    <w:rsid w:val="00FC4F98"/>
    <w:rsid w:val="00FC5B68"/>
    <w:rsid w:val="00FC6B8B"/>
    <w:rsid w:val="00FC71CB"/>
    <w:rsid w:val="00FC724D"/>
    <w:rsid w:val="00FC73D4"/>
    <w:rsid w:val="00FC7498"/>
    <w:rsid w:val="00FD01CD"/>
    <w:rsid w:val="00FD0690"/>
    <w:rsid w:val="00FD0858"/>
    <w:rsid w:val="00FD10BC"/>
    <w:rsid w:val="00FD1446"/>
    <w:rsid w:val="00FD1740"/>
    <w:rsid w:val="00FD1A1E"/>
    <w:rsid w:val="00FD1F95"/>
    <w:rsid w:val="00FD318C"/>
    <w:rsid w:val="00FD3622"/>
    <w:rsid w:val="00FD4000"/>
    <w:rsid w:val="00FD45A7"/>
    <w:rsid w:val="00FD4AFA"/>
    <w:rsid w:val="00FD4C65"/>
    <w:rsid w:val="00FD58D4"/>
    <w:rsid w:val="00FD5EA6"/>
    <w:rsid w:val="00FD62A6"/>
    <w:rsid w:val="00FD6314"/>
    <w:rsid w:val="00FD6675"/>
    <w:rsid w:val="00FD791B"/>
    <w:rsid w:val="00FD7BAA"/>
    <w:rsid w:val="00FE02BF"/>
    <w:rsid w:val="00FE0B1D"/>
    <w:rsid w:val="00FE12EE"/>
    <w:rsid w:val="00FE1CD8"/>
    <w:rsid w:val="00FE2766"/>
    <w:rsid w:val="00FE333B"/>
    <w:rsid w:val="00FE3B44"/>
    <w:rsid w:val="00FE436B"/>
    <w:rsid w:val="00FE473F"/>
    <w:rsid w:val="00FE565D"/>
    <w:rsid w:val="00FE6F44"/>
    <w:rsid w:val="00FF0789"/>
    <w:rsid w:val="00FF07F2"/>
    <w:rsid w:val="00FF0B07"/>
    <w:rsid w:val="00FF15A2"/>
    <w:rsid w:val="00FF1903"/>
    <w:rsid w:val="00FF1C88"/>
    <w:rsid w:val="00FF21BE"/>
    <w:rsid w:val="00FF277A"/>
    <w:rsid w:val="00FF3320"/>
    <w:rsid w:val="00FF3578"/>
    <w:rsid w:val="00FF3647"/>
    <w:rsid w:val="00FF3657"/>
    <w:rsid w:val="00FF41E2"/>
    <w:rsid w:val="00FF42A1"/>
    <w:rsid w:val="00FF4C2F"/>
    <w:rsid w:val="00FF54DD"/>
    <w:rsid w:val="00FF5977"/>
    <w:rsid w:val="00FF59F9"/>
    <w:rsid w:val="00FF5ACF"/>
    <w:rsid w:val="00FF5BD0"/>
    <w:rsid w:val="00FF5F6D"/>
    <w:rsid w:val="00FF5FF3"/>
    <w:rsid w:val="00FF64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66EBD"/>
  <w15:docId w15:val="{3ABBC8A0-EC56-4C42-A1D1-6FD5F6D4D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AEB"/>
    <w:pPr>
      <w:spacing w:line="276" w:lineRule="auto"/>
    </w:pPr>
    <w:rPr>
      <w:rFonts w:ascii="Arial" w:hAnsi="Arial"/>
      <w:sz w:val="24"/>
      <w:szCs w:val="22"/>
    </w:rPr>
  </w:style>
  <w:style w:type="paragraph" w:styleId="Heading1">
    <w:name w:val="heading 1"/>
    <w:basedOn w:val="Normal"/>
    <w:next w:val="Normal"/>
    <w:link w:val="Heading1Char"/>
    <w:autoRedefine/>
    <w:qFormat/>
    <w:rsid w:val="005E363C"/>
    <w:pPr>
      <w:keepNext/>
      <w:numPr>
        <w:numId w:val="72"/>
      </w:numPr>
      <w:spacing w:before="240" w:after="60" w:line="240" w:lineRule="auto"/>
      <w:outlineLvl w:val="0"/>
    </w:pPr>
    <w:rPr>
      <w:rFonts w:cs="Arial"/>
      <w:b/>
      <w:bCs/>
      <w:kern w:val="32"/>
      <w:szCs w:val="24"/>
      <w:lang w:eastAsia="x-none"/>
    </w:rPr>
  </w:style>
  <w:style w:type="paragraph" w:styleId="Heading2">
    <w:name w:val="heading 2"/>
    <w:basedOn w:val="Normal"/>
    <w:next w:val="Normal"/>
    <w:link w:val="Heading2Char"/>
    <w:autoRedefine/>
    <w:qFormat/>
    <w:rsid w:val="00547CBE"/>
    <w:pPr>
      <w:keepNext/>
      <w:keepLines/>
      <w:numPr>
        <w:ilvl w:val="1"/>
        <w:numId w:val="72"/>
      </w:numPr>
      <w:spacing w:before="240" w:after="60"/>
      <w:outlineLvl w:val="1"/>
    </w:pPr>
    <w:rPr>
      <w:rFonts w:cs="Arial"/>
      <w:b/>
      <w:bCs/>
      <w:szCs w:val="24"/>
    </w:rPr>
  </w:style>
  <w:style w:type="paragraph" w:styleId="Heading3">
    <w:name w:val="heading 3"/>
    <w:basedOn w:val="Normal"/>
    <w:next w:val="Normal"/>
    <w:link w:val="Heading3Char"/>
    <w:qFormat/>
    <w:rsid w:val="002B5204"/>
    <w:pPr>
      <w:keepNext/>
      <w:numPr>
        <w:ilvl w:val="2"/>
        <w:numId w:val="72"/>
      </w:numPr>
      <w:spacing w:before="240" w:after="60" w:line="240" w:lineRule="auto"/>
      <w:outlineLvl w:val="2"/>
    </w:pPr>
    <w:rPr>
      <w:rFonts w:eastAsia="Times New Roman" w:cs="Arial"/>
      <w:b/>
      <w:bCs/>
      <w:sz w:val="22"/>
      <w:lang w:val="x-none" w:eastAsia="x-none"/>
    </w:rPr>
  </w:style>
  <w:style w:type="paragraph" w:styleId="Heading4">
    <w:name w:val="heading 4"/>
    <w:basedOn w:val="Normal"/>
    <w:next w:val="Normal"/>
    <w:link w:val="Heading4Char"/>
    <w:qFormat/>
    <w:rsid w:val="005A1C14"/>
    <w:pPr>
      <w:keepNext/>
      <w:numPr>
        <w:ilvl w:val="3"/>
        <w:numId w:val="72"/>
      </w:numPr>
      <w:spacing w:before="240" w:after="60" w:line="240" w:lineRule="auto"/>
      <w:outlineLvl w:val="3"/>
    </w:pPr>
    <w:rPr>
      <w:rFonts w:eastAsia="Times New Roman"/>
      <w:b/>
      <w:bCs/>
      <w:szCs w:val="28"/>
      <w:lang w:val="x-none" w:eastAsia="x-none"/>
    </w:rPr>
  </w:style>
  <w:style w:type="paragraph" w:styleId="Heading5">
    <w:name w:val="heading 5"/>
    <w:basedOn w:val="Normal"/>
    <w:next w:val="Normal"/>
    <w:link w:val="Heading5Char"/>
    <w:qFormat/>
    <w:rsid w:val="00C5257F"/>
    <w:pPr>
      <w:numPr>
        <w:ilvl w:val="4"/>
        <w:numId w:val="72"/>
      </w:numPr>
      <w:spacing w:before="240" w:after="60" w:line="240" w:lineRule="auto"/>
      <w:outlineLvl w:val="4"/>
    </w:pPr>
    <w:rPr>
      <w:rFonts w:ascii="Times New Roman" w:eastAsia="Times New Roman" w:hAnsi="Times New Roman"/>
      <w:b/>
      <w:bCs/>
      <w:i/>
      <w:iCs/>
      <w:sz w:val="26"/>
      <w:szCs w:val="26"/>
      <w:lang w:val="x-none" w:eastAsia="x-none"/>
    </w:rPr>
  </w:style>
  <w:style w:type="paragraph" w:styleId="Heading6">
    <w:name w:val="heading 6"/>
    <w:basedOn w:val="Normal"/>
    <w:next w:val="Normal"/>
    <w:link w:val="Heading6Char"/>
    <w:qFormat/>
    <w:rsid w:val="00C5257F"/>
    <w:pPr>
      <w:numPr>
        <w:ilvl w:val="5"/>
        <w:numId w:val="72"/>
      </w:numPr>
      <w:spacing w:before="240" w:after="60" w:line="240" w:lineRule="auto"/>
      <w:outlineLvl w:val="5"/>
    </w:pPr>
    <w:rPr>
      <w:rFonts w:ascii="Times New Roman" w:eastAsia="Times New Roman" w:hAnsi="Times New Roman"/>
      <w:b/>
      <w:bCs/>
      <w:sz w:val="20"/>
      <w:szCs w:val="20"/>
      <w:lang w:val="x-none" w:eastAsia="x-none"/>
    </w:rPr>
  </w:style>
  <w:style w:type="paragraph" w:styleId="Heading7">
    <w:name w:val="heading 7"/>
    <w:basedOn w:val="Normal"/>
    <w:next w:val="Normal"/>
    <w:link w:val="Heading7Char"/>
    <w:qFormat/>
    <w:rsid w:val="00C5257F"/>
    <w:pPr>
      <w:numPr>
        <w:ilvl w:val="6"/>
        <w:numId w:val="72"/>
      </w:numPr>
      <w:spacing w:before="240" w:after="60" w:line="240" w:lineRule="auto"/>
      <w:outlineLvl w:val="6"/>
    </w:pPr>
    <w:rPr>
      <w:rFonts w:ascii="Times New Roman" w:eastAsia="Times New Roman" w:hAnsi="Times New Roman"/>
      <w:szCs w:val="24"/>
      <w:lang w:val="x-none" w:eastAsia="x-none"/>
    </w:rPr>
  </w:style>
  <w:style w:type="paragraph" w:styleId="Heading8">
    <w:name w:val="heading 8"/>
    <w:basedOn w:val="Normal"/>
    <w:next w:val="Normal"/>
    <w:link w:val="Heading8Char"/>
    <w:qFormat/>
    <w:rsid w:val="00C5257F"/>
    <w:pPr>
      <w:numPr>
        <w:ilvl w:val="7"/>
        <w:numId w:val="72"/>
      </w:numPr>
      <w:spacing w:before="240" w:after="60" w:line="240" w:lineRule="auto"/>
      <w:outlineLvl w:val="7"/>
    </w:pPr>
    <w:rPr>
      <w:rFonts w:ascii="Times New Roman" w:eastAsia="Times New Roman" w:hAnsi="Times New Roman"/>
      <w:i/>
      <w:iCs/>
      <w:szCs w:val="24"/>
      <w:lang w:val="x-none" w:eastAsia="x-none"/>
    </w:rPr>
  </w:style>
  <w:style w:type="paragraph" w:styleId="Heading9">
    <w:name w:val="heading 9"/>
    <w:basedOn w:val="Normal"/>
    <w:next w:val="Normal"/>
    <w:link w:val="Heading9Char"/>
    <w:qFormat/>
    <w:rsid w:val="00C5257F"/>
    <w:pPr>
      <w:numPr>
        <w:ilvl w:val="8"/>
        <w:numId w:val="72"/>
      </w:numPr>
      <w:spacing w:before="240" w:after="60" w:line="240" w:lineRule="auto"/>
      <w:outlineLvl w:val="8"/>
    </w:pPr>
    <w:rPr>
      <w:rFonts w:eastAsia="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ED0E55"/>
    <w:pPr>
      <w:spacing w:line="240" w:lineRule="auto"/>
    </w:pPr>
    <w:rPr>
      <w:rFonts w:ascii="Tahoma" w:hAnsi="Tahoma"/>
      <w:sz w:val="16"/>
      <w:szCs w:val="16"/>
      <w:lang w:val="x-none" w:eastAsia="x-none"/>
    </w:rPr>
  </w:style>
  <w:style w:type="character" w:customStyle="1" w:styleId="BalloonTextChar">
    <w:name w:val="Balloon Text Char"/>
    <w:link w:val="BalloonText"/>
    <w:rsid w:val="00ED0E55"/>
    <w:rPr>
      <w:rFonts w:ascii="Tahoma" w:hAnsi="Tahoma" w:cs="Tahoma"/>
      <w:sz w:val="16"/>
      <w:szCs w:val="16"/>
    </w:rPr>
  </w:style>
  <w:style w:type="paragraph" w:styleId="Header">
    <w:name w:val="header"/>
    <w:aliases w:val="h"/>
    <w:basedOn w:val="Normal"/>
    <w:link w:val="HeaderChar"/>
    <w:uiPriority w:val="99"/>
    <w:unhideWhenUsed/>
    <w:rsid w:val="00ED0E55"/>
    <w:pPr>
      <w:tabs>
        <w:tab w:val="center" w:pos="4680"/>
        <w:tab w:val="right" w:pos="9360"/>
      </w:tabs>
      <w:spacing w:line="240" w:lineRule="auto"/>
    </w:pPr>
  </w:style>
  <w:style w:type="character" w:customStyle="1" w:styleId="HeaderChar">
    <w:name w:val="Header Char"/>
    <w:aliases w:val="h Char"/>
    <w:basedOn w:val="DefaultParagraphFont"/>
    <w:link w:val="Header"/>
    <w:uiPriority w:val="99"/>
    <w:rsid w:val="00ED0E55"/>
  </w:style>
  <w:style w:type="paragraph" w:styleId="Footer">
    <w:name w:val="footer"/>
    <w:basedOn w:val="Normal"/>
    <w:link w:val="FooterChar"/>
    <w:uiPriority w:val="99"/>
    <w:unhideWhenUsed/>
    <w:rsid w:val="00ED0E55"/>
    <w:pPr>
      <w:tabs>
        <w:tab w:val="center" w:pos="4680"/>
        <w:tab w:val="right" w:pos="9360"/>
      </w:tabs>
      <w:spacing w:line="240" w:lineRule="auto"/>
    </w:pPr>
  </w:style>
  <w:style w:type="character" w:customStyle="1" w:styleId="FooterChar">
    <w:name w:val="Footer Char"/>
    <w:basedOn w:val="DefaultParagraphFont"/>
    <w:link w:val="Footer"/>
    <w:uiPriority w:val="99"/>
    <w:rsid w:val="00ED0E55"/>
  </w:style>
  <w:style w:type="table" w:styleId="TableGrid">
    <w:name w:val="Table Grid"/>
    <w:basedOn w:val="TableNormal"/>
    <w:rsid w:val="008B7F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aliases w:val="SOP Title"/>
    <w:basedOn w:val="Normal"/>
    <w:next w:val="Normal"/>
    <w:link w:val="TitleChar"/>
    <w:autoRedefine/>
    <w:uiPriority w:val="10"/>
    <w:qFormat/>
    <w:rsid w:val="00501FD9"/>
    <w:pPr>
      <w:spacing w:before="120" w:after="120"/>
      <w:jc w:val="center"/>
    </w:pPr>
    <w:rPr>
      <w:b/>
      <w:sz w:val="52"/>
      <w:szCs w:val="24"/>
      <w:lang w:val="id-ID" w:eastAsia="x-none"/>
    </w:rPr>
  </w:style>
  <w:style w:type="character" w:customStyle="1" w:styleId="TitleChar">
    <w:name w:val="Title Char"/>
    <w:aliases w:val="SOP Title Char"/>
    <w:link w:val="Title"/>
    <w:uiPriority w:val="10"/>
    <w:rsid w:val="00501FD9"/>
    <w:rPr>
      <w:rFonts w:ascii="Arial" w:hAnsi="Arial" w:cs="Arial"/>
      <w:b/>
      <w:sz w:val="52"/>
      <w:szCs w:val="24"/>
      <w:lang w:val="id-ID"/>
    </w:rPr>
  </w:style>
  <w:style w:type="character" w:styleId="PlaceholderText">
    <w:name w:val="Placeholder Text"/>
    <w:uiPriority w:val="99"/>
    <w:semiHidden/>
    <w:rsid w:val="005F532E"/>
    <w:rPr>
      <w:color w:val="808080"/>
    </w:rPr>
  </w:style>
  <w:style w:type="paragraph" w:styleId="ListParagraph">
    <w:name w:val="List Paragraph"/>
    <w:basedOn w:val="Normal"/>
    <w:autoRedefine/>
    <w:uiPriority w:val="34"/>
    <w:qFormat/>
    <w:rsid w:val="00E83ED4"/>
    <w:pPr>
      <w:numPr>
        <w:numId w:val="117"/>
      </w:numPr>
      <w:autoSpaceDE w:val="0"/>
      <w:autoSpaceDN w:val="0"/>
      <w:adjustRightInd w:val="0"/>
      <w:spacing w:before="60" w:after="60" w:line="240" w:lineRule="auto"/>
      <w:ind w:left="1260" w:hanging="450"/>
      <w:jc w:val="both"/>
    </w:pPr>
    <w:rPr>
      <w:lang w:val="id-ID"/>
    </w:rPr>
  </w:style>
  <w:style w:type="paragraph" w:styleId="PlainText">
    <w:name w:val="Plain Text"/>
    <w:basedOn w:val="Normal"/>
    <w:link w:val="PlainTextChar"/>
    <w:rsid w:val="007B642A"/>
    <w:pPr>
      <w:spacing w:line="240" w:lineRule="auto"/>
    </w:pPr>
    <w:rPr>
      <w:rFonts w:ascii="Courier New" w:eastAsia="Times New Roman" w:hAnsi="Courier New"/>
      <w:sz w:val="20"/>
      <w:szCs w:val="20"/>
      <w:lang w:val="x-none" w:eastAsia="x-none"/>
    </w:rPr>
  </w:style>
  <w:style w:type="character" w:customStyle="1" w:styleId="PlainTextChar">
    <w:name w:val="Plain Text Char"/>
    <w:link w:val="PlainText"/>
    <w:rsid w:val="003876A9"/>
    <w:rPr>
      <w:rFonts w:ascii="Courier New" w:eastAsia="Times New Roman" w:hAnsi="Courier New" w:cs="Courier New"/>
      <w:sz w:val="20"/>
      <w:szCs w:val="20"/>
    </w:rPr>
  </w:style>
  <w:style w:type="character" w:customStyle="1" w:styleId="Heading1Char">
    <w:name w:val="Heading 1 Char"/>
    <w:link w:val="Heading1"/>
    <w:rsid w:val="005E363C"/>
    <w:rPr>
      <w:rFonts w:ascii="Arial" w:hAnsi="Arial" w:cs="Arial"/>
      <w:b/>
      <w:bCs/>
      <w:kern w:val="32"/>
      <w:sz w:val="24"/>
      <w:szCs w:val="24"/>
      <w:lang w:eastAsia="x-none"/>
    </w:rPr>
  </w:style>
  <w:style w:type="character" w:customStyle="1" w:styleId="Heading3Char">
    <w:name w:val="Heading 3 Char"/>
    <w:link w:val="Heading3"/>
    <w:rsid w:val="002B5204"/>
    <w:rPr>
      <w:rFonts w:ascii="Arial" w:eastAsia="Times New Roman" w:hAnsi="Arial" w:cs="Arial"/>
      <w:b/>
      <w:bCs/>
      <w:sz w:val="22"/>
      <w:szCs w:val="22"/>
      <w:lang w:val="x-none" w:eastAsia="x-none"/>
    </w:rPr>
  </w:style>
  <w:style w:type="character" w:customStyle="1" w:styleId="Heading4Char">
    <w:name w:val="Heading 4 Char"/>
    <w:link w:val="Heading4"/>
    <w:rsid w:val="003876A9"/>
    <w:rPr>
      <w:rFonts w:ascii="Arial" w:eastAsia="Times New Roman" w:hAnsi="Arial"/>
      <w:b/>
      <w:bCs/>
      <w:sz w:val="24"/>
      <w:szCs w:val="28"/>
      <w:lang w:val="x-none" w:eastAsia="x-none"/>
    </w:rPr>
  </w:style>
  <w:style w:type="character" w:customStyle="1" w:styleId="Heading5Char">
    <w:name w:val="Heading 5 Char"/>
    <w:link w:val="Heading5"/>
    <w:rsid w:val="003876A9"/>
    <w:rPr>
      <w:rFonts w:ascii="Times New Roman" w:eastAsia="Times New Roman" w:hAnsi="Times New Roman"/>
      <w:b/>
      <w:bCs/>
      <w:i/>
      <w:iCs/>
      <w:sz w:val="26"/>
      <w:szCs w:val="26"/>
      <w:lang w:val="x-none" w:eastAsia="x-none"/>
    </w:rPr>
  </w:style>
  <w:style w:type="character" w:customStyle="1" w:styleId="Heading6Char">
    <w:name w:val="Heading 6 Char"/>
    <w:link w:val="Heading6"/>
    <w:rsid w:val="003876A9"/>
    <w:rPr>
      <w:rFonts w:ascii="Times New Roman" w:eastAsia="Times New Roman" w:hAnsi="Times New Roman"/>
      <w:b/>
      <w:bCs/>
      <w:lang w:val="x-none" w:eastAsia="x-none"/>
    </w:rPr>
  </w:style>
  <w:style w:type="character" w:customStyle="1" w:styleId="Heading7Char">
    <w:name w:val="Heading 7 Char"/>
    <w:link w:val="Heading7"/>
    <w:rsid w:val="003876A9"/>
    <w:rPr>
      <w:rFonts w:ascii="Times New Roman" w:eastAsia="Times New Roman" w:hAnsi="Times New Roman"/>
      <w:sz w:val="24"/>
      <w:szCs w:val="24"/>
      <w:lang w:val="x-none" w:eastAsia="x-none"/>
    </w:rPr>
  </w:style>
  <w:style w:type="character" w:customStyle="1" w:styleId="Heading8Char">
    <w:name w:val="Heading 8 Char"/>
    <w:link w:val="Heading8"/>
    <w:rsid w:val="003876A9"/>
    <w:rPr>
      <w:rFonts w:ascii="Times New Roman" w:eastAsia="Times New Roman" w:hAnsi="Times New Roman"/>
      <w:i/>
      <w:iCs/>
      <w:sz w:val="24"/>
      <w:szCs w:val="24"/>
      <w:lang w:val="x-none" w:eastAsia="x-none"/>
    </w:rPr>
  </w:style>
  <w:style w:type="character" w:customStyle="1" w:styleId="Heading9Char">
    <w:name w:val="Heading 9 Char"/>
    <w:link w:val="Heading9"/>
    <w:rsid w:val="003876A9"/>
    <w:rPr>
      <w:rFonts w:ascii="Arial" w:eastAsia="Times New Roman" w:hAnsi="Arial"/>
      <w:lang w:val="x-none" w:eastAsia="x-none"/>
    </w:rPr>
  </w:style>
  <w:style w:type="character" w:styleId="Hyperlink">
    <w:name w:val="Hyperlink"/>
    <w:uiPriority w:val="99"/>
    <w:rsid w:val="00C5257F"/>
    <w:rPr>
      <w:color w:val="0000FF"/>
      <w:u w:val="single"/>
    </w:rPr>
  </w:style>
  <w:style w:type="paragraph" w:styleId="Subtitle">
    <w:name w:val="Subtitle"/>
    <w:aliases w:val="Subtitle H1,Title Cover"/>
    <w:basedOn w:val="Normal"/>
    <w:next w:val="Normal"/>
    <w:link w:val="SubtitleChar"/>
    <w:uiPriority w:val="11"/>
    <w:qFormat/>
    <w:rsid w:val="006E1004"/>
    <w:pPr>
      <w:numPr>
        <w:ilvl w:val="1"/>
      </w:numPr>
      <w:spacing w:before="60" w:after="60"/>
      <w:jc w:val="center"/>
    </w:pPr>
    <w:rPr>
      <w:rFonts w:eastAsia="Times New Roman"/>
      <w:b/>
      <w:iCs/>
      <w:szCs w:val="24"/>
      <w:lang w:val="x-none" w:eastAsia="x-none"/>
    </w:rPr>
  </w:style>
  <w:style w:type="character" w:customStyle="1" w:styleId="SubtitleChar">
    <w:name w:val="Subtitle Char"/>
    <w:aliases w:val="Subtitle H1 Char,Title Cover Char"/>
    <w:link w:val="Subtitle"/>
    <w:uiPriority w:val="11"/>
    <w:rsid w:val="006E1004"/>
    <w:rPr>
      <w:rFonts w:ascii="Arial" w:eastAsia="Times New Roman" w:hAnsi="Arial" w:cs="Times New Roman"/>
      <w:b/>
      <w:iCs/>
      <w:sz w:val="24"/>
      <w:szCs w:val="24"/>
    </w:rPr>
  </w:style>
  <w:style w:type="character" w:styleId="SubtleEmphasis">
    <w:name w:val="Subtle Emphasis"/>
    <w:uiPriority w:val="19"/>
    <w:qFormat/>
    <w:rsid w:val="00FD1446"/>
    <w:rPr>
      <w:rFonts w:ascii="Arial" w:hAnsi="Arial"/>
      <w:b/>
      <w:iCs/>
      <w:dstrike w:val="0"/>
      <w:color w:val="auto"/>
      <w:spacing w:val="0"/>
      <w:w w:val="100"/>
      <w:position w:val="0"/>
      <w:sz w:val="24"/>
    </w:rPr>
  </w:style>
  <w:style w:type="character" w:customStyle="1" w:styleId="Heading2Char">
    <w:name w:val="Heading 2 Char"/>
    <w:link w:val="Heading2"/>
    <w:rsid w:val="00547CBE"/>
    <w:rPr>
      <w:rFonts w:ascii="Arial" w:hAnsi="Arial" w:cs="Arial"/>
      <w:b/>
      <w:bCs/>
      <w:sz w:val="24"/>
      <w:szCs w:val="24"/>
    </w:rPr>
  </w:style>
  <w:style w:type="numbering" w:customStyle="1" w:styleId="PP1">
    <w:name w:val="P&amp;P1"/>
    <w:uiPriority w:val="99"/>
    <w:rsid w:val="00731013"/>
  </w:style>
  <w:style w:type="paragraph" w:styleId="TOCHeading">
    <w:name w:val="TOC Heading"/>
    <w:basedOn w:val="Heading1"/>
    <w:next w:val="Normal"/>
    <w:uiPriority w:val="39"/>
    <w:unhideWhenUsed/>
    <w:qFormat/>
    <w:rsid w:val="002510F8"/>
    <w:pPr>
      <w:keepLines/>
      <w:spacing w:before="480" w:after="0" w:line="276" w:lineRule="auto"/>
      <w:ind w:left="0" w:firstLine="0"/>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rsid w:val="00FA2D09"/>
    <w:pPr>
      <w:tabs>
        <w:tab w:val="left" w:pos="660"/>
        <w:tab w:val="right" w:leader="dot" w:pos="9019"/>
      </w:tabs>
      <w:spacing w:before="120"/>
    </w:pPr>
    <w:rPr>
      <w:b/>
      <w:noProof/>
      <w:lang w:val="id-ID"/>
    </w:rPr>
  </w:style>
  <w:style w:type="paragraph" w:styleId="TOC2">
    <w:name w:val="toc 2"/>
    <w:basedOn w:val="Normal"/>
    <w:next w:val="Normal"/>
    <w:autoRedefine/>
    <w:uiPriority w:val="39"/>
    <w:unhideWhenUsed/>
    <w:rsid w:val="00817301"/>
    <w:pPr>
      <w:tabs>
        <w:tab w:val="left" w:pos="880"/>
        <w:tab w:val="right" w:leader="dot" w:pos="9019"/>
      </w:tabs>
      <w:spacing w:before="120"/>
      <w:ind w:left="245"/>
    </w:pPr>
  </w:style>
  <w:style w:type="paragraph" w:styleId="TOC3">
    <w:name w:val="toc 3"/>
    <w:basedOn w:val="Normal"/>
    <w:next w:val="Normal"/>
    <w:autoRedefine/>
    <w:uiPriority w:val="39"/>
    <w:unhideWhenUsed/>
    <w:rsid w:val="00182E82"/>
    <w:pPr>
      <w:tabs>
        <w:tab w:val="left" w:pos="880"/>
        <w:tab w:val="right" w:leader="dot" w:pos="9019"/>
      </w:tabs>
      <w:spacing w:before="120" w:after="100"/>
      <w:ind w:left="475"/>
    </w:pPr>
  </w:style>
  <w:style w:type="paragraph" w:styleId="DocumentMap">
    <w:name w:val="Document Map"/>
    <w:basedOn w:val="Normal"/>
    <w:link w:val="DocumentMapChar"/>
    <w:uiPriority w:val="99"/>
    <w:semiHidden/>
    <w:unhideWhenUsed/>
    <w:rsid w:val="000B7389"/>
    <w:pPr>
      <w:spacing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0B7389"/>
    <w:rPr>
      <w:rFonts w:ascii="Tahoma" w:hAnsi="Tahoma" w:cs="Tahoma"/>
      <w:sz w:val="16"/>
      <w:szCs w:val="16"/>
    </w:rPr>
  </w:style>
  <w:style w:type="character" w:styleId="Emphasis">
    <w:name w:val="Emphasis"/>
    <w:aliases w:val="Version"/>
    <w:uiPriority w:val="20"/>
    <w:qFormat/>
    <w:rsid w:val="0027442E"/>
    <w:rPr>
      <w:rFonts w:ascii="Arial" w:hAnsi="Arial"/>
      <w:iCs/>
      <w:sz w:val="28"/>
    </w:rPr>
  </w:style>
  <w:style w:type="character" w:styleId="Strong">
    <w:name w:val="Strong"/>
    <w:uiPriority w:val="22"/>
    <w:qFormat/>
    <w:rsid w:val="00D04484"/>
    <w:rPr>
      <w:rFonts w:ascii="Arial" w:hAnsi="Arial"/>
      <w:b/>
      <w:bCs/>
      <w:sz w:val="24"/>
    </w:rPr>
  </w:style>
  <w:style w:type="paragraph" w:customStyle="1" w:styleId="Default">
    <w:name w:val="Default"/>
    <w:rsid w:val="00672A0F"/>
    <w:pPr>
      <w:autoSpaceDE w:val="0"/>
      <w:autoSpaceDN w:val="0"/>
      <w:adjustRightInd w:val="0"/>
    </w:pPr>
    <w:rPr>
      <w:rFonts w:ascii="Arial" w:hAnsi="Arial" w:cs="Arial"/>
      <w:color w:val="000000"/>
      <w:sz w:val="24"/>
      <w:szCs w:val="24"/>
      <w:lang w:val="id-ID"/>
    </w:rPr>
  </w:style>
  <w:style w:type="paragraph" w:customStyle="1" w:styleId="NumberDoc">
    <w:name w:val="Number Doc"/>
    <w:basedOn w:val="Normal"/>
    <w:link w:val="NumberDocChar"/>
    <w:qFormat/>
    <w:rsid w:val="003A0D67"/>
    <w:pPr>
      <w:spacing w:before="120" w:after="120"/>
      <w:jc w:val="center"/>
    </w:pPr>
    <w:rPr>
      <w:sz w:val="28"/>
      <w:szCs w:val="24"/>
      <w:lang w:val="id-ID" w:eastAsia="x-none"/>
    </w:rPr>
  </w:style>
  <w:style w:type="paragraph" w:styleId="NoSpacing">
    <w:name w:val="No Spacing"/>
    <w:link w:val="NoSpacingChar"/>
    <w:qFormat/>
    <w:rsid w:val="00FA2D09"/>
    <w:rPr>
      <w:rFonts w:ascii="Arial" w:hAnsi="Arial"/>
      <w:sz w:val="24"/>
      <w:szCs w:val="22"/>
    </w:rPr>
  </w:style>
  <w:style w:type="character" w:customStyle="1" w:styleId="NumberDocChar">
    <w:name w:val="Number Doc Char"/>
    <w:link w:val="NumberDoc"/>
    <w:rsid w:val="003A0D67"/>
    <w:rPr>
      <w:rFonts w:ascii="Arial" w:hAnsi="Arial" w:cs="Arial"/>
      <w:sz w:val="28"/>
      <w:szCs w:val="24"/>
      <w:lang w:val="id-ID"/>
    </w:rPr>
  </w:style>
  <w:style w:type="paragraph" w:customStyle="1" w:styleId="Paragraph">
    <w:name w:val="Paragraph"/>
    <w:basedOn w:val="NoSpacing"/>
    <w:link w:val="ParagraphChar"/>
    <w:qFormat/>
    <w:rsid w:val="00FA2D09"/>
    <w:pPr>
      <w:spacing w:after="120" w:line="276" w:lineRule="auto"/>
      <w:ind w:left="567"/>
      <w:jc w:val="both"/>
    </w:pPr>
    <w:rPr>
      <w:lang w:val="id-ID"/>
    </w:rPr>
  </w:style>
  <w:style w:type="paragraph" w:styleId="BodyText2">
    <w:name w:val="Body Text 2"/>
    <w:basedOn w:val="Normal"/>
    <w:link w:val="BodyText2Char"/>
    <w:rsid w:val="00577F88"/>
    <w:pPr>
      <w:spacing w:line="240" w:lineRule="auto"/>
      <w:jc w:val="both"/>
    </w:pPr>
    <w:rPr>
      <w:rFonts w:eastAsia="Times New Roman"/>
      <w:szCs w:val="20"/>
      <w:lang w:val="x-none" w:eastAsia="x-none"/>
    </w:rPr>
  </w:style>
  <w:style w:type="character" w:customStyle="1" w:styleId="NoSpacingChar">
    <w:name w:val="No Spacing Char"/>
    <w:link w:val="NoSpacing"/>
    <w:rsid w:val="00FA2D09"/>
    <w:rPr>
      <w:rFonts w:ascii="Arial" w:hAnsi="Arial"/>
      <w:sz w:val="24"/>
      <w:szCs w:val="22"/>
      <w:lang w:val="en-US" w:eastAsia="en-US" w:bidi="ar-SA"/>
    </w:rPr>
  </w:style>
  <w:style w:type="character" w:customStyle="1" w:styleId="ParagraphChar">
    <w:name w:val="Paragraph Char"/>
    <w:link w:val="Paragraph"/>
    <w:rsid w:val="00FA2D09"/>
    <w:rPr>
      <w:rFonts w:ascii="Arial" w:hAnsi="Arial"/>
      <w:sz w:val="24"/>
      <w:szCs w:val="22"/>
      <w:lang w:val="id-ID" w:eastAsia="en-US" w:bidi="ar-SA"/>
    </w:rPr>
  </w:style>
  <w:style w:type="character" w:customStyle="1" w:styleId="BodyText2Char">
    <w:name w:val="Body Text 2 Char"/>
    <w:link w:val="BodyText2"/>
    <w:rsid w:val="00577F88"/>
    <w:rPr>
      <w:rFonts w:ascii="Arial" w:eastAsia="Times New Roman" w:hAnsi="Arial" w:cs="Times New Roman"/>
      <w:sz w:val="24"/>
      <w:szCs w:val="20"/>
    </w:rPr>
  </w:style>
  <w:style w:type="paragraph" w:customStyle="1" w:styleId="ExampleText">
    <w:name w:val="Example Text"/>
    <w:basedOn w:val="Footer"/>
    <w:rsid w:val="00944B7C"/>
    <w:pPr>
      <w:tabs>
        <w:tab w:val="clear" w:pos="4680"/>
        <w:tab w:val="clear" w:pos="9360"/>
      </w:tabs>
    </w:pPr>
    <w:rPr>
      <w:rFonts w:eastAsia="SimSun"/>
      <w:color w:val="0000FF"/>
      <w:sz w:val="20"/>
      <w:szCs w:val="20"/>
    </w:rPr>
  </w:style>
  <w:style w:type="paragraph" w:styleId="BodyText">
    <w:name w:val="Body Text"/>
    <w:basedOn w:val="Normal"/>
    <w:link w:val="BodyTextChar"/>
    <w:uiPriority w:val="99"/>
    <w:unhideWhenUsed/>
    <w:rsid w:val="00DA6799"/>
    <w:pPr>
      <w:spacing w:after="120"/>
    </w:pPr>
    <w:rPr>
      <w:szCs w:val="20"/>
      <w:lang w:val="x-none" w:eastAsia="x-none"/>
    </w:rPr>
  </w:style>
  <w:style w:type="character" w:customStyle="1" w:styleId="BodyTextChar">
    <w:name w:val="Body Text Char"/>
    <w:link w:val="BodyText"/>
    <w:uiPriority w:val="99"/>
    <w:rsid w:val="00DA6799"/>
    <w:rPr>
      <w:rFonts w:ascii="Arial" w:hAnsi="Arial"/>
      <w:sz w:val="24"/>
    </w:rPr>
  </w:style>
  <w:style w:type="paragraph" w:customStyle="1" w:styleId="BoxedText">
    <w:name w:val="Boxed Text"/>
    <w:basedOn w:val="Default"/>
    <w:next w:val="Default"/>
    <w:uiPriority w:val="99"/>
    <w:rsid w:val="00DA6799"/>
    <w:rPr>
      <w:color w:val="auto"/>
      <w:lang w:val="en-US"/>
    </w:rPr>
  </w:style>
  <w:style w:type="character" w:customStyle="1" w:styleId="treelabel">
    <w:name w:val="treelabel"/>
    <w:basedOn w:val="DefaultParagraphFont"/>
    <w:rsid w:val="00DA6799"/>
  </w:style>
  <w:style w:type="paragraph" w:styleId="NormalWeb">
    <w:name w:val="Normal (Web)"/>
    <w:basedOn w:val="Normal"/>
    <w:uiPriority w:val="99"/>
    <w:unhideWhenUsed/>
    <w:rsid w:val="002C1D10"/>
    <w:pPr>
      <w:spacing w:before="100" w:beforeAutospacing="1" w:after="100" w:afterAutospacing="1" w:line="240" w:lineRule="auto"/>
    </w:pPr>
    <w:rPr>
      <w:rFonts w:ascii="Times New Roman" w:eastAsia="Times New Roman" w:hAnsi="Times New Roman"/>
      <w:szCs w:val="24"/>
    </w:rPr>
  </w:style>
  <w:style w:type="paragraph" w:styleId="Revision">
    <w:name w:val="Revision"/>
    <w:hidden/>
    <w:uiPriority w:val="99"/>
    <w:semiHidden/>
    <w:rsid w:val="004E07D4"/>
    <w:rPr>
      <w:rFonts w:ascii="Arial" w:hAnsi="Arial"/>
      <w:sz w:val="24"/>
      <w:szCs w:val="22"/>
    </w:rPr>
  </w:style>
  <w:style w:type="paragraph" w:styleId="TOC4">
    <w:name w:val="toc 4"/>
    <w:basedOn w:val="Normal"/>
    <w:next w:val="Normal"/>
    <w:autoRedefine/>
    <w:uiPriority w:val="39"/>
    <w:unhideWhenUsed/>
    <w:rsid w:val="002911A3"/>
    <w:pPr>
      <w:spacing w:after="100"/>
      <w:ind w:left="660"/>
    </w:pPr>
    <w:rPr>
      <w:rFonts w:ascii="Calibri" w:eastAsia="Times New Roman" w:hAnsi="Calibri"/>
      <w:sz w:val="22"/>
    </w:rPr>
  </w:style>
  <w:style w:type="paragraph" w:styleId="TOC5">
    <w:name w:val="toc 5"/>
    <w:basedOn w:val="Normal"/>
    <w:next w:val="Normal"/>
    <w:autoRedefine/>
    <w:uiPriority w:val="39"/>
    <w:unhideWhenUsed/>
    <w:rsid w:val="002911A3"/>
    <w:pPr>
      <w:spacing w:after="100"/>
      <w:ind w:left="880"/>
    </w:pPr>
    <w:rPr>
      <w:rFonts w:ascii="Calibri" w:eastAsia="Times New Roman" w:hAnsi="Calibri"/>
      <w:sz w:val="22"/>
    </w:rPr>
  </w:style>
  <w:style w:type="paragraph" w:styleId="TOC6">
    <w:name w:val="toc 6"/>
    <w:basedOn w:val="Normal"/>
    <w:next w:val="Normal"/>
    <w:autoRedefine/>
    <w:uiPriority w:val="39"/>
    <w:unhideWhenUsed/>
    <w:rsid w:val="002911A3"/>
    <w:pPr>
      <w:spacing w:after="100"/>
      <w:ind w:left="1100"/>
    </w:pPr>
    <w:rPr>
      <w:rFonts w:ascii="Calibri" w:eastAsia="Times New Roman" w:hAnsi="Calibri"/>
      <w:sz w:val="22"/>
    </w:rPr>
  </w:style>
  <w:style w:type="paragraph" w:styleId="TOC7">
    <w:name w:val="toc 7"/>
    <w:basedOn w:val="Normal"/>
    <w:next w:val="Normal"/>
    <w:autoRedefine/>
    <w:uiPriority w:val="39"/>
    <w:unhideWhenUsed/>
    <w:rsid w:val="002911A3"/>
    <w:pPr>
      <w:spacing w:after="100"/>
      <w:ind w:left="1320"/>
    </w:pPr>
    <w:rPr>
      <w:rFonts w:ascii="Calibri" w:eastAsia="Times New Roman" w:hAnsi="Calibri"/>
      <w:sz w:val="22"/>
    </w:rPr>
  </w:style>
  <w:style w:type="paragraph" w:styleId="TOC8">
    <w:name w:val="toc 8"/>
    <w:basedOn w:val="Normal"/>
    <w:next w:val="Normal"/>
    <w:autoRedefine/>
    <w:uiPriority w:val="39"/>
    <w:unhideWhenUsed/>
    <w:rsid w:val="002911A3"/>
    <w:pPr>
      <w:spacing w:after="100"/>
      <w:ind w:left="1540"/>
    </w:pPr>
    <w:rPr>
      <w:rFonts w:ascii="Calibri" w:eastAsia="Times New Roman" w:hAnsi="Calibri"/>
      <w:sz w:val="22"/>
    </w:rPr>
  </w:style>
  <w:style w:type="paragraph" w:styleId="TOC9">
    <w:name w:val="toc 9"/>
    <w:basedOn w:val="Normal"/>
    <w:next w:val="Normal"/>
    <w:autoRedefine/>
    <w:uiPriority w:val="39"/>
    <w:unhideWhenUsed/>
    <w:rsid w:val="002911A3"/>
    <w:pPr>
      <w:spacing w:after="100"/>
      <w:ind w:left="1760"/>
    </w:pPr>
    <w:rPr>
      <w:rFonts w:ascii="Calibri" w:eastAsia="Times New Roman" w:hAnsi="Calibri"/>
      <w:sz w:val="22"/>
    </w:rPr>
  </w:style>
  <w:style w:type="paragraph" w:styleId="ListNumber3">
    <w:name w:val="List Number 3"/>
    <w:basedOn w:val="Normal"/>
    <w:rsid w:val="002F02A1"/>
    <w:pPr>
      <w:tabs>
        <w:tab w:val="num" w:pos="1080"/>
      </w:tabs>
      <w:spacing w:line="240" w:lineRule="auto"/>
      <w:ind w:left="1080" w:hanging="360"/>
      <w:jc w:val="both"/>
    </w:pPr>
    <w:rPr>
      <w:rFonts w:eastAsia="Times New Roman"/>
      <w:sz w:val="20"/>
      <w:szCs w:val="24"/>
    </w:rPr>
  </w:style>
  <w:style w:type="paragraph" w:customStyle="1" w:styleId="Char">
    <w:name w:val="Char"/>
    <w:basedOn w:val="Normal"/>
    <w:rsid w:val="002F02A1"/>
    <w:pPr>
      <w:spacing w:after="160" w:line="240" w:lineRule="exact"/>
    </w:pPr>
    <w:rPr>
      <w:rFonts w:ascii="Tahoma" w:eastAsia="Times New Roman" w:hAnsi="Tahoma" w:cs="Angsana New"/>
      <w:sz w:val="20"/>
      <w:szCs w:val="20"/>
    </w:rPr>
  </w:style>
  <w:style w:type="paragraph" w:styleId="ListBullet2">
    <w:name w:val="List Bullet 2"/>
    <w:basedOn w:val="Normal"/>
    <w:rsid w:val="002F02A1"/>
    <w:pPr>
      <w:tabs>
        <w:tab w:val="num" w:pos="720"/>
      </w:tabs>
      <w:spacing w:line="240" w:lineRule="auto"/>
      <w:ind w:left="720" w:hanging="360"/>
      <w:contextualSpacing/>
      <w:jc w:val="both"/>
    </w:pPr>
    <w:rPr>
      <w:rFonts w:eastAsia="Times New Roman" w:cs="Arial"/>
      <w:noProof/>
      <w:szCs w:val="24"/>
      <w:lang w:val="id-ID"/>
    </w:rPr>
  </w:style>
  <w:style w:type="character" w:styleId="FollowedHyperlink">
    <w:name w:val="FollowedHyperlink"/>
    <w:uiPriority w:val="99"/>
    <w:rsid w:val="002F02A1"/>
    <w:rPr>
      <w:color w:val="800080"/>
      <w:u w:val="single"/>
    </w:rPr>
  </w:style>
  <w:style w:type="character" w:customStyle="1" w:styleId="apple-style-span">
    <w:name w:val="apple-style-span"/>
    <w:rsid w:val="002F02A1"/>
  </w:style>
  <w:style w:type="character" w:customStyle="1" w:styleId="apple-converted-space">
    <w:name w:val="apple-converted-space"/>
    <w:rsid w:val="002F02A1"/>
  </w:style>
  <w:style w:type="character" w:customStyle="1" w:styleId="hps">
    <w:name w:val="hps"/>
    <w:rsid w:val="002F02A1"/>
  </w:style>
  <w:style w:type="character" w:customStyle="1" w:styleId="atn">
    <w:name w:val="atn"/>
    <w:rsid w:val="002F02A1"/>
  </w:style>
  <w:style w:type="paragraph" w:styleId="Caption">
    <w:name w:val="caption"/>
    <w:basedOn w:val="Normal"/>
    <w:next w:val="Normal"/>
    <w:unhideWhenUsed/>
    <w:qFormat/>
    <w:rsid w:val="002F02A1"/>
    <w:pPr>
      <w:spacing w:after="200" w:line="240" w:lineRule="auto"/>
    </w:pPr>
    <w:rPr>
      <w:rFonts w:ascii="Times New Roman" w:eastAsia="Times New Roman" w:hAnsi="Times New Roman"/>
      <w:b/>
      <w:bCs/>
      <w:color w:val="4F81BD"/>
      <w:sz w:val="18"/>
      <w:szCs w:val="18"/>
    </w:rPr>
  </w:style>
  <w:style w:type="table" w:styleId="MediumGrid1-Accent5">
    <w:name w:val="Medium Grid 1 Accent 5"/>
    <w:basedOn w:val="TableNormal"/>
    <w:uiPriority w:val="67"/>
    <w:rsid w:val="002F02A1"/>
    <w:rPr>
      <w:rFonts w:ascii="Times" w:eastAsia="Times" w:hAnsi="Time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customStyle="1" w:styleId="font5">
    <w:name w:val="font5"/>
    <w:basedOn w:val="Normal"/>
    <w:rsid w:val="00AE60A6"/>
    <w:pPr>
      <w:spacing w:before="100" w:beforeAutospacing="1" w:after="100" w:afterAutospacing="1" w:line="240" w:lineRule="auto"/>
    </w:pPr>
    <w:rPr>
      <w:rFonts w:ascii="Calibri" w:eastAsia="Times New Roman" w:hAnsi="Calibri"/>
      <w:b/>
      <w:bCs/>
      <w:color w:val="000000"/>
      <w:sz w:val="18"/>
      <w:szCs w:val="18"/>
    </w:rPr>
  </w:style>
  <w:style w:type="paragraph" w:customStyle="1" w:styleId="font6">
    <w:name w:val="font6"/>
    <w:basedOn w:val="Normal"/>
    <w:rsid w:val="00AE60A6"/>
    <w:pPr>
      <w:spacing w:before="100" w:beforeAutospacing="1" w:after="100" w:afterAutospacing="1" w:line="240" w:lineRule="auto"/>
    </w:pPr>
    <w:rPr>
      <w:rFonts w:ascii="Calibri" w:eastAsia="Times New Roman" w:hAnsi="Calibri"/>
      <w:color w:val="000000"/>
      <w:sz w:val="18"/>
      <w:szCs w:val="18"/>
    </w:rPr>
  </w:style>
  <w:style w:type="paragraph" w:customStyle="1" w:styleId="font7">
    <w:name w:val="font7"/>
    <w:basedOn w:val="Normal"/>
    <w:rsid w:val="00AE60A6"/>
    <w:pPr>
      <w:spacing w:before="100" w:beforeAutospacing="1" w:after="100" w:afterAutospacing="1" w:line="240" w:lineRule="auto"/>
    </w:pPr>
    <w:rPr>
      <w:rFonts w:ascii="Calibri" w:eastAsia="Times New Roman" w:hAnsi="Calibri"/>
      <w:color w:val="000000"/>
      <w:sz w:val="18"/>
      <w:szCs w:val="18"/>
    </w:rPr>
  </w:style>
  <w:style w:type="paragraph" w:customStyle="1" w:styleId="font8">
    <w:name w:val="font8"/>
    <w:basedOn w:val="Normal"/>
    <w:rsid w:val="00AE60A6"/>
    <w:pPr>
      <w:spacing w:before="100" w:beforeAutospacing="1" w:after="100" w:afterAutospacing="1" w:line="240" w:lineRule="auto"/>
    </w:pPr>
    <w:rPr>
      <w:rFonts w:ascii="Times New Roman" w:eastAsia="Times New Roman" w:hAnsi="Times New Roman"/>
      <w:b/>
      <w:bCs/>
      <w:color w:val="000000"/>
      <w:sz w:val="14"/>
      <w:szCs w:val="14"/>
    </w:rPr>
  </w:style>
  <w:style w:type="paragraph" w:customStyle="1" w:styleId="font9">
    <w:name w:val="font9"/>
    <w:basedOn w:val="Normal"/>
    <w:rsid w:val="00AE60A6"/>
    <w:pPr>
      <w:spacing w:before="100" w:beforeAutospacing="1" w:after="100" w:afterAutospacing="1" w:line="240" w:lineRule="auto"/>
    </w:pPr>
    <w:rPr>
      <w:rFonts w:ascii="Times New Roman" w:eastAsia="Times New Roman" w:hAnsi="Times New Roman"/>
      <w:color w:val="000000"/>
      <w:sz w:val="14"/>
      <w:szCs w:val="14"/>
    </w:rPr>
  </w:style>
  <w:style w:type="paragraph" w:customStyle="1" w:styleId="font10">
    <w:name w:val="font10"/>
    <w:basedOn w:val="Normal"/>
    <w:rsid w:val="00AE60A6"/>
    <w:pPr>
      <w:spacing w:before="100" w:beforeAutospacing="1" w:after="100" w:afterAutospacing="1" w:line="240" w:lineRule="auto"/>
    </w:pPr>
    <w:rPr>
      <w:rFonts w:ascii="Times New Roman" w:eastAsia="Times New Roman" w:hAnsi="Times New Roman"/>
      <w:color w:val="000000"/>
      <w:sz w:val="14"/>
      <w:szCs w:val="14"/>
    </w:rPr>
  </w:style>
  <w:style w:type="paragraph" w:customStyle="1" w:styleId="font11">
    <w:name w:val="font11"/>
    <w:basedOn w:val="Normal"/>
    <w:rsid w:val="00AE60A6"/>
    <w:pPr>
      <w:spacing w:before="100" w:beforeAutospacing="1" w:after="100" w:afterAutospacing="1" w:line="240" w:lineRule="auto"/>
    </w:pPr>
    <w:rPr>
      <w:rFonts w:ascii="Calibri" w:eastAsia="Times New Roman" w:hAnsi="Calibri"/>
      <w:b/>
      <w:bCs/>
      <w:color w:val="000000"/>
      <w:sz w:val="18"/>
      <w:szCs w:val="18"/>
    </w:rPr>
  </w:style>
  <w:style w:type="paragraph" w:customStyle="1" w:styleId="font12">
    <w:name w:val="font12"/>
    <w:basedOn w:val="Normal"/>
    <w:rsid w:val="00AE60A6"/>
    <w:pPr>
      <w:spacing w:before="100" w:beforeAutospacing="1" w:after="100" w:afterAutospacing="1" w:line="240" w:lineRule="auto"/>
    </w:pPr>
    <w:rPr>
      <w:rFonts w:ascii="Calibri" w:eastAsia="Times New Roman" w:hAnsi="Calibri"/>
      <w:i/>
      <w:iCs/>
      <w:color w:val="000000"/>
      <w:sz w:val="18"/>
      <w:szCs w:val="18"/>
    </w:rPr>
  </w:style>
  <w:style w:type="paragraph" w:customStyle="1" w:styleId="font13">
    <w:name w:val="font13"/>
    <w:basedOn w:val="Normal"/>
    <w:rsid w:val="00AE60A6"/>
    <w:pPr>
      <w:spacing w:before="100" w:beforeAutospacing="1" w:after="100" w:afterAutospacing="1" w:line="240" w:lineRule="auto"/>
    </w:pPr>
    <w:rPr>
      <w:rFonts w:ascii="Times New Roman" w:eastAsia="Times New Roman" w:hAnsi="Times New Roman"/>
      <w:b/>
      <w:bCs/>
      <w:color w:val="000000"/>
      <w:sz w:val="14"/>
      <w:szCs w:val="14"/>
    </w:rPr>
  </w:style>
  <w:style w:type="paragraph" w:customStyle="1" w:styleId="font14">
    <w:name w:val="font14"/>
    <w:basedOn w:val="Normal"/>
    <w:rsid w:val="00AE60A6"/>
    <w:pPr>
      <w:spacing w:before="100" w:beforeAutospacing="1" w:after="100" w:afterAutospacing="1" w:line="240" w:lineRule="auto"/>
    </w:pPr>
    <w:rPr>
      <w:rFonts w:ascii="Calibri" w:eastAsia="Times New Roman" w:hAnsi="Calibri"/>
      <w:color w:val="000000"/>
      <w:sz w:val="14"/>
      <w:szCs w:val="14"/>
    </w:rPr>
  </w:style>
  <w:style w:type="paragraph" w:customStyle="1" w:styleId="font15">
    <w:name w:val="font15"/>
    <w:basedOn w:val="Normal"/>
    <w:rsid w:val="00AE60A6"/>
    <w:pPr>
      <w:spacing w:before="100" w:beforeAutospacing="1" w:after="100" w:afterAutospacing="1" w:line="240" w:lineRule="auto"/>
    </w:pPr>
    <w:rPr>
      <w:rFonts w:ascii="Calibri" w:eastAsia="Times New Roman" w:hAnsi="Calibri"/>
      <w:color w:val="000000"/>
      <w:sz w:val="18"/>
      <w:szCs w:val="18"/>
    </w:rPr>
  </w:style>
  <w:style w:type="paragraph" w:customStyle="1" w:styleId="xl63">
    <w:name w:val="xl63"/>
    <w:basedOn w:val="Normal"/>
    <w:rsid w:val="00AE60A6"/>
    <w:pPr>
      <w:pBdr>
        <w:top w:val="single" w:sz="4" w:space="0" w:color="auto"/>
        <w:left w:val="single" w:sz="4" w:space="0" w:color="auto"/>
        <w:bottom w:val="single" w:sz="4" w:space="0" w:color="auto"/>
        <w:right w:val="single" w:sz="4" w:space="0" w:color="auto"/>
      </w:pBdr>
      <w:shd w:val="clear" w:color="000000" w:fill="7F7F7F"/>
      <w:spacing w:before="100" w:beforeAutospacing="1" w:after="100" w:afterAutospacing="1" w:line="240" w:lineRule="auto"/>
      <w:jc w:val="center"/>
      <w:textAlignment w:val="center"/>
    </w:pPr>
    <w:rPr>
      <w:rFonts w:ascii="Times New Roman" w:eastAsia="Times New Roman" w:hAnsi="Times New Roman"/>
      <w:b/>
      <w:bCs/>
      <w:color w:val="FFFFFF"/>
      <w:sz w:val="18"/>
      <w:szCs w:val="18"/>
    </w:rPr>
  </w:style>
  <w:style w:type="paragraph" w:customStyle="1" w:styleId="xl64">
    <w:name w:val="xl64"/>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65">
    <w:name w:val="xl65"/>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18"/>
      <w:szCs w:val="18"/>
    </w:rPr>
  </w:style>
  <w:style w:type="paragraph" w:customStyle="1" w:styleId="xl66">
    <w:name w:val="xl66"/>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18"/>
      <w:szCs w:val="18"/>
    </w:rPr>
  </w:style>
  <w:style w:type="paragraph" w:customStyle="1" w:styleId="xl67">
    <w:name w:val="xl67"/>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18"/>
      <w:szCs w:val="18"/>
    </w:rPr>
  </w:style>
  <w:style w:type="paragraph" w:customStyle="1" w:styleId="xl68">
    <w:name w:val="xl68"/>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69">
    <w:name w:val="xl69"/>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18"/>
      <w:szCs w:val="18"/>
    </w:rPr>
  </w:style>
  <w:style w:type="paragraph" w:customStyle="1" w:styleId="xl70">
    <w:name w:val="xl70"/>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71">
    <w:name w:val="xl71"/>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72">
    <w:name w:val="xl72"/>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18"/>
      <w:szCs w:val="18"/>
    </w:rPr>
  </w:style>
  <w:style w:type="paragraph" w:customStyle="1" w:styleId="xl73">
    <w:name w:val="xl73"/>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sz w:val="18"/>
      <w:szCs w:val="18"/>
    </w:rPr>
  </w:style>
  <w:style w:type="paragraph" w:customStyle="1" w:styleId="xl74">
    <w:name w:val="xl74"/>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000000"/>
      <w:sz w:val="18"/>
      <w:szCs w:val="18"/>
    </w:rPr>
  </w:style>
  <w:style w:type="paragraph" w:customStyle="1" w:styleId="xl75">
    <w:name w:val="xl75"/>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76">
    <w:name w:val="xl76"/>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77">
    <w:name w:val="xl77"/>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sz w:val="20"/>
      <w:szCs w:val="20"/>
    </w:rPr>
  </w:style>
  <w:style w:type="paragraph" w:customStyle="1" w:styleId="xl78">
    <w:name w:val="xl78"/>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rPr>
  </w:style>
  <w:style w:type="paragraph" w:customStyle="1" w:styleId="xl79">
    <w:name w:val="xl79"/>
    <w:basedOn w:val="Normal"/>
    <w:rsid w:val="00AE60A6"/>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sz w:val="18"/>
      <w:szCs w:val="18"/>
    </w:rPr>
  </w:style>
  <w:style w:type="paragraph" w:customStyle="1" w:styleId="xl80">
    <w:name w:val="xl80"/>
    <w:basedOn w:val="Normal"/>
    <w:rsid w:val="00AE60A6"/>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color w:val="000000"/>
      <w:sz w:val="18"/>
      <w:szCs w:val="18"/>
    </w:rPr>
  </w:style>
  <w:style w:type="paragraph" w:customStyle="1" w:styleId="xl81">
    <w:name w:val="xl81"/>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18"/>
      <w:szCs w:val="18"/>
    </w:rPr>
  </w:style>
  <w:style w:type="paragraph" w:customStyle="1" w:styleId="xl82">
    <w:name w:val="xl82"/>
    <w:basedOn w:val="Normal"/>
    <w:rsid w:val="00AE60A6"/>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color w:val="000000"/>
      <w:sz w:val="18"/>
      <w:szCs w:val="18"/>
    </w:rPr>
  </w:style>
  <w:style w:type="paragraph" w:customStyle="1" w:styleId="xl83">
    <w:name w:val="xl83"/>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i/>
      <w:iCs/>
      <w:sz w:val="18"/>
      <w:szCs w:val="18"/>
    </w:rPr>
  </w:style>
  <w:style w:type="paragraph" w:customStyle="1" w:styleId="xl84">
    <w:name w:val="xl84"/>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i/>
      <w:iCs/>
      <w:color w:val="000000"/>
      <w:sz w:val="18"/>
      <w:szCs w:val="18"/>
    </w:rPr>
  </w:style>
  <w:style w:type="paragraph" w:customStyle="1" w:styleId="xl85">
    <w:name w:val="xl85"/>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i/>
      <w:iCs/>
      <w:color w:val="000000"/>
      <w:sz w:val="18"/>
      <w:szCs w:val="18"/>
    </w:rPr>
  </w:style>
  <w:style w:type="paragraph" w:customStyle="1" w:styleId="xl86">
    <w:name w:val="xl86"/>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18"/>
      <w:szCs w:val="18"/>
    </w:rPr>
  </w:style>
  <w:style w:type="paragraph" w:customStyle="1" w:styleId="xl87">
    <w:name w:val="xl87"/>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Cs w:val="24"/>
    </w:rPr>
  </w:style>
  <w:style w:type="paragraph" w:customStyle="1" w:styleId="xl88">
    <w:name w:val="xl88"/>
    <w:basedOn w:val="Normal"/>
    <w:rsid w:val="00AE60A6"/>
    <w:pPr>
      <w:pBdr>
        <w:top w:val="single" w:sz="4" w:space="0" w:color="auto"/>
        <w:left w:val="single" w:sz="4" w:space="7"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Symbol" w:eastAsia="Times New Roman" w:hAnsi="Symbol"/>
      <w:color w:val="000000"/>
      <w:sz w:val="18"/>
      <w:szCs w:val="18"/>
    </w:rPr>
  </w:style>
  <w:style w:type="paragraph" w:customStyle="1" w:styleId="xl89">
    <w:name w:val="xl89"/>
    <w:basedOn w:val="Normal"/>
    <w:rsid w:val="00AE60A6"/>
    <w:pPr>
      <w:pBdr>
        <w:top w:val="single" w:sz="4" w:space="0" w:color="auto"/>
        <w:left w:val="single" w:sz="4" w:space="14" w:color="auto"/>
        <w:bottom w:val="single" w:sz="4" w:space="0" w:color="auto"/>
        <w:right w:val="single" w:sz="4" w:space="0" w:color="auto"/>
      </w:pBdr>
      <w:shd w:val="clear" w:color="000000" w:fill="FFFFFF"/>
      <w:spacing w:before="100" w:beforeAutospacing="1" w:after="100" w:afterAutospacing="1" w:line="240" w:lineRule="auto"/>
      <w:ind w:firstLineChars="200" w:firstLine="200"/>
      <w:textAlignment w:val="center"/>
    </w:pPr>
    <w:rPr>
      <w:rFonts w:ascii="Times New Roman" w:eastAsia="Times New Roman" w:hAnsi="Times New Roman"/>
      <w:sz w:val="18"/>
      <w:szCs w:val="18"/>
    </w:rPr>
  </w:style>
  <w:style w:type="paragraph" w:customStyle="1" w:styleId="xl90">
    <w:name w:val="xl90"/>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sz w:val="18"/>
      <w:szCs w:val="18"/>
    </w:rPr>
  </w:style>
  <w:style w:type="paragraph" w:customStyle="1" w:styleId="xl91">
    <w:name w:val="xl91"/>
    <w:basedOn w:val="Normal"/>
    <w:rsid w:val="00AE60A6"/>
    <w:pPr>
      <w:pBdr>
        <w:top w:val="single" w:sz="4" w:space="0" w:color="auto"/>
        <w:left w:val="single" w:sz="4" w:space="14" w:color="auto"/>
        <w:bottom w:val="single" w:sz="4" w:space="0" w:color="auto"/>
        <w:right w:val="single" w:sz="4" w:space="0" w:color="auto"/>
      </w:pBdr>
      <w:shd w:val="clear" w:color="000000" w:fill="FFFFFF"/>
      <w:spacing w:before="100" w:beforeAutospacing="1" w:after="100" w:afterAutospacing="1" w:line="240" w:lineRule="auto"/>
      <w:ind w:firstLineChars="200" w:firstLine="200"/>
      <w:textAlignment w:val="center"/>
    </w:pPr>
    <w:rPr>
      <w:rFonts w:ascii="Times New Roman" w:eastAsia="Times New Roman" w:hAnsi="Times New Roman"/>
      <w:color w:val="000000"/>
      <w:sz w:val="20"/>
      <w:szCs w:val="20"/>
    </w:rPr>
  </w:style>
  <w:style w:type="paragraph" w:customStyle="1" w:styleId="xl92">
    <w:name w:val="xl92"/>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sz w:val="20"/>
      <w:szCs w:val="20"/>
    </w:rPr>
  </w:style>
  <w:style w:type="paragraph" w:customStyle="1" w:styleId="xl93">
    <w:name w:val="xl93"/>
    <w:basedOn w:val="Normal"/>
    <w:rsid w:val="00AE60A6"/>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color w:val="000000"/>
      <w:sz w:val="20"/>
      <w:szCs w:val="20"/>
    </w:rPr>
  </w:style>
  <w:style w:type="paragraph" w:customStyle="1" w:styleId="xl94">
    <w:name w:val="xl94"/>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rPr>
  </w:style>
  <w:style w:type="paragraph" w:customStyle="1" w:styleId="xl95">
    <w:name w:val="xl95"/>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18"/>
      <w:szCs w:val="18"/>
    </w:rPr>
  </w:style>
  <w:style w:type="paragraph" w:customStyle="1" w:styleId="xl96">
    <w:name w:val="xl96"/>
    <w:basedOn w:val="Normal"/>
    <w:rsid w:val="00AE60A6"/>
    <w:pPr>
      <w:pBdr>
        <w:top w:val="single" w:sz="4" w:space="0" w:color="auto"/>
        <w:left w:val="single" w:sz="4" w:space="7"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Symbol" w:eastAsia="Times New Roman" w:hAnsi="Symbol"/>
      <w:sz w:val="18"/>
      <w:szCs w:val="18"/>
    </w:rPr>
  </w:style>
  <w:style w:type="paragraph" w:customStyle="1" w:styleId="xl97">
    <w:name w:val="xl97"/>
    <w:basedOn w:val="Normal"/>
    <w:rsid w:val="00AE60A6"/>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sz w:val="20"/>
      <w:szCs w:val="20"/>
    </w:rPr>
  </w:style>
  <w:style w:type="paragraph" w:customStyle="1" w:styleId="xl98">
    <w:name w:val="xl98"/>
    <w:basedOn w:val="Normal"/>
    <w:rsid w:val="00AE60A6"/>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sz w:val="20"/>
      <w:szCs w:val="20"/>
    </w:rPr>
  </w:style>
  <w:style w:type="paragraph" w:customStyle="1" w:styleId="xl99">
    <w:name w:val="xl99"/>
    <w:basedOn w:val="Normal"/>
    <w:rsid w:val="00AE60A6"/>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00">
    <w:name w:val="xl100"/>
    <w:basedOn w:val="Normal"/>
    <w:rsid w:val="00AE60A6"/>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18"/>
      <w:szCs w:val="18"/>
    </w:rPr>
  </w:style>
  <w:style w:type="paragraph" w:customStyle="1" w:styleId="xl101">
    <w:name w:val="xl101"/>
    <w:basedOn w:val="Normal"/>
    <w:rsid w:val="00AE60A6"/>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18"/>
      <w:szCs w:val="18"/>
    </w:rPr>
  </w:style>
  <w:style w:type="paragraph" w:customStyle="1" w:styleId="xl102">
    <w:name w:val="xl102"/>
    <w:basedOn w:val="Normal"/>
    <w:rsid w:val="00AE60A6"/>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03">
    <w:name w:val="xl103"/>
    <w:basedOn w:val="Normal"/>
    <w:rsid w:val="00AE60A6"/>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04">
    <w:name w:val="xl104"/>
    <w:basedOn w:val="Normal"/>
    <w:rsid w:val="00AE60A6"/>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18"/>
      <w:szCs w:val="18"/>
    </w:rPr>
  </w:style>
  <w:style w:type="paragraph" w:customStyle="1" w:styleId="xl105">
    <w:name w:val="xl105"/>
    <w:basedOn w:val="Normal"/>
    <w:rsid w:val="00AE60A6"/>
    <w:pPr>
      <w:spacing w:before="100" w:beforeAutospacing="1" w:after="100" w:afterAutospacing="1" w:line="240" w:lineRule="auto"/>
      <w:jc w:val="center"/>
    </w:pPr>
    <w:rPr>
      <w:rFonts w:ascii="Times New Roman" w:eastAsia="Times New Roman" w:hAnsi="Times New Roman"/>
      <w:szCs w:val="24"/>
    </w:rPr>
  </w:style>
  <w:style w:type="paragraph" w:customStyle="1" w:styleId="xl106">
    <w:name w:val="xl106"/>
    <w:basedOn w:val="Normal"/>
    <w:rsid w:val="00AE60A6"/>
    <w:pPr>
      <w:spacing w:before="100" w:beforeAutospacing="1" w:after="100" w:afterAutospacing="1" w:line="240" w:lineRule="auto"/>
    </w:pPr>
    <w:rPr>
      <w:rFonts w:ascii="Times New Roman" w:eastAsia="Times New Roman" w:hAnsi="Times New Roman"/>
      <w:szCs w:val="24"/>
    </w:rPr>
  </w:style>
  <w:style w:type="paragraph" w:customStyle="1" w:styleId="xl107">
    <w:name w:val="xl107"/>
    <w:basedOn w:val="Normal"/>
    <w:rsid w:val="00AE60A6"/>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sz w:val="18"/>
      <w:szCs w:val="18"/>
    </w:rPr>
  </w:style>
  <w:style w:type="paragraph" w:customStyle="1" w:styleId="xl108">
    <w:name w:val="xl108"/>
    <w:basedOn w:val="Normal"/>
    <w:rsid w:val="00AE60A6"/>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szCs w:val="24"/>
    </w:rPr>
  </w:style>
  <w:style w:type="paragraph" w:customStyle="1" w:styleId="xl109">
    <w:name w:val="xl109"/>
    <w:basedOn w:val="Normal"/>
    <w:rsid w:val="00AE60A6"/>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Cs w:val="24"/>
    </w:rPr>
  </w:style>
  <w:style w:type="paragraph" w:customStyle="1" w:styleId="xl110">
    <w:name w:val="xl110"/>
    <w:basedOn w:val="Normal"/>
    <w:rsid w:val="00AE60A6"/>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11">
    <w:name w:val="xl111"/>
    <w:basedOn w:val="Normal"/>
    <w:rsid w:val="00AE60A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b/>
      <w:bCs/>
      <w:color w:val="000000"/>
      <w:sz w:val="18"/>
      <w:szCs w:val="18"/>
    </w:rPr>
  </w:style>
  <w:style w:type="paragraph" w:customStyle="1" w:styleId="xl112">
    <w:name w:val="xl112"/>
    <w:basedOn w:val="Normal"/>
    <w:rsid w:val="00AE60A6"/>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szCs w:val="24"/>
    </w:rPr>
  </w:style>
  <w:style w:type="paragraph" w:customStyle="1" w:styleId="xl113">
    <w:name w:val="xl113"/>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Cs w:val="24"/>
    </w:rPr>
  </w:style>
  <w:style w:type="paragraph" w:customStyle="1" w:styleId="xl114">
    <w:name w:val="xl114"/>
    <w:basedOn w:val="Normal"/>
    <w:rsid w:val="00AE60A6"/>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15">
    <w:name w:val="xl115"/>
    <w:basedOn w:val="Normal"/>
    <w:rsid w:val="00AE60A6"/>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16">
    <w:name w:val="xl116"/>
    <w:basedOn w:val="Normal"/>
    <w:rsid w:val="00AE60A6"/>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17">
    <w:name w:val="xl117"/>
    <w:basedOn w:val="Normal"/>
    <w:rsid w:val="00AE60A6"/>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18">
    <w:name w:val="xl118"/>
    <w:basedOn w:val="Normal"/>
    <w:rsid w:val="00AE60A6"/>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19">
    <w:name w:val="xl119"/>
    <w:basedOn w:val="Normal"/>
    <w:rsid w:val="00AE60A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20">
    <w:name w:val="xl120"/>
    <w:basedOn w:val="Normal"/>
    <w:rsid w:val="00AE60A6"/>
    <w:pPr>
      <w:pBdr>
        <w:top w:val="single" w:sz="4" w:space="0" w:color="auto"/>
        <w:left w:val="single" w:sz="4" w:space="14" w:color="auto"/>
        <w:right w:val="single" w:sz="4" w:space="0" w:color="auto"/>
      </w:pBdr>
      <w:shd w:val="clear" w:color="000000" w:fill="FFFFFF"/>
      <w:spacing w:before="100" w:beforeAutospacing="1" w:after="100" w:afterAutospacing="1" w:line="240" w:lineRule="auto"/>
      <w:ind w:firstLineChars="200" w:firstLine="200"/>
      <w:textAlignment w:val="center"/>
    </w:pPr>
    <w:rPr>
      <w:rFonts w:ascii="Times New Roman" w:eastAsia="Times New Roman" w:hAnsi="Times New Roman"/>
      <w:color w:val="000000"/>
      <w:sz w:val="18"/>
      <w:szCs w:val="18"/>
    </w:rPr>
  </w:style>
  <w:style w:type="paragraph" w:customStyle="1" w:styleId="xl121">
    <w:name w:val="xl121"/>
    <w:basedOn w:val="Normal"/>
    <w:rsid w:val="00AE60A6"/>
    <w:pPr>
      <w:pBdr>
        <w:left w:val="single" w:sz="4" w:space="14"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Times New Roman" w:eastAsia="Times New Roman" w:hAnsi="Times New Roman"/>
      <w:szCs w:val="24"/>
    </w:rPr>
  </w:style>
  <w:style w:type="paragraph" w:customStyle="1" w:styleId="xl122">
    <w:name w:val="xl122"/>
    <w:basedOn w:val="Normal"/>
    <w:rsid w:val="00AE60A6"/>
    <w:pPr>
      <w:pBdr>
        <w:top w:val="single" w:sz="4" w:space="0" w:color="auto"/>
        <w:left w:val="single" w:sz="4" w:space="14" w:color="auto"/>
        <w:bottom w:val="single" w:sz="4" w:space="0" w:color="auto"/>
        <w:right w:val="single" w:sz="4" w:space="0" w:color="auto"/>
      </w:pBdr>
      <w:shd w:val="clear" w:color="000000" w:fill="FFFF00"/>
      <w:spacing w:before="100" w:beforeAutospacing="1" w:after="100" w:afterAutospacing="1" w:line="240" w:lineRule="auto"/>
      <w:ind w:firstLineChars="200" w:firstLine="200"/>
      <w:textAlignment w:val="center"/>
    </w:pPr>
    <w:rPr>
      <w:rFonts w:ascii="Times New Roman" w:eastAsia="Times New Roman" w:hAnsi="Times New Roman"/>
      <w:sz w:val="20"/>
      <w:szCs w:val="20"/>
    </w:rPr>
  </w:style>
  <w:style w:type="paragraph" w:customStyle="1" w:styleId="xl123">
    <w:name w:val="xl123"/>
    <w:basedOn w:val="Normal"/>
    <w:rsid w:val="004D3A69"/>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olor w:val="000000"/>
      <w:sz w:val="18"/>
      <w:szCs w:val="18"/>
    </w:rPr>
  </w:style>
  <w:style w:type="paragraph" w:customStyle="1" w:styleId="xl124">
    <w:name w:val="xl124"/>
    <w:basedOn w:val="Normal"/>
    <w:rsid w:val="004D3A69"/>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sz w:val="18"/>
      <w:szCs w:val="18"/>
    </w:rPr>
  </w:style>
  <w:style w:type="character" w:styleId="CommentReference">
    <w:name w:val="annotation reference"/>
    <w:uiPriority w:val="99"/>
    <w:semiHidden/>
    <w:unhideWhenUsed/>
    <w:rsid w:val="00347C02"/>
    <w:rPr>
      <w:sz w:val="16"/>
      <w:szCs w:val="16"/>
    </w:rPr>
  </w:style>
  <w:style w:type="paragraph" w:styleId="CommentText">
    <w:name w:val="annotation text"/>
    <w:basedOn w:val="Normal"/>
    <w:link w:val="CommentTextChar"/>
    <w:uiPriority w:val="99"/>
    <w:unhideWhenUsed/>
    <w:rsid w:val="00347C02"/>
    <w:rPr>
      <w:sz w:val="20"/>
      <w:szCs w:val="20"/>
    </w:rPr>
  </w:style>
  <w:style w:type="character" w:customStyle="1" w:styleId="CommentTextChar">
    <w:name w:val="Comment Text Char"/>
    <w:link w:val="CommentText"/>
    <w:uiPriority w:val="99"/>
    <w:rsid w:val="00347C02"/>
    <w:rPr>
      <w:rFonts w:ascii="Arial" w:hAnsi="Arial"/>
    </w:rPr>
  </w:style>
  <w:style w:type="paragraph" w:styleId="CommentSubject">
    <w:name w:val="annotation subject"/>
    <w:basedOn w:val="CommentText"/>
    <w:next w:val="CommentText"/>
    <w:link w:val="CommentSubjectChar"/>
    <w:uiPriority w:val="99"/>
    <w:semiHidden/>
    <w:unhideWhenUsed/>
    <w:rsid w:val="00347C02"/>
    <w:rPr>
      <w:b/>
      <w:bCs/>
    </w:rPr>
  </w:style>
  <w:style w:type="character" w:customStyle="1" w:styleId="CommentSubjectChar">
    <w:name w:val="Comment Subject Char"/>
    <w:link w:val="CommentSubject"/>
    <w:uiPriority w:val="99"/>
    <w:semiHidden/>
    <w:rsid w:val="00347C02"/>
    <w:rPr>
      <w:rFonts w:ascii="Arial" w:hAnsi="Arial"/>
      <w:b/>
      <w:bCs/>
    </w:rPr>
  </w:style>
  <w:style w:type="character" w:styleId="SubtleReference">
    <w:name w:val="Subtle Reference"/>
    <w:aliases w:val="Nomor Dokumen"/>
    <w:uiPriority w:val="31"/>
    <w:qFormat/>
    <w:rsid w:val="00B16CC4"/>
    <w:rPr>
      <w:rFonts w:ascii="Arial" w:hAnsi="Arial"/>
      <w:b w:val="0"/>
      <w:smallCaps/>
      <w:color w:val="auto"/>
      <w:sz w:val="32"/>
      <w:u w:val="none"/>
    </w:rPr>
  </w:style>
  <w:style w:type="paragraph" w:customStyle="1" w:styleId="Subtitleius">
    <w:name w:val="Subtitle ius"/>
    <w:basedOn w:val="Subtitle"/>
    <w:link w:val="SubtitleiusChar"/>
    <w:qFormat/>
    <w:rsid w:val="006E07FE"/>
    <w:pPr>
      <w:pBdr>
        <w:top w:val="single" w:sz="12" w:space="1" w:color="auto"/>
        <w:left w:val="single" w:sz="12" w:space="4" w:color="auto"/>
        <w:bottom w:val="single" w:sz="12" w:space="1" w:color="auto"/>
        <w:right w:val="single" w:sz="12" w:space="4" w:color="auto"/>
      </w:pBdr>
    </w:pPr>
    <w:rPr>
      <w:color w:val="FF0000"/>
      <w:sz w:val="72"/>
    </w:rPr>
  </w:style>
  <w:style w:type="character" w:customStyle="1" w:styleId="SubtitleiusChar">
    <w:name w:val="Subtitle ius Char"/>
    <w:link w:val="Subtitleius"/>
    <w:rsid w:val="006E07FE"/>
    <w:rPr>
      <w:rFonts w:ascii="Arial" w:eastAsia="Times New Roman" w:hAnsi="Arial" w:cs="Times New Roman"/>
      <w:b/>
      <w:iCs/>
      <w:color w:val="FF0000"/>
      <w:sz w:val="72"/>
      <w:szCs w:val="24"/>
      <w:lang w:val="x-none" w:eastAsia="x-none"/>
    </w:rPr>
  </w:style>
  <w:style w:type="table" w:customStyle="1" w:styleId="TableGrid1">
    <w:name w:val="Table Grid1"/>
    <w:basedOn w:val="TableNormal"/>
    <w:next w:val="TableGrid"/>
    <w:rsid w:val="00A34BDE"/>
    <w:pPr>
      <w:jc w:val="both"/>
    </w:pPr>
    <w:rPr>
      <w:rFonts w:ascii="Times New Roman" w:eastAsia="Times New Roman" w:hAnsi="Times New Roman"/>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06242">
      <w:bodyDiv w:val="1"/>
      <w:marLeft w:val="0"/>
      <w:marRight w:val="0"/>
      <w:marTop w:val="0"/>
      <w:marBottom w:val="0"/>
      <w:divBdr>
        <w:top w:val="none" w:sz="0" w:space="0" w:color="auto"/>
        <w:left w:val="none" w:sz="0" w:space="0" w:color="auto"/>
        <w:bottom w:val="none" w:sz="0" w:space="0" w:color="auto"/>
        <w:right w:val="none" w:sz="0" w:space="0" w:color="auto"/>
      </w:divBdr>
    </w:div>
    <w:div w:id="57243394">
      <w:bodyDiv w:val="1"/>
      <w:marLeft w:val="0"/>
      <w:marRight w:val="0"/>
      <w:marTop w:val="0"/>
      <w:marBottom w:val="0"/>
      <w:divBdr>
        <w:top w:val="none" w:sz="0" w:space="0" w:color="auto"/>
        <w:left w:val="none" w:sz="0" w:space="0" w:color="auto"/>
        <w:bottom w:val="none" w:sz="0" w:space="0" w:color="auto"/>
        <w:right w:val="none" w:sz="0" w:space="0" w:color="auto"/>
      </w:divBdr>
    </w:div>
    <w:div w:id="70393874">
      <w:bodyDiv w:val="1"/>
      <w:marLeft w:val="0"/>
      <w:marRight w:val="0"/>
      <w:marTop w:val="0"/>
      <w:marBottom w:val="0"/>
      <w:divBdr>
        <w:top w:val="none" w:sz="0" w:space="0" w:color="auto"/>
        <w:left w:val="none" w:sz="0" w:space="0" w:color="auto"/>
        <w:bottom w:val="none" w:sz="0" w:space="0" w:color="auto"/>
        <w:right w:val="none" w:sz="0" w:space="0" w:color="auto"/>
      </w:divBdr>
    </w:div>
    <w:div w:id="87849398">
      <w:bodyDiv w:val="1"/>
      <w:marLeft w:val="0"/>
      <w:marRight w:val="0"/>
      <w:marTop w:val="0"/>
      <w:marBottom w:val="0"/>
      <w:divBdr>
        <w:top w:val="none" w:sz="0" w:space="0" w:color="auto"/>
        <w:left w:val="none" w:sz="0" w:space="0" w:color="auto"/>
        <w:bottom w:val="none" w:sz="0" w:space="0" w:color="auto"/>
        <w:right w:val="none" w:sz="0" w:space="0" w:color="auto"/>
      </w:divBdr>
    </w:div>
    <w:div w:id="96952466">
      <w:bodyDiv w:val="1"/>
      <w:marLeft w:val="0"/>
      <w:marRight w:val="0"/>
      <w:marTop w:val="0"/>
      <w:marBottom w:val="0"/>
      <w:divBdr>
        <w:top w:val="none" w:sz="0" w:space="0" w:color="auto"/>
        <w:left w:val="none" w:sz="0" w:space="0" w:color="auto"/>
        <w:bottom w:val="none" w:sz="0" w:space="0" w:color="auto"/>
        <w:right w:val="none" w:sz="0" w:space="0" w:color="auto"/>
      </w:divBdr>
    </w:div>
    <w:div w:id="118689559">
      <w:bodyDiv w:val="1"/>
      <w:marLeft w:val="0"/>
      <w:marRight w:val="0"/>
      <w:marTop w:val="0"/>
      <w:marBottom w:val="0"/>
      <w:divBdr>
        <w:top w:val="none" w:sz="0" w:space="0" w:color="auto"/>
        <w:left w:val="none" w:sz="0" w:space="0" w:color="auto"/>
        <w:bottom w:val="none" w:sz="0" w:space="0" w:color="auto"/>
        <w:right w:val="none" w:sz="0" w:space="0" w:color="auto"/>
      </w:divBdr>
      <w:divsChild>
        <w:div w:id="2093889161">
          <w:marLeft w:val="144"/>
          <w:marRight w:val="0"/>
          <w:marTop w:val="0"/>
          <w:marBottom w:val="0"/>
          <w:divBdr>
            <w:top w:val="none" w:sz="0" w:space="0" w:color="auto"/>
            <w:left w:val="none" w:sz="0" w:space="0" w:color="auto"/>
            <w:bottom w:val="none" w:sz="0" w:space="0" w:color="auto"/>
            <w:right w:val="none" w:sz="0" w:space="0" w:color="auto"/>
          </w:divBdr>
        </w:div>
        <w:div w:id="713887788">
          <w:marLeft w:val="144"/>
          <w:marRight w:val="0"/>
          <w:marTop w:val="0"/>
          <w:marBottom w:val="0"/>
          <w:divBdr>
            <w:top w:val="none" w:sz="0" w:space="0" w:color="auto"/>
            <w:left w:val="none" w:sz="0" w:space="0" w:color="auto"/>
            <w:bottom w:val="none" w:sz="0" w:space="0" w:color="auto"/>
            <w:right w:val="none" w:sz="0" w:space="0" w:color="auto"/>
          </w:divBdr>
        </w:div>
      </w:divsChild>
    </w:div>
    <w:div w:id="162087431">
      <w:bodyDiv w:val="1"/>
      <w:marLeft w:val="0"/>
      <w:marRight w:val="0"/>
      <w:marTop w:val="0"/>
      <w:marBottom w:val="0"/>
      <w:divBdr>
        <w:top w:val="none" w:sz="0" w:space="0" w:color="auto"/>
        <w:left w:val="none" w:sz="0" w:space="0" w:color="auto"/>
        <w:bottom w:val="none" w:sz="0" w:space="0" w:color="auto"/>
        <w:right w:val="none" w:sz="0" w:space="0" w:color="auto"/>
      </w:divBdr>
    </w:div>
    <w:div w:id="249895813">
      <w:bodyDiv w:val="1"/>
      <w:marLeft w:val="0"/>
      <w:marRight w:val="0"/>
      <w:marTop w:val="0"/>
      <w:marBottom w:val="0"/>
      <w:divBdr>
        <w:top w:val="none" w:sz="0" w:space="0" w:color="auto"/>
        <w:left w:val="none" w:sz="0" w:space="0" w:color="auto"/>
        <w:bottom w:val="none" w:sz="0" w:space="0" w:color="auto"/>
        <w:right w:val="none" w:sz="0" w:space="0" w:color="auto"/>
      </w:divBdr>
    </w:div>
    <w:div w:id="266548032">
      <w:bodyDiv w:val="1"/>
      <w:marLeft w:val="0"/>
      <w:marRight w:val="0"/>
      <w:marTop w:val="0"/>
      <w:marBottom w:val="0"/>
      <w:divBdr>
        <w:top w:val="none" w:sz="0" w:space="0" w:color="auto"/>
        <w:left w:val="none" w:sz="0" w:space="0" w:color="auto"/>
        <w:bottom w:val="none" w:sz="0" w:space="0" w:color="auto"/>
        <w:right w:val="none" w:sz="0" w:space="0" w:color="auto"/>
      </w:divBdr>
      <w:divsChild>
        <w:div w:id="189297542">
          <w:marLeft w:val="547"/>
          <w:marRight w:val="0"/>
          <w:marTop w:val="0"/>
          <w:marBottom w:val="0"/>
          <w:divBdr>
            <w:top w:val="none" w:sz="0" w:space="0" w:color="auto"/>
            <w:left w:val="none" w:sz="0" w:space="0" w:color="auto"/>
            <w:bottom w:val="none" w:sz="0" w:space="0" w:color="auto"/>
            <w:right w:val="none" w:sz="0" w:space="0" w:color="auto"/>
          </w:divBdr>
        </w:div>
      </w:divsChild>
    </w:div>
    <w:div w:id="281040797">
      <w:bodyDiv w:val="1"/>
      <w:marLeft w:val="0"/>
      <w:marRight w:val="0"/>
      <w:marTop w:val="0"/>
      <w:marBottom w:val="0"/>
      <w:divBdr>
        <w:top w:val="none" w:sz="0" w:space="0" w:color="auto"/>
        <w:left w:val="none" w:sz="0" w:space="0" w:color="auto"/>
        <w:bottom w:val="none" w:sz="0" w:space="0" w:color="auto"/>
        <w:right w:val="none" w:sz="0" w:space="0" w:color="auto"/>
      </w:divBdr>
    </w:div>
    <w:div w:id="292369432">
      <w:bodyDiv w:val="1"/>
      <w:marLeft w:val="0"/>
      <w:marRight w:val="0"/>
      <w:marTop w:val="0"/>
      <w:marBottom w:val="0"/>
      <w:divBdr>
        <w:top w:val="none" w:sz="0" w:space="0" w:color="auto"/>
        <w:left w:val="none" w:sz="0" w:space="0" w:color="auto"/>
        <w:bottom w:val="none" w:sz="0" w:space="0" w:color="auto"/>
        <w:right w:val="none" w:sz="0" w:space="0" w:color="auto"/>
      </w:divBdr>
    </w:div>
    <w:div w:id="293874362">
      <w:bodyDiv w:val="1"/>
      <w:marLeft w:val="0"/>
      <w:marRight w:val="0"/>
      <w:marTop w:val="0"/>
      <w:marBottom w:val="0"/>
      <w:divBdr>
        <w:top w:val="none" w:sz="0" w:space="0" w:color="auto"/>
        <w:left w:val="none" w:sz="0" w:space="0" w:color="auto"/>
        <w:bottom w:val="none" w:sz="0" w:space="0" w:color="auto"/>
        <w:right w:val="none" w:sz="0" w:space="0" w:color="auto"/>
      </w:divBdr>
    </w:div>
    <w:div w:id="302853128">
      <w:bodyDiv w:val="1"/>
      <w:marLeft w:val="0"/>
      <w:marRight w:val="0"/>
      <w:marTop w:val="0"/>
      <w:marBottom w:val="0"/>
      <w:divBdr>
        <w:top w:val="none" w:sz="0" w:space="0" w:color="auto"/>
        <w:left w:val="none" w:sz="0" w:space="0" w:color="auto"/>
        <w:bottom w:val="none" w:sz="0" w:space="0" w:color="auto"/>
        <w:right w:val="none" w:sz="0" w:space="0" w:color="auto"/>
      </w:divBdr>
    </w:div>
    <w:div w:id="315063566">
      <w:bodyDiv w:val="1"/>
      <w:marLeft w:val="0"/>
      <w:marRight w:val="0"/>
      <w:marTop w:val="0"/>
      <w:marBottom w:val="0"/>
      <w:divBdr>
        <w:top w:val="none" w:sz="0" w:space="0" w:color="auto"/>
        <w:left w:val="none" w:sz="0" w:space="0" w:color="auto"/>
        <w:bottom w:val="none" w:sz="0" w:space="0" w:color="auto"/>
        <w:right w:val="none" w:sz="0" w:space="0" w:color="auto"/>
      </w:divBdr>
    </w:div>
    <w:div w:id="334381076">
      <w:bodyDiv w:val="1"/>
      <w:marLeft w:val="0"/>
      <w:marRight w:val="0"/>
      <w:marTop w:val="0"/>
      <w:marBottom w:val="0"/>
      <w:divBdr>
        <w:top w:val="none" w:sz="0" w:space="0" w:color="auto"/>
        <w:left w:val="none" w:sz="0" w:space="0" w:color="auto"/>
        <w:bottom w:val="none" w:sz="0" w:space="0" w:color="auto"/>
        <w:right w:val="none" w:sz="0" w:space="0" w:color="auto"/>
      </w:divBdr>
    </w:div>
    <w:div w:id="340787228">
      <w:bodyDiv w:val="1"/>
      <w:marLeft w:val="0"/>
      <w:marRight w:val="0"/>
      <w:marTop w:val="0"/>
      <w:marBottom w:val="0"/>
      <w:divBdr>
        <w:top w:val="none" w:sz="0" w:space="0" w:color="auto"/>
        <w:left w:val="none" w:sz="0" w:space="0" w:color="auto"/>
        <w:bottom w:val="none" w:sz="0" w:space="0" w:color="auto"/>
        <w:right w:val="none" w:sz="0" w:space="0" w:color="auto"/>
      </w:divBdr>
    </w:div>
    <w:div w:id="347877893">
      <w:bodyDiv w:val="1"/>
      <w:marLeft w:val="0"/>
      <w:marRight w:val="0"/>
      <w:marTop w:val="0"/>
      <w:marBottom w:val="0"/>
      <w:divBdr>
        <w:top w:val="none" w:sz="0" w:space="0" w:color="auto"/>
        <w:left w:val="none" w:sz="0" w:space="0" w:color="auto"/>
        <w:bottom w:val="none" w:sz="0" w:space="0" w:color="auto"/>
        <w:right w:val="none" w:sz="0" w:space="0" w:color="auto"/>
      </w:divBdr>
    </w:div>
    <w:div w:id="360590892">
      <w:bodyDiv w:val="1"/>
      <w:marLeft w:val="0"/>
      <w:marRight w:val="0"/>
      <w:marTop w:val="0"/>
      <w:marBottom w:val="0"/>
      <w:divBdr>
        <w:top w:val="none" w:sz="0" w:space="0" w:color="auto"/>
        <w:left w:val="none" w:sz="0" w:space="0" w:color="auto"/>
        <w:bottom w:val="none" w:sz="0" w:space="0" w:color="auto"/>
        <w:right w:val="none" w:sz="0" w:space="0" w:color="auto"/>
      </w:divBdr>
    </w:div>
    <w:div w:id="362361554">
      <w:bodyDiv w:val="1"/>
      <w:marLeft w:val="0"/>
      <w:marRight w:val="0"/>
      <w:marTop w:val="0"/>
      <w:marBottom w:val="0"/>
      <w:divBdr>
        <w:top w:val="none" w:sz="0" w:space="0" w:color="auto"/>
        <w:left w:val="none" w:sz="0" w:space="0" w:color="auto"/>
        <w:bottom w:val="none" w:sz="0" w:space="0" w:color="auto"/>
        <w:right w:val="none" w:sz="0" w:space="0" w:color="auto"/>
      </w:divBdr>
    </w:div>
    <w:div w:id="367023608">
      <w:bodyDiv w:val="1"/>
      <w:marLeft w:val="0"/>
      <w:marRight w:val="0"/>
      <w:marTop w:val="0"/>
      <w:marBottom w:val="0"/>
      <w:divBdr>
        <w:top w:val="none" w:sz="0" w:space="0" w:color="auto"/>
        <w:left w:val="none" w:sz="0" w:space="0" w:color="auto"/>
        <w:bottom w:val="none" w:sz="0" w:space="0" w:color="auto"/>
        <w:right w:val="none" w:sz="0" w:space="0" w:color="auto"/>
      </w:divBdr>
    </w:div>
    <w:div w:id="412508768">
      <w:bodyDiv w:val="1"/>
      <w:marLeft w:val="0"/>
      <w:marRight w:val="0"/>
      <w:marTop w:val="0"/>
      <w:marBottom w:val="0"/>
      <w:divBdr>
        <w:top w:val="none" w:sz="0" w:space="0" w:color="auto"/>
        <w:left w:val="none" w:sz="0" w:space="0" w:color="auto"/>
        <w:bottom w:val="none" w:sz="0" w:space="0" w:color="auto"/>
        <w:right w:val="none" w:sz="0" w:space="0" w:color="auto"/>
      </w:divBdr>
      <w:divsChild>
        <w:div w:id="1199246297">
          <w:marLeft w:val="360"/>
          <w:marRight w:val="0"/>
          <w:marTop w:val="0"/>
          <w:marBottom w:val="0"/>
          <w:divBdr>
            <w:top w:val="none" w:sz="0" w:space="0" w:color="auto"/>
            <w:left w:val="none" w:sz="0" w:space="0" w:color="auto"/>
            <w:bottom w:val="none" w:sz="0" w:space="0" w:color="auto"/>
            <w:right w:val="none" w:sz="0" w:space="0" w:color="auto"/>
          </w:divBdr>
        </w:div>
      </w:divsChild>
    </w:div>
    <w:div w:id="414133707">
      <w:bodyDiv w:val="1"/>
      <w:marLeft w:val="0"/>
      <w:marRight w:val="0"/>
      <w:marTop w:val="0"/>
      <w:marBottom w:val="0"/>
      <w:divBdr>
        <w:top w:val="none" w:sz="0" w:space="0" w:color="auto"/>
        <w:left w:val="none" w:sz="0" w:space="0" w:color="auto"/>
        <w:bottom w:val="none" w:sz="0" w:space="0" w:color="auto"/>
        <w:right w:val="none" w:sz="0" w:space="0" w:color="auto"/>
      </w:divBdr>
    </w:div>
    <w:div w:id="421686726">
      <w:bodyDiv w:val="1"/>
      <w:marLeft w:val="0"/>
      <w:marRight w:val="0"/>
      <w:marTop w:val="0"/>
      <w:marBottom w:val="0"/>
      <w:divBdr>
        <w:top w:val="none" w:sz="0" w:space="0" w:color="auto"/>
        <w:left w:val="none" w:sz="0" w:space="0" w:color="auto"/>
        <w:bottom w:val="none" w:sz="0" w:space="0" w:color="auto"/>
        <w:right w:val="none" w:sz="0" w:space="0" w:color="auto"/>
      </w:divBdr>
    </w:div>
    <w:div w:id="468089853">
      <w:bodyDiv w:val="1"/>
      <w:marLeft w:val="0"/>
      <w:marRight w:val="0"/>
      <w:marTop w:val="0"/>
      <w:marBottom w:val="0"/>
      <w:divBdr>
        <w:top w:val="none" w:sz="0" w:space="0" w:color="auto"/>
        <w:left w:val="none" w:sz="0" w:space="0" w:color="auto"/>
        <w:bottom w:val="none" w:sz="0" w:space="0" w:color="auto"/>
        <w:right w:val="none" w:sz="0" w:space="0" w:color="auto"/>
      </w:divBdr>
    </w:div>
    <w:div w:id="488718803">
      <w:bodyDiv w:val="1"/>
      <w:marLeft w:val="0"/>
      <w:marRight w:val="0"/>
      <w:marTop w:val="0"/>
      <w:marBottom w:val="0"/>
      <w:divBdr>
        <w:top w:val="none" w:sz="0" w:space="0" w:color="auto"/>
        <w:left w:val="none" w:sz="0" w:space="0" w:color="auto"/>
        <w:bottom w:val="none" w:sz="0" w:space="0" w:color="auto"/>
        <w:right w:val="none" w:sz="0" w:space="0" w:color="auto"/>
      </w:divBdr>
    </w:div>
    <w:div w:id="505439772">
      <w:bodyDiv w:val="1"/>
      <w:marLeft w:val="0"/>
      <w:marRight w:val="0"/>
      <w:marTop w:val="0"/>
      <w:marBottom w:val="0"/>
      <w:divBdr>
        <w:top w:val="none" w:sz="0" w:space="0" w:color="auto"/>
        <w:left w:val="none" w:sz="0" w:space="0" w:color="auto"/>
        <w:bottom w:val="none" w:sz="0" w:space="0" w:color="auto"/>
        <w:right w:val="none" w:sz="0" w:space="0" w:color="auto"/>
      </w:divBdr>
    </w:div>
    <w:div w:id="519516633">
      <w:bodyDiv w:val="1"/>
      <w:marLeft w:val="0"/>
      <w:marRight w:val="0"/>
      <w:marTop w:val="0"/>
      <w:marBottom w:val="0"/>
      <w:divBdr>
        <w:top w:val="none" w:sz="0" w:space="0" w:color="auto"/>
        <w:left w:val="none" w:sz="0" w:space="0" w:color="auto"/>
        <w:bottom w:val="none" w:sz="0" w:space="0" w:color="auto"/>
        <w:right w:val="none" w:sz="0" w:space="0" w:color="auto"/>
      </w:divBdr>
    </w:div>
    <w:div w:id="544484704">
      <w:bodyDiv w:val="1"/>
      <w:marLeft w:val="0"/>
      <w:marRight w:val="0"/>
      <w:marTop w:val="0"/>
      <w:marBottom w:val="0"/>
      <w:divBdr>
        <w:top w:val="none" w:sz="0" w:space="0" w:color="auto"/>
        <w:left w:val="none" w:sz="0" w:space="0" w:color="auto"/>
        <w:bottom w:val="none" w:sz="0" w:space="0" w:color="auto"/>
        <w:right w:val="none" w:sz="0" w:space="0" w:color="auto"/>
      </w:divBdr>
    </w:div>
    <w:div w:id="605894005">
      <w:bodyDiv w:val="1"/>
      <w:marLeft w:val="0"/>
      <w:marRight w:val="0"/>
      <w:marTop w:val="0"/>
      <w:marBottom w:val="0"/>
      <w:divBdr>
        <w:top w:val="none" w:sz="0" w:space="0" w:color="auto"/>
        <w:left w:val="none" w:sz="0" w:space="0" w:color="auto"/>
        <w:bottom w:val="none" w:sz="0" w:space="0" w:color="auto"/>
        <w:right w:val="none" w:sz="0" w:space="0" w:color="auto"/>
      </w:divBdr>
    </w:div>
    <w:div w:id="635989135">
      <w:bodyDiv w:val="1"/>
      <w:marLeft w:val="0"/>
      <w:marRight w:val="0"/>
      <w:marTop w:val="0"/>
      <w:marBottom w:val="0"/>
      <w:divBdr>
        <w:top w:val="none" w:sz="0" w:space="0" w:color="auto"/>
        <w:left w:val="none" w:sz="0" w:space="0" w:color="auto"/>
        <w:bottom w:val="none" w:sz="0" w:space="0" w:color="auto"/>
        <w:right w:val="none" w:sz="0" w:space="0" w:color="auto"/>
      </w:divBdr>
    </w:div>
    <w:div w:id="640965618">
      <w:bodyDiv w:val="1"/>
      <w:marLeft w:val="0"/>
      <w:marRight w:val="0"/>
      <w:marTop w:val="0"/>
      <w:marBottom w:val="0"/>
      <w:divBdr>
        <w:top w:val="none" w:sz="0" w:space="0" w:color="auto"/>
        <w:left w:val="none" w:sz="0" w:space="0" w:color="auto"/>
        <w:bottom w:val="none" w:sz="0" w:space="0" w:color="auto"/>
        <w:right w:val="none" w:sz="0" w:space="0" w:color="auto"/>
      </w:divBdr>
    </w:div>
    <w:div w:id="645819770">
      <w:bodyDiv w:val="1"/>
      <w:marLeft w:val="0"/>
      <w:marRight w:val="0"/>
      <w:marTop w:val="0"/>
      <w:marBottom w:val="0"/>
      <w:divBdr>
        <w:top w:val="none" w:sz="0" w:space="0" w:color="auto"/>
        <w:left w:val="none" w:sz="0" w:space="0" w:color="auto"/>
        <w:bottom w:val="none" w:sz="0" w:space="0" w:color="auto"/>
        <w:right w:val="none" w:sz="0" w:space="0" w:color="auto"/>
      </w:divBdr>
    </w:div>
    <w:div w:id="652568804">
      <w:bodyDiv w:val="1"/>
      <w:marLeft w:val="0"/>
      <w:marRight w:val="0"/>
      <w:marTop w:val="0"/>
      <w:marBottom w:val="0"/>
      <w:divBdr>
        <w:top w:val="none" w:sz="0" w:space="0" w:color="auto"/>
        <w:left w:val="none" w:sz="0" w:space="0" w:color="auto"/>
        <w:bottom w:val="none" w:sz="0" w:space="0" w:color="auto"/>
        <w:right w:val="none" w:sz="0" w:space="0" w:color="auto"/>
      </w:divBdr>
    </w:div>
    <w:div w:id="695275903">
      <w:bodyDiv w:val="1"/>
      <w:marLeft w:val="0"/>
      <w:marRight w:val="0"/>
      <w:marTop w:val="0"/>
      <w:marBottom w:val="0"/>
      <w:divBdr>
        <w:top w:val="none" w:sz="0" w:space="0" w:color="auto"/>
        <w:left w:val="none" w:sz="0" w:space="0" w:color="auto"/>
        <w:bottom w:val="none" w:sz="0" w:space="0" w:color="auto"/>
        <w:right w:val="none" w:sz="0" w:space="0" w:color="auto"/>
      </w:divBdr>
    </w:div>
    <w:div w:id="743720491">
      <w:bodyDiv w:val="1"/>
      <w:marLeft w:val="0"/>
      <w:marRight w:val="0"/>
      <w:marTop w:val="0"/>
      <w:marBottom w:val="0"/>
      <w:divBdr>
        <w:top w:val="none" w:sz="0" w:space="0" w:color="auto"/>
        <w:left w:val="none" w:sz="0" w:space="0" w:color="auto"/>
        <w:bottom w:val="none" w:sz="0" w:space="0" w:color="auto"/>
        <w:right w:val="none" w:sz="0" w:space="0" w:color="auto"/>
      </w:divBdr>
    </w:div>
    <w:div w:id="766000619">
      <w:bodyDiv w:val="1"/>
      <w:marLeft w:val="0"/>
      <w:marRight w:val="0"/>
      <w:marTop w:val="0"/>
      <w:marBottom w:val="0"/>
      <w:divBdr>
        <w:top w:val="none" w:sz="0" w:space="0" w:color="auto"/>
        <w:left w:val="none" w:sz="0" w:space="0" w:color="auto"/>
        <w:bottom w:val="none" w:sz="0" w:space="0" w:color="auto"/>
        <w:right w:val="none" w:sz="0" w:space="0" w:color="auto"/>
      </w:divBdr>
    </w:div>
    <w:div w:id="768892594">
      <w:bodyDiv w:val="1"/>
      <w:marLeft w:val="0"/>
      <w:marRight w:val="0"/>
      <w:marTop w:val="0"/>
      <w:marBottom w:val="0"/>
      <w:divBdr>
        <w:top w:val="none" w:sz="0" w:space="0" w:color="auto"/>
        <w:left w:val="none" w:sz="0" w:space="0" w:color="auto"/>
        <w:bottom w:val="none" w:sz="0" w:space="0" w:color="auto"/>
        <w:right w:val="none" w:sz="0" w:space="0" w:color="auto"/>
      </w:divBdr>
    </w:div>
    <w:div w:id="783111590">
      <w:bodyDiv w:val="1"/>
      <w:marLeft w:val="0"/>
      <w:marRight w:val="0"/>
      <w:marTop w:val="0"/>
      <w:marBottom w:val="0"/>
      <w:divBdr>
        <w:top w:val="none" w:sz="0" w:space="0" w:color="auto"/>
        <w:left w:val="none" w:sz="0" w:space="0" w:color="auto"/>
        <w:bottom w:val="none" w:sz="0" w:space="0" w:color="auto"/>
        <w:right w:val="none" w:sz="0" w:space="0" w:color="auto"/>
      </w:divBdr>
      <w:divsChild>
        <w:div w:id="161821421">
          <w:marLeft w:val="547"/>
          <w:marRight w:val="0"/>
          <w:marTop w:val="0"/>
          <w:marBottom w:val="0"/>
          <w:divBdr>
            <w:top w:val="none" w:sz="0" w:space="0" w:color="auto"/>
            <w:left w:val="none" w:sz="0" w:space="0" w:color="auto"/>
            <w:bottom w:val="none" w:sz="0" w:space="0" w:color="auto"/>
            <w:right w:val="none" w:sz="0" w:space="0" w:color="auto"/>
          </w:divBdr>
        </w:div>
        <w:div w:id="299698893">
          <w:marLeft w:val="547"/>
          <w:marRight w:val="0"/>
          <w:marTop w:val="0"/>
          <w:marBottom w:val="0"/>
          <w:divBdr>
            <w:top w:val="none" w:sz="0" w:space="0" w:color="auto"/>
            <w:left w:val="none" w:sz="0" w:space="0" w:color="auto"/>
            <w:bottom w:val="none" w:sz="0" w:space="0" w:color="auto"/>
            <w:right w:val="none" w:sz="0" w:space="0" w:color="auto"/>
          </w:divBdr>
        </w:div>
        <w:div w:id="301346532">
          <w:marLeft w:val="547"/>
          <w:marRight w:val="0"/>
          <w:marTop w:val="0"/>
          <w:marBottom w:val="0"/>
          <w:divBdr>
            <w:top w:val="none" w:sz="0" w:space="0" w:color="auto"/>
            <w:left w:val="none" w:sz="0" w:space="0" w:color="auto"/>
            <w:bottom w:val="none" w:sz="0" w:space="0" w:color="auto"/>
            <w:right w:val="none" w:sz="0" w:space="0" w:color="auto"/>
          </w:divBdr>
        </w:div>
        <w:div w:id="527958223">
          <w:marLeft w:val="547"/>
          <w:marRight w:val="0"/>
          <w:marTop w:val="120"/>
          <w:marBottom w:val="0"/>
          <w:divBdr>
            <w:top w:val="none" w:sz="0" w:space="0" w:color="auto"/>
            <w:left w:val="none" w:sz="0" w:space="0" w:color="auto"/>
            <w:bottom w:val="none" w:sz="0" w:space="0" w:color="auto"/>
            <w:right w:val="none" w:sz="0" w:space="0" w:color="auto"/>
          </w:divBdr>
        </w:div>
        <w:div w:id="970861913">
          <w:marLeft w:val="547"/>
          <w:marRight w:val="0"/>
          <w:marTop w:val="0"/>
          <w:marBottom w:val="0"/>
          <w:divBdr>
            <w:top w:val="none" w:sz="0" w:space="0" w:color="auto"/>
            <w:left w:val="none" w:sz="0" w:space="0" w:color="auto"/>
            <w:bottom w:val="none" w:sz="0" w:space="0" w:color="auto"/>
            <w:right w:val="none" w:sz="0" w:space="0" w:color="auto"/>
          </w:divBdr>
        </w:div>
        <w:div w:id="1185899092">
          <w:marLeft w:val="547"/>
          <w:marRight w:val="0"/>
          <w:marTop w:val="0"/>
          <w:marBottom w:val="0"/>
          <w:divBdr>
            <w:top w:val="none" w:sz="0" w:space="0" w:color="auto"/>
            <w:left w:val="none" w:sz="0" w:space="0" w:color="auto"/>
            <w:bottom w:val="none" w:sz="0" w:space="0" w:color="auto"/>
            <w:right w:val="none" w:sz="0" w:space="0" w:color="auto"/>
          </w:divBdr>
        </w:div>
        <w:div w:id="1738742656">
          <w:marLeft w:val="547"/>
          <w:marRight w:val="0"/>
          <w:marTop w:val="0"/>
          <w:marBottom w:val="0"/>
          <w:divBdr>
            <w:top w:val="none" w:sz="0" w:space="0" w:color="auto"/>
            <w:left w:val="none" w:sz="0" w:space="0" w:color="auto"/>
            <w:bottom w:val="none" w:sz="0" w:space="0" w:color="auto"/>
            <w:right w:val="none" w:sz="0" w:space="0" w:color="auto"/>
          </w:divBdr>
        </w:div>
        <w:div w:id="1770199004">
          <w:marLeft w:val="547"/>
          <w:marRight w:val="0"/>
          <w:marTop w:val="0"/>
          <w:marBottom w:val="0"/>
          <w:divBdr>
            <w:top w:val="none" w:sz="0" w:space="0" w:color="auto"/>
            <w:left w:val="none" w:sz="0" w:space="0" w:color="auto"/>
            <w:bottom w:val="none" w:sz="0" w:space="0" w:color="auto"/>
            <w:right w:val="none" w:sz="0" w:space="0" w:color="auto"/>
          </w:divBdr>
        </w:div>
        <w:div w:id="1779518240">
          <w:marLeft w:val="547"/>
          <w:marRight w:val="0"/>
          <w:marTop w:val="0"/>
          <w:marBottom w:val="0"/>
          <w:divBdr>
            <w:top w:val="none" w:sz="0" w:space="0" w:color="auto"/>
            <w:left w:val="none" w:sz="0" w:space="0" w:color="auto"/>
            <w:bottom w:val="none" w:sz="0" w:space="0" w:color="auto"/>
            <w:right w:val="none" w:sz="0" w:space="0" w:color="auto"/>
          </w:divBdr>
        </w:div>
        <w:div w:id="1993556347">
          <w:marLeft w:val="547"/>
          <w:marRight w:val="0"/>
          <w:marTop w:val="0"/>
          <w:marBottom w:val="0"/>
          <w:divBdr>
            <w:top w:val="none" w:sz="0" w:space="0" w:color="auto"/>
            <w:left w:val="none" w:sz="0" w:space="0" w:color="auto"/>
            <w:bottom w:val="none" w:sz="0" w:space="0" w:color="auto"/>
            <w:right w:val="none" w:sz="0" w:space="0" w:color="auto"/>
          </w:divBdr>
        </w:div>
        <w:div w:id="2028170132">
          <w:marLeft w:val="547"/>
          <w:marRight w:val="0"/>
          <w:marTop w:val="0"/>
          <w:marBottom w:val="0"/>
          <w:divBdr>
            <w:top w:val="none" w:sz="0" w:space="0" w:color="auto"/>
            <w:left w:val="none" w:sz="0" w:space="0" w:color="auto"/>
            <w:bottom w:val="none" w:sz="0" w:space="0" w:color="auto"/>
            <w:right w:val="none" w:sz="0" w:space="0" w:color="auto"/>
          </w:divBdr>
        </w:div>
        <w:div w:id="2057391363">
          <w:marLeft w:val="547"/>
          <w:marRight w:val="0"/>
          <w:marTop w:val="0"/>
          <w:marBottom w:val="0"/>
          <w:divBdr>
            <w:top w:val="none" w:sz="0" w:space="0" w:color="auto"/>
            <w:left w:val="none" w:sz="0" w:space="0" w:color="auto"/>
            <w:bottom w:val="none" w:sz="0" w:space="0" w:color="auto"/>
            <w:right w:val="none" w:sz="0" w:space="0" w:color="auto"/>
          </w:divBdr>
        </w:div>
      </w:divsChild>
    </w:div>
    <w:div w:id="824665173">
      <w:bodyDiv w:val="1"/>
      <w:marLeft w:val="0"/>
      <w:marRight w:val="0"/>
      <w:marTop w:val="0"/>
      <w:marBottom w:val="0"/>
      <w:divBdr>
        <w:top w:val="none" w:sz="0" w:space="0" w:color="auto"/>
        <w:left w:val="none" w:sz="0" w:space="0" w:color="auto"/>
        <w:bottom w:val="none" w:sz="0" w:space="0" w:color="auto"/>
        <w:right w:val="none" w:sz="0" w:space="0" w:color="auto"/>
      </w:divBdr>
    </w:div>
    <w:div w:id="827941213">
      <w:bodyDiv w:val="1"/>
      <w:marLeft w:val="0"/>
      <w:marRight w:val="0"/>
      <w:marTop w:val="0"/>
      <w:marBottom w:val="0"/>
      <w:divBdr>
        <w:top w:val="none" w:sz="0" w:space="0" w:color="auto"/>
        <w:left w:val="none" w:sz="0" w:space="0" w:color="auto"/>
        <w:bottom w:val="none" w:sz="0" w:space="0" w:color="auto"/>
        <w:right w:val="none" w:sz="0" w:space="0" w:color="auto"/>
      </w:divBdr>
    </w:div>
    <w:div w:id="861481116">
      <w:bodyDiv w:val="1"/>
      <w:marLeft w:val="0"/>
      <w:marRight w:val="0"/>
      <w:marTop w:val="0"/>
      <w:marBottom w:val="0"/>
      <w:divBdr>
        <w:top w:val="none" w:sz="0" w:space="0" w:color="auto"/>
        <w:left w:val="none" w:sz="0" w:space="0" w:color="auto"/>
        <w:bottom w:val="none" w:sz="0" w:space="0" w:color="auto"/>
        <w:right w:val="none" w:sz="0" w:space="0" w:color="auto"/>
      </w:divBdr>
      <w:divsChild>
        <w:div w:id="1417244037">
          <w:marLeft w:val="187"/>
          <w:marRight w:val="0"/>
          <w:marTop w:val="0"/>
          <w:marBottom w:val="0"/>
          <w:divBdr>
            <w:top w:val="none" w:sz="0" w:space="0" w:color="auto"/>
            <w:left w:val="none" w:sz="0" w:space="0" w:color="auto"/>
            <w:bottom w:val="none" w:sz="0" w:space="0" w:color="auto"/>
            <w:right w:val="none" w:sz="0" w:space="0" w:color="auto"/>
          </w:divBdr>
        </w:div>
      </w:divsChild>
    </w:div>
    <w:div w:id="867723306">
      <w:bodyDiv w:val="1"/>
      <w:marLeft w:val="0"/>
      <w:marRight w:val="0"/>
      <w:marTop w:val="0"/>
      <w:marBottom w:val="0"/>
      <w:divBdr>
        <w:top w:val="none" w:sz="0" w:space="0" w:color="auto"/>
        <w:left w:val="none" w:sz="0" w:space="0" w:color="auto"/>
        <w:bottom w:val="none" w:sz="0" w:space="0" w:color="auto"/>
        <w:right w:val="none" w:sz="0" w:space="0" w:color="auto"/>
      </w:divBdr>
    </w:div>
    <w:div w:id="873688585">
      <w:bodyDiv w:val="1"/>
      <w:marLeft w:val="0"/>
      <w:marRight w:val="0"/>
      <w:marTop w:val="0"/>
      <w:marBottom w:val="0"/>
      <w:divBdr>
        <w:top w:val="none" w:sz="0" w:space="0" w:color="auto"/>
        <w:left w:val="none" w:sz="0" w:space="0" w:color="auto"/>
        <w:bottom w:val="none" w:sz="0" w:space="0" w:color="auto"/>
        <w:right w:val="none" w:sz="0" w:space="0" w:color="auto"/>
      </w:divBdr>
      <w:divsChild>
        <w:div w:id="1853762311">
          <w:marLeft w:val="446"/>
          <w:marRight w:val="0"/>
          <w:marTop w:val="0"/>
          <w:marBottom w:val="0"/>
          <w:divBdr>
            <w:top w:val="none" w:sz="0" w:space="0" w:color="auto"/>
            <w:left w:val="none" w:sz="0" w:space="0" w:color="auto"/>
            <w:bottom w:val="none" w:sz="0" w:space="0" w:color="auto"/>
            <w:right w:val="none" w:sz="0" w:space="0" w:color="auto"/>
          </w:divBdr>
        </w:div>
      </w:divsChild>
    </w:div>
    <w:div w:id="879240999">
      <w:bodyDiv w:val="1"/>
      <w:marLeft w:val="0"/>
      <w:marRight w:val="0"/>
      <w:marTop w:val="0"/>
      <w:marBottom w:val="0"/>
      <w:divBdr>
        <w:top w:val="none" w:sz="0" w:space="0" w:color="auto"/>
        <w:left w:val="none" w:sz="0" w:space="0" w:color="auto"/>
        <w:bottom w:val="none" w:sz="0" w:space="0" w:color="auto"/>
        <w:right w:val="none" w:sz="0" w:space="0" w:color="auto"/>
      </w:divBdr>
      <w:divsChild>
        <w:div w:id="1481069085">
          <w:marLeft w:val="547"/>
          <w:marRight w:val="0"/>
          <w:marTop w:val="0"/>
          <w:marBottom w:val="0"/>
          <w:divBdr>
            <w:top w:val="none" w:sz="0" w:space="0" w:color="auto"/>
            <w:left w:val="none" w:sz="0" w:space="0" w:color="auto"/>
            <w:bottom w:val="none" w:sz="0" w:space="0" w:color="auto"/>
            <w:right w:val="none" w:sz="0" w:space="0" w:color="auto"/>
          </w:divBdr>
        </w:div>
      </w:divsChild>
    </w:div>
    <w:div w:id="903445119">
      <w:bodyDiv w:val="1"/>
      <w:marLeft w:val="0"/>
      <w:marRight w:val="0"/>
      <w:marTop w:val="0"/>
      <w:marBottom w:val="0"/>
      <w:divBdr>
        <w:top w:val="none" w:sz="0" w:space="0" w:color="auto"/>
        <w:left w:val="none" w:sz="0" w:space="0" w:color="auto"/>
        <w:bottom w:val="none" w:sz="0" w:space="0" w:color="auto"/>
        <w:right w:val="none" w:sz="0" w:space="0" w:color="auto"/>
      </w:divBdr>
      <w:divsChild>
        <w:div w:id="1996837695">
          <w:marLeft w:val="547"/>
          <w:marRight w:val="0"/>
          <w:marTop w:val="0"/>
          <w:marBottom w:val="0"/>
          <w:divBdr>
            <w:top w:val="none" w:sz="0" w:space="0" w:color="auto"/>
            <w:left w:val="none" w:sz="0" w:space="0" w:color="auto"/>
            <w:bottom w:val="none" w:sz="0" w:space="0" w:color="auto"/>
            <w:right w:val="none" w:sz="0" w:space="0" w:color="auto"/>
          </w:divBdr>
        </w:div>
      </w:divsChild>
    </w:div>
    <w:div w:id="911936078">
      <w:bodyDiv w:val="1"/>
      <w:marLeft w:val="0"/>
      <w:marRight w:val="0"/>
      <w:marTop w:val="0"/>
      <w:marBottom w:val="0"/>
      <w:divBdr>
        <w:top w:val="none" w:sz="0" w:space="0" w:color="auto"/>
        <w:left w:val="none" w:sz="0" w:space="0" w:color="auto"/>
        <w:bottom w:val="none" w:sz="0" w:space="0" w:color="auto"/>
        <w:right w:val="none" w:sz="0" w:space="0" w:color="auto"/>
      </w:divBdr>
    </w:div>
    <w:div w:id="939219134">
      <w:bodyDiv w:val="1"/>
      <w:marLeft w:val="0"/>
      <w:marRight w:val="0"/>
      <w:marTop w:val="0"/>
      <w:marBottom w:val="0"/>
      <w:divBdr>
        <w:top w:val="none" w:sz="0" w:space="0" w:color="auto"/>
        <w:left w:val="none" w:sz="0" w:space="0" w:color="auto"/>
        <w:bottom w:val="none" w:sz="0" w:space="0" w:color="auto"/>
        <w:right w:val="none" w:sz="0" w:space="0" w:color="auto"/>
      </w:divBdr>
    </w:div>
    <w:div w:id="945112534">
      <w:bodyDiv w:val="1"/>
      <w:marLeft w:val="0"/>
      <w:marRight w:val="0"/>
      <w:marTop w:val="0"/>
      <w:marBottom w:val="0"/>
      <w:divBdr>
        <w:top w:val="none" w:sz="0" w:space="0" w:color="auto"/>
        <w:left w:val="none" w:sz="0" w:space="0" w:color="auto"/>
        <w:bottom w:val="none" w:sz="0" w:space="0" w:color="auto"/>
        <w:right w:val="none" w:sz="0" w:space="0" w:color="auto"/>
      </w:divBdr>
    </w:div>
    <w:div w:id="960767763">
      <w:bodyDiv w:val="1"/>
      <w:marLeft w:val="0"/>
      <w:marRight w:val="0"/>
      <w:marTop w:val="0"/>
      <w:marBottom w:val="0"/>
      <w:divBdr>
        <w:top w:val="none" w:sz="0" w:space="0" w:color="auto"/>
        <w:left w:val="none" w:sz="0" w:space="0" w:color="auto"/>
        <w:bottom w:val="none" w:sz="0" w:space="0" w:color="auto"/>
        <w:right w:val="none" w:sz="0" w:space="0" w:color="auto"/>
      </w:divBdr>
    </w:div>
    <w:div w:id="975456738">
      <w:bodyDiv w:val="1"/>
      <w:marLeft w:val="0"/>
      <w:marRight w:val="0"/>
      <w:marTop w:val="0"/>
      <w:marBottom w:val="0"/>
      <w:divBdr>
        <w:top w:val="none" w:sz="0" w:space="0" w:color="auto"/>
        <w:left w:val="none" w:sz="0" w:space="0" w:color="auto"/>
        <w:bottom w:val="none" w:sz="0" w:space="0" w:color="auto"/>
        <w:right w:val="none" w:sz="0" w:space="0" w:color="auto"/>
      </w:divBdr>
      <w:divsChild>
        <w:div w:id="1519545073">
          <w:marLeft w:val="446"/>
          <w:marRight w:val="0"/>
          <w:marTop w:val="0"/>
          <w:marBottom w:val="0"/>
          <w:divBdr>
            <w:top w:val="none" w:sz="0" w:space="0" w:color="auto"/>
            <w:left w:val="none" w:sz="0" w:space="0" w:color="auto"/>
            <w:bottom w:val="none" w:sz="0" w:space="0" w:color="auto"/>
            <w:right w:val="none" w:sz="0" w:space="0" w:color="auto"/>
          </w:divBdr>
        </w:div>
      </w:divsChild>
    </w:div>
    <w:div w:id="983318173">
      <w:bodyDiv w:val="1"/>
      <w:marLeft w:val="0"/>
      <w:marRight w:val="0"/>
      <w:marTop w:val="0"/>
      <w:marBottom w:val="0"/>
      <w:divBdr>
        <w:top w:val="none" w:sz="0" w:space="0" w:color="auto"/>
        <w:left w:val="none" w:sz="0" w:space="0" w:color="auto"/>
        <w:bottom w:val="none" w:sz="0" w:space="0" w:color="auto"/>
        <w:right w:val="none" w:sz="0" w:space="0" w:color="auto"/>
      </w:divBdr>
    </w:div>
    <w:div w:id="1008483133">
      <w:bodyDiv w:val="1"/>
      <w:marLeft w:val="0"/>
      <w:marRight w:val="0"/>
      <w:marTop w:val="0"/>
      <w:marBottom w:val="0"/>
      <w:divBdr>
        <w:top w:val="none" w:sz="0" w:space="0" w:color="auto"/>
        <w:left w:val="none" w:sz="0" w:space="0" w:color="auto"/>
        <w:bottom w:val="none" w:sz="0" w:space="0" w:color="auto"/>
        <w:right w:val="none" w:sz="0" w:space="0" w:color="auto"/>
      </w:divBdr>
    </w:div>
    <w:div w:id="1018695801">
      <w:bodyDiv w:val="1"/>
      <w:marLeft w:val="0"/>
      <w:marRight w:val="0"/>
      <w:marTop w:val="0"/>
      <w:marBottom w:val="0"/>
      <w:divBdr>
        <w:top w:val="none" w:sz="0" w:space="0" w:color="auto"/>
        <w:left w:val="none" w:sz="0" w:space="0" w:color="auto"/>
        <w:bottom w:val="none" w:sz="0" w:space="0" w:color="auto"/>
        <w:right w:val="none" w:sz="0" w:space="0" w:color="auto"/>
      </w:divBdr>
    </w:div>
    <w:div w:id="1025207754">
      <w:bodyDiv w:val="1"/>
      <w:marLeft w:val="0"/>
      <w:marRight w:val="0"/>
      <w:marTop w:val="0"/>
      <w:marBottom w:val="0"/>
      <w:divBdr>
        <w:top w:val="none" w:sz="0" w:space="0" w:color="auto"/>
        <w:left w:val="none" w:sz="0" w:space="0" w:color="auto"/>
        <w:bottom w:val="none" w:sz="0" w:space="0" w:color="auto"/>
        <w:right w:val="none" w:sz="0" w:space="0" w:color="auto"/>
      </w:divBdr>
    </w:div>
    <w:div w:id="1025254693">
      <w:bodyDiv w:val="1"/>
      <w:marLeft w:val="0"/>
      <w:marRight w:val="0"/>
      <w:marTop w:val="0"/>
      <w:marBottom w:val="0"/>
      <w:divBdr>
        <w:top w:val="none" w:sz="0" w:space="0" w:color="auto"/>
        <w:left w:val="none" w:sz="0" w:space="0" w:color="auto"/>
        <w:bottom w:val="none" w:sz="0" w:space="0" w:color="auto"/>
        <w:right w:val="none" w:sz="0" w:space="0" w:color="auto"/>
      </w:divBdr>
    </w:div>
    <w:div w:id="1030453235">
      <w:bodyDiv w:val="1"/>
      <w:marLeft w:val="0"/>
      <w:marRight w:val="0"/>
      <w:marTop w:val="0"/>
      <w:marBottom w:val="0"/>
      <w:divBdr>
        <w:top w:val="none" w:sz="0" w:space="0" w:color="auto"/>
        <w:left w:val="none" w:sz="0" w:space="0" w:color="auto"/>
        <w:bottom w:val="none" w:sz="0" w:space="0" w:color="auto"/>
        <w:right w:val="none" w:sz="0" w:space="0" w:color="auto"/>
      </w:divBdr>
    </w:div>
    <w:div w:id="1059016209">
      <w:bodyDiv w:val="1"/>
      <w:marLeft w:val="0"/>
      <w:marRight w:val="0"/>
      <w:marTop w:val="0"/>
      <w:marBottom w:val="0"/>
      <w:divBdr>
        <w:top w:val="none" w:sz="0" w:space="0" w:color="auto"/>
        <w:left w:val="none" w:sz="0" w:space="0" w:color="auto"/>
        <w:bottom w:val="none" w:sz="0" w:space="0" w:color="auto"/>
        <w:right w:val="none" w:sz="0" w:space="0" w:color="auto"/>
      </w:divBdr>
    </w:div>
    <w:div w:id="1098713767">
      <w:bodyDiv w:val="1"/>
      <w:marLeft w:val="0"/>
      <w:marRight w:val="0"/>
      <w:marTop w:val="0"/>
      <w:marBottom w:val="0"/>
      <w:divBdr>
        <w:top w:val="none" w:sz="0" w:space="0" w:color="auto"/>
        <w:left w:val="none" w:sz="0" w:space="0" w:color="auto"/>
        <w:bottom w:val="none" w:sz="0" w:space="0" w:color="auto"/>
        <w:right w:val="none" w:sz="0" w:space="0" w:color="auto"/>
      </w:divBdr>
    </w:div>
    <w:div w:id="1180463259">
      <w:bodyDiv w:val="1"/>
      <w:marLeft w:val="0"/>
      <w:marRight w:val="0"/>
      <w:marTop w:val="0"/>
      <w:marBottom w:val="0"/>
      <w:divBdr>
        <w:top w:val="none" w:sz="0" w:space="0" w:color="auto"/>
        <w:left w:val="none" w:sz="0" w:space="0" w:color="auto"/>
        <w:bottom w:val="none" w:sz="0" w:space="0" w:color="auto"/>
        <w:right w:val="none" w:sz="0" w:space="0" w:color="auto"/>
      </w:divBdr>
      <w:divsChild>
        <w:div w:id="709300504">
          <w:marLeft w:val="547"/>
          <w:marRight w:val="0"/>
          <w:marTop w:val="0"/>
          <w:marBottom w:val="0"/>
          <w:divBdr>
            <w:top w:val="none" w:sz="0" w:space="0" w:color="auto"/>
            <w:left w:val="none" w:sz="0" w:space="0" w:color="auto"/>
            <w:bottom w:val="none" w:sz="0" w:space="0" w:color="auto"/>
            <w:right w:val="none" w:sz="0" w:space="0" w:color="auto"/>
          </w:divBdr>
        </w:div>
      </w:divsChild>
    </w:div>
    <w:div w:id="1187714607">
      <w:bodyDiv w:val="1"/>
      <w:marLeft w:val="0"/>
      <w:marRight w:val="0"/>
      <w:marTop w:val="0"/>
      <w:marBottom w:val="0"/>
      <w:divBdr>
        <w:top w:val="none" w:sz="0" w:space="0" w:color="auto"/>
        <w:left w:val="none" w:sz="0" w:space="0" w:color="auto"/>
        <w:bottom w:val="none" w:sz="0" w:space="0" w:color="auto"/>
        <w:right w:val="none" w:sz="0" w:space="0" w:color="auto"/>
      </w:divBdr>
    </w:div>
    <w:div w:id="1194687962">
      <w:bodyDiv w:val="1"/>
      <w:marLeft w:val="0"/>
      <w:marRight w:val="0"/>
      <w:marTop w:val="0"/>
      <w:marBottom w:val="0"/>
      <w:divBdr>
        <w:top w:val="none" w:sz="0" w:space="0" w:color="auto"/>
        <w:left w:val="none" w:sz="0" w:space="0" w:color="auto"/>
        <w:bottom w:val="none" w:sz="0" w:space="0" w:color="auto"/>
        <w:right w:val="none" w:sz="0" w:space="0" w:color="auto"/>
      </w:divBdr>
    </w:div>
    <w:div w:id="1199315228">
      <w:bodyDiv w:val="1"/>
      <w:marLeft w:val="0"/>
      <w:marRight w:val="0"/>
      <w:marTop w:val="0"/>
      <w:marBottom w:val="0"/>
      <w:divBdr>
        <w:top w:val="none" w:sz="0" w:space="0" w:color="auto"/>
        <w:left w:val="none" w:sz="0" w:space="0" w:color="auto"/>
        <w:bottom w:val="none" w:sz="0" w:space="0" w:color="auto"/>
        <w:right w:val="none" w:sz="0" w:space="0" w:color="auto"/>
      </w:divBdr>
      <w:divsChild>
        <w:div w:id="1616907020">
          <w:marLeft w:val="994"/>
          <w:marRight w:val="0"/>
          <w:marTop w:val="58"/>
          <w:marBottom w:val="0"/>
          <w:divBdr>
            <w:top w:val="none" w:sz="0" w:space="0" w:color="auto"/>
            <w:left w:val="none" w:sz="0" w:space="0" w:color="auto"/>
            <w:bottom w:val="none" w:sz="0" w:space="0" w:color="auto"/>
            <w:right w:val="none" w:sz="0" w:space="0" w:color="auto"/>
          </w:divBdr>
        </w:div>
      </w:divsChild>
    </w:div>
    <w:div w:id="1250655042">
      <w:bodyDiv w:val="1"/>
      <w:marLeft w:val="0"/>
      <w:marRight w:val="0"/>
      <w:marTop w:val="0"/>
      <w:marBottom w:val="0"/>
      <w:divBdr>
        <w:top w:val="none" w:sz="0" w:space="0" w:color="auto"/>
        <w:left w:val="none" w:sz="0" w:space="0" w:color="auto"/>
        <w:bottom w:val="none" w:sz="0" w:space="0" w:color="auto"/>
        <w:right w:val="none" w:sz="0" w:space="0" w:color="auto"/>
      </w:divBdr>
    </w:div>
    <w:div w:id="1278490797">
      <w:bodyDiv w:val="1"/>
      <w:marLeft w:val="0"/>
      <w:marRight w:val="0"/>
      <w:marTop w:val="0"/>
      <w:marBottom w:val="0"/>
      <w:divBdr>
        <w:top w:val="none" w:sz="0" w:space="0" w:color="auto"/>
        <w:left w:val="none" w:sz="0" w:space="0" w:color="auto"/>
        <w:bottom w:val="none" w:sz="0" w:space="0" w:color="auto"/>
        <w:right w:val="none" w:sz="0" w:space="0" w:color="auto"/>
      </w:divBdr>
    </w:div>
    <w:div w:id="1298730372">
      <w:bodyDiv w:val="1"/>
      <w:marLeft w:val="0"/>
      <w:marRight w:val="0"/>
      <w:marTop w:val="0"/>
      <w:marBottom w:val="0"/>
      <w:divBdr>
        <w:top w:val="none" w:sz="0" w:space="0" w:color="auto"/>
        <w:left w:val="none" w:sz="0" w:space="0" w:color="auto"/>
        <w:bottom w:val="none" w:sz="0" w:space="0" w:color="auto"/>
        <w:right w:val="none" w:sz="0" w:space="0" w:color="auto"/>
      </w:divBdr>
    </w:div>
    <w:div w:id="1299608418">
      <w:bodyDiv w:val="1"/>
      <w:marLeft w:val="0"/>
      <w:marRight w:val="0"/>
      <w:marTop w:val="0"/>
      <w:marBottom w:val="0"/>
      <w:divBdr>
        <w:top w:val="none" w:sz="0" w:space="0" w:color="auto"/>
        <w:left w:val="none" w:sz="0" w:space="0" w:color="auto"/>
        <w:bottom w:val="none" w:sz="0" w:space="0" w:color="auto"/>
        <w:right w:val="none" w:sz="0" w:space="0" w:color="auto"/>
      </w:divBdr>
    </w:div>
    <w:div w:id="1323048054">
      <w:bodyDiv w:val="1"/>
      <w:marLeft w:val="0"/>
      <w:marRight w:val="0"/>
      <w:marTop w:val="0"/>
      <w:marBottom w:val="0"/>
      <w:divBdr>
        <w:top w:val="none" w:sz="0" w:space="0" w:color="auto"/>
        <w:left w:val="none" w:sz="0" w:space="0" w:color="auto"/>
        <w:bottom w:val="none" w:sz="0" w:space="0" w:color="auto"/>
        <w:right w:val="none" w:sz="0" w:space="0" w:color="auto"/>
      </w:divBdr>
    </w:div>
    <w:div w:id="1324817008">
      <w:bodyDiv w:val="1"/>
      <w:marLeft w:val="0"/>
      <w:marRight w:val="0"/>
      <w:marTop w:val="0"/>
      <w:marBottom w:val="0"/>
      <w:divBdr>
        <w:top w:val="none" w:sz="0" w:space="0" w:color="auto"/>
        <w:left w:val="none" w:sz="0" w:space="0" w:color="auto"/>
        <w:bottom w:val="none" w:sz="0" w:space="0" w:color="auto"/>
        <w:right w:val="none" w:sz="0" w:space="0" w:color="auto"/>
      </w:divBdr>
    </w:div>
    <w:div w:id="1341735028">
      <w:bodyDiv w:val="1"/>
      <w:marLeft w:val="0"/>
      <w:marRight w:val="0"/>
      <w:marTop w:val="0"/>
      <w:marBottom w:val="0"/>
      <w:divBdr>
        <w:top w:val="none" w:sz="0" w:space="0" w:color="auto"/>
        <w:left w:val="none" w:sz="0" w:space="0" w:color="auto"/>
        <w:bottom w:val="none" w:sz="0" w:space="0" w:color="auto"/>
        <w:right w:val="none" w:sz="0" w:space="0" w:color="auto"/>
      </w:divBdr>
      <w:divsChild>
        <w:div w:id="672880048">
          <w:marLeft w:val="360"/>
          <w:marRight w:val="0"/>
          <w:marTop w:val="0"/>
          <w:marBottom w:val="0"/>
          <w:divBdr>
            <w:top w:val="none" w:sz="0" w:space="0" w:color="auto"/>
            <w:left w:val="none" w:sz="0" w:space="0" w:color="auto"/>
            <w:bottom w:val="none" w:sz="0" w:space="0" w:color="auto"/>
            <w:right w:val="none" w:sz="0" w:space="0" w:color="auto"/>
          </w:divBdr>
        </w:div>
      </w:divsChild>
    </w:div>
    <w:div w:id="1353265026">
      <w:bodyDiv w:val="1"/>
      <w:marLeft w:val="0"/>
      <w:marRight w:val="0"/>
      <w:marTop w:val="0"/>
      <w:marBottom w:val="0"/>
      <w:divBdr>
        <w:top w:val="none" w:sz="0" w:space="0" w:color="auto"/>
        <w:left w:val="none" w:sz="0" w:space="0" w:color="auto"/>
        <w:bottom w:val="none" w:sz="0" w:space="0" w:color="auto"/>
        <w:right w:val="none" w:sz="0" w:space="0" w:color="auto"/>
      </w:divBdr>
    </w:div>
    <w:div w:id="1371763461">
      <w:bodyDiv w:val="1"/>
      <w:marLeft w:val="0"/>
      <w:marRight w:val="0"/>
      <w:marTop w:val="0"/>
      <w:marBottom w:val="0"/>
      <w:divBdr>
        <w:top w:val="none" w:sz="0" w:space="0" w:color="auto"/>
        <w:left w:val="none" w:sz="0" w:space="0" w:color="auto"/>
        <w:bottom w:val="none" w:sz="0" w:space="0" w:color="auto"/>
        <w:right w:val="none" w:sz="0" w:space="0" w:color="auto"/>
      </w:divBdr>
    </w:div>
    <w:div w:id="1404910628">
      <w:bodyDiv w:val="1"/>
      <w:marLeft w:val="0"/>
      <w:marRight w:val="0"/>
      <w:marTop w:val="0"/>
      <w:marBottom w:val="0"/>
      <w:divBdr>
        <w:top w:val="none" w:sz="0" w:space="0" w:color="auto"/>
        <w:left w:val="none" w:sz="0" w:space="0" w:color="auto"/>
        <w:bottom w:val="none" w:sz="0" w:space="0" w:color="auto"/>
        <w:right w:val="none" w:sz="0" w:space="0" w:color="auto"/>
      </w:divBdr>
    </w:div>
    <w:div w:id="1422218037">
      <w:bodyDiv w:val="1"/>
      <w:marLeft w:val="0"/>
      <w:marRight w:val="0"/>
      <w:marTop w:val="0"/>
      <w:marBottom w:val="0"/>
      <w:divBdr>
        <w:top w:val="none" w:sz="0" w:space="0" w:color="auto"/>
        <w:left w:val="none" w:sz="0" w:space="0" w:color="auto"/>
        <w:bottom w:val="none" w:sz="0" w:space="0" w:color="auto"/>
        <w:right w:val="none" w:sz="0" w:space="0" w:color="auto"/>
      </w:divBdr>
    </w:div>
    <w:div w:id="1464882850">
      <w:bodyDiv w:val="1"/>
      <w:marLeft w:val="0"/>
      <w:marRight w:val="0"/>
      <w:marTop w:val="0"/>
      <w:marBottom w:val="0"/>
      <w:divBdr>
        <w:top w:val="none" w:sz="0" w:space="0" w:color="auto"/>
        <w:left w:val="none" w:sz="0" w:space="0" w:color="auto"/>
        <w:bottom w:val="none" w:sz="0" w:space="0" w:color="auto"/>
        <w:right w:val="none" w:sz="0" w:space="0" w:color="auto"/>
      </w:divBdr>
    </w:div>
    <w:div w:id="1528713586">
      <w:bodyDiv w:val="1"/>
      <w:marLeft w:val="0"/>
      <w:marRight w:val="0"/>
      <w:marTop w:val="0"/>
      <w:marBottom w:val="0"/>
      <w:divBdr>
        <w:top w:val="none" w:sz="0" w:space="0" w:color="auto"/>
        <w:left w:val="none" w:sz="0" w:space="0" w:color="auto"/>
        <w:bottom w:val="none" w:sz="0" w:space="0" w:color="auto"/>
        <w:right w:val="none" w:sz="0" w:space="0" w:color="auto"/>
      </w:divBdr>
    </w:div>
    <w:div w:id="1540513195">
      <w:bodyDiv w:val="1"/>
      <w:marLeft w:val="0"/>
      <w:marRight w:val="0"/>
      <w:marTop w:val="0"/>
      <w:marBottom w:val="0"/>
      <w:divBdr>
        <w:top w:val="none" w:sz="0" w:space="0" w:color="auto"/>
        <w:left w:val="none" w:sz="0" w:space="0" w:color="auto"/>
        <w:bottom w:val="none" w:sz="0" w:space="0" w:color="auto"/>
        <w:right w:val="none" w:sz="0" w:space="0" w:color="auto"/>
      </w:divBdr>
    </w:div>
    <w:div w:id="1568111058">
      <w:bodyDiv w:val="1"/>
      <w:marLeft w:val="0"/>
      <w:marRight w:val="0"/>
      <w:marTop w:val="0"/>
      <w:marBottom w:val="0"/>
      <w:divBdr>
        <w:top w:val="none" w:sz="0" w:space="0" w:color="auto"/>
        <w:left w:val="none" w:sz="0" w:space="0" w:color="auto"/>
        <w:bottom w:val="none" w:sz="0" w:space="0" w:color="auto"/>
        <w:right w:val="none" w:sz="0" w:space="0" w:color="auto"/>
      </w:divBdr>
    </w:div>
    <w:div w:id="1599946242">
      <w:bodyDiv w:val="1"/>
      <w:marLeft w:val="0"/>
      <w:marRight w:val="0"/>
      <w:marTop w:val="0"/>
      <w:marBottom w:val="0"/>
      <w:divBdr>
        <w:top w:val="none" w:sz="0" w:space="0" w:color="auto"/>
        <w:left w:val="none" w:sz="0" w:space="0" w:color="auto"/>
        <w:bottom w:val="none" w:sz="0" w:space="0" w:color="auto"/>
        <w:right w:val="none" w:sz="0" w:space="0" w:color="auto"/>
      </w:divBdr>
    </w:div>
    <w:div w:id="1624070915">
      <w:bodyDiv w:val="1"/>
      <w:marLeft w:val="0"/>
      <w:marRight w:val="0"/>
      <w:marTop w:val="0"/>
      <w:marBottom w:val="0"/>
      <w:divBdr>
        <w:top w:val="none" w:sz="0" w:space="0" w:color="auto"/>
        <w:left w:val="none" w:sz="0" w:space="0" w:color="auto"/>
        <w:bottom w:val="none" w:sz="0" w:space="0" w:color="auto"/>
        <w:right w:val="none" w:sz="0" w:space="0" w:color="auto"/>
      </w:divBdr>
    </w:div>
    <w:div w:id="1644961650">
      <w:bodyDiv w:val="1"/>
      <w:marLeft w:val="0"/>
      <w:marRight w:val="0"/>
      <w:marTop w:val="0"/>
      <w:marBottom w:val="0"/>
      <w:divBdr>
        <w:top w:val="none" w:sz="0" w:space="0" w:color="auto"/>
        <w:left w:val="none" w:sz="0" w:space="0" w:color="auto"/>
        <w:bottom w:val="none" w:sz="0" w:space="0" w:color="auto"/>
        <w:right w:val="none" w:sz="0" w:space="0" w:color="auto"/>
      </w:divBdr>
    </w:div>
    <w:div w:id="1688288760">
      <w:bodyDiv w:val="1"/>
      <w:marLeft w:val="0"/>
      <w:marRight w:val="0"/>
      <w:marTop w:val="0"/>
      <w:marBottom w:val="0"/>
      <w:divBdr>
        <w:top w:val="none" w:sz="0" w:space="0" w:color="auto"/>
        <w:left w:val="none" w:sz="0" w:space="0" w:color="auto"/>
        <w:bottom w:val="none" w:sz="0" w:space="0" w:color="auto"/>
        <w:right w:val="none" w:sz="0" w:space="0" w:color="auto"/>
      </w:divBdr>
    </w:div>
    <w:div w:id="1689330097">
      <w:bodyDiv w:val="1"/>
      <w:marLeft w:val="0"/>
      <w:marRight w:val="0"/>
      <w:marTop w:val="0"/>
      <w:marBottom w:val="0"/>
      <w:divBdr>
        <w:top w:val="none" w:sz="0" w:space="0" w:color="auto"/>
        <w:left w:val="none" w:sz="0" w:space="0" w:color="auto"/>
        <w:bottom w:val="none" w:sz="0" w:space="0" w:color="auto"/>
        <w:right w:val="none" w:sz="0" w:space="0" w:color="auto"/>
      </w:divBdr>
    </w:div>
    <w:div w:id="1705472820">
      <w:bodyDiv w:val="1"/>
      <w:marLeft w:val="0"/>
      <w:marRight w:val="0"/>
      <w:marTop w:val="0"/>
      <w:marBottom w:val="0"/>
      <w:divBdr>
        <w:top w:val="none" w:sz="0" w:space="0" w:color="auto"/>
        <w:left w:val="none" w:sz="0" w:space="0" w:color="auto"/>
        <w:bottom w:val="none" w:sz="0" w:space="0" w:color="auto"/>
        <w:right w:val="none" w:sz="0" w:space="0" w:color="auto"/>
      </w:divBdr>
    </w:div>
    <w:div w:id="1748763052">
      <w:bodyDiv w:val="1"/>
      <w:marLeft w:val="0"/>
      <w:marRight w:val="0"/>
      <w:marTop w:val="0"/>
      <w:marBottom w:val="0"/>
      <w:divBdr>
        <w:top w:val="none" w:sz="0" w:space="0" w:color="auto"/>
        <w:left w:val="none" w:sz="0" w:space="0" w:color="auto"/>
        <w:bottom w:val="none" w:sz="0" w:space="0" w:color="auto"/>
        <w:right w:val="none" w:sz="0" w:space="0" w:color="auto"/>
      </w:divBdr>
    </w:div>
    <w:div w:id="1769084197">
      <w:bodyDiv w:val="1"/>
      <w:marLeft w:val="0"/>
      <w:marRight w:val="0"/>
      <w:marTop w:val="0"/>
      <w:marBottom w:val="0"/>
      <w:divBdr>
        <w:top w:val="none" w:sz="0" w:space="0" w:color="auto"/>
        <w:left w:val="none" w:sz="0" w:space="0" w:color="auto"/>
        <w:bottom w:val="none" w:sz="0" w:space="0" w:color="auto"/>
        <w:right w:val="none" w:sz="0" w:space="0" w:color="auto"/>
      </w:divBdr>
    </w:div>
    <w:div w:id="1781801499">
      <w:bodyDiv w:val="1"/>
      <w:marLeft w:val="0"/>
      <w:marRight w:val="0"/>
      <w:marTop w:val="0"/>
      <w:marBottom w:val="0"/>
      <w:divBdr>
        <w:top w:val="none" w:sz="0" w:space="0" w:color="auto"/>
        <w:left w:val="none" w:sz="0" w:space="0" w:color="auto"/>
        <w:bottom w:val="none" w:sz="0" w:space="0" w:color="auto"/>
        <w:right w:val="none" w:sz="0" w:space="0" w:color="auto"/>
      </w:divBdr>
      <w:divsChild>
        <w:div w:id="219562191">
          <w:marLeft w:val="187"/>
          <w:marRight w:val="0"/>
          <w:marTop w:val="0"/>
          <w:marBottom w:val="0"/>
          <w:divBdr>
            <w:top w:val="none" w:sz="0" w:space="0" w:color="auto"/>
            <w:left w:val="none" w:sz="0" w:space="0" w:color="auto"/>
            <w:bottom w:val="none" w:sz="0" w:space="0" w:color="auto"/>
            <w:right w:val="none" w:sz="0" w:space="0" w:color="auto"/>
          </w:divBdr>
        </w:div>
      </w:divsChild>
    </w:div>
    <w:div w:id="1806463581">
      <w:bodyDiv w:val="1"/>
      <w:marLeft w:val="0"/>
      <w:marRight w:val="0"/>
      <w:marTop w:val="0"/>
      <w:marBottom w:val="0"/>
      <w:divBdr>
        <w:top w:val="none" w:sz="0" w:space="0" w:color="auto"/>
        <w:left w:val="none" w:sz="0" w:space="0" w:color="auto"/>
        <w:bottom w:val="none" w:sz="0" w:space="0" w:color="auto"/>
        <w:right w:val="none" w:sz="0" w:space="0" w:color="auto"/>
      </w:divBdr>
    </w:div>
    <w:div w:id="1807115672">
      <w:bodyDiv w:val="1"/>
      <w:marLeft w:val="0"/>
      <w:marRight w:val="0"/>
      <w:marTop w:val="0"/>
      <w:marBottom w:val="0"/>
      <w:divBdr>
        <w:top w:val="none" w:sz="0" w:space="0" w:color="auto"/>
        <w:left w:val="none" w:sz="0" w:space="0" w:color="auto"/>
        <w:bottom w:val="none" w:sz="0" w:space="0" w:color="auto"/>
        <w:right w:val="none" w:sz="0" w:space="0" w:color="auto"/>
      </w:divBdr>
    </w:div>
    <w:div w:id="1809741875">
      <w:bodyDiv w:val="1"/>
      <w:marLeft w:val="0"/>
      <w:marRight w:val="0"/>
      <w:marTop w:val="0"/>
      <w:marBottom w:val="0"/>
      <w:divBdr>
        <w:top w:val="none" w:sz="0" w:space="0" w:color="auto"/>
        <w:left w:val="none" w:sz="0" w:space="0" w:color="auto"/>
        <w:bottom w:val="none" w:sz="0" w:space="0" w:color="auto"/>
        <w:right w:val="none" w:sz="0" w:space="0" w:color="auto"/>
      </w:divBdr>
    </w:div>
    <w:div w:id="1830242373">
      <w:bodyDiv w:val="1"/>
      <w:marLeft w:val="0"/>
      <w:marRight w:val="0"/>
      <w:marTop w:val="0"/>
      <w:marBottom w:val="0"/>
      <w:divBdr>
        <w:top w:val="none" w:sz="0" w:space="0" w:color="auto"/>
        <w:left w:val="none" w:sz="0" w:space="0" w:color="auto"/>
        <w:bottom w:val="none" w:sz="0" w:space="0" w:color="auto"/>
        <w:right w:val="none" w:sz="0" w:space="0" w:color="auto"/>
      </w:divBdr>
    </w:div>
    <w:div w:id="1856382142">
      <w:bodyDiv w:val="1"/>
      <w:marLeft w:val="0"/>
      <w:marRight w:val="0"/>
      <w:marTop w:val="0"/>
      <w:marBottom w:val="0"/>
      <w:divBdr>
        <w:top w:val="none" w:sz="0" w:space="0" w:color="auto"/>
        <w:left w:val="none" w:sz="0" w:space="0" w:color="auto"/>
        <w:bottom w:val="none" w:sz="0" w:space="0" w:color="auto"/>
        <w:right w:val="none" w:sz="0" w:space="0" w:color="auto"/>
      </w:divBdr>
      <w:divsChild>
        <w:div w:id="78603033">
          <w:marLeft w:val="547"/>
          <w:marRight w:val="0"/>
          <w:marTop w:val="0"/>
          <w:marBottom w:val="0"/>
          <w:divBdr>
            <w:top w:val="none" w:sz="0" w:space="0" w:color="auto"/>
            <w:left w:val="none" w:sz="0" w:space="0" w:color="auto"/>
            <w:bottom w:val="none" w:sz="0" w:space="0" w:color="auto"/>
            <w:right w:val="none" w:sz="0" w:space="0" w:color="auto"/>
          </w:divBdr>
        </w:div>
      </w:divsChild>
    </w:div>
    <w:div w:id="1860119538">
      <w:bodyDiv w:val="1"/>
      <w:marLeft w:val="0"/>
      <w:marRight w:val="0"/>
      <w:marTop w:val="0"/>
      <w:marBottom w:val="0"/>
      <w:divBdr>
        <w:top w:val="none" w:sz="0" w:space="0" w:color="auto"/>
        <w:left w:val="none" w:sz="0" w:space="0" w:color="auto"/>
        <w:bottom w:val="none" w:sz="0" w:space="0" w:color="auto"/>
        <w:right w:val="none" w:sz="0" w:space="0" w:color="auto"/>
      </w:divBdr>
    </w:div>
    <w:div w:id="1887638829">
      <w:bodyDiv w:val="1"/>
      <w:marLeft w:val="0"/>
      <w:marRight w:val="0"/>
      <w:marTop w:val="0"/>
      <w:marBottom w:val="0"/>
      <w:divBdr>
        <w:top w:val="none" w:sz="0" w:space="0" w:color="auto"/>
        <w:left w:val="none" w:sz="0" w:space="0" w:color="auto"/>
        <w:bottom w:val="none" w:sz="0" w:space="0" w:color="auto"/>
        <w:right w:val="none" w:sz="0" w:space="0" w:color="auto"/>
      </w:divBdr>
    </w:div>
    <w:div w:id="1931503330">
      <w:bodyDiv w:val="1"/>
      <w:marLeft w:val="0"/>
      <w:marRight w:val="0"/>
      <w:marTop w:val="0"/>
      <w:marBottom w:val="0"/>
      <w:divBdr>
        <w:top w:val="none" w:sz="0" w:space="0" w:color="auto"/>
        <w:left w:val="none" w:sz="0" w:space="0" w:color="auto"/>
        <w:bottom w:val="none" w:sz="0" w:space="0" w:color="auto"/>
        <w:right w:val="none" w:sz="0" w:space="0" w:color="auto"/>
      </w:divBdr>
    </w:div>
    <w:div w:id="1940409617">
      <w:bodyDiv w:val="1"/>
      <w:marLeft w:val="0"/>
      <w:marRight w:val="0"/>
      <w:marTop w:val="0"/>
      <w:marBottom w:val="0"/>
      <w:divBdr>
        <w:top w:val="none" w:sz="0" w:space="0" w:color="auto"/>
        <w:left w:val="none" w:sz="0" w:space="0" w:color="auto"/>
        <w:bottom w:val="none" w:sz="0" w:space="0" w:color="auto"/>
        <w:right w:val="none" w:sz="0" w:space="0" w:color="auto"/>
      </w:divBdr>
      <w:divsChild>
        <w:div w:id="85423465">
          <w:marLeft w:val="547"/>
          <w:marRight w:val="0"/>
          <w:marTop w:val="0"/>
          <w:marBottom w:val="0"/>
          <w:divBdr>
            <w:top w:val="none" w:sz="0" w:space="0" w:color="auto"/>
            <w:left w:val="none" w:sz="0" w:space="0" w:color="auto"/>
            <w:bottom w:val="none" w:sz="0" w:space="0" w:color="auto"/>
            <w:right w:val="none" w:sz="0" w:space="0" w:color="auto"/>
          </w:divBdr>
        </w:div>
      </w:divsChild>
    </w:div>
    <w:div w:id="1956209866">
      <w:bodyDiv w:val="1"/>
      <w:marLeft w:val="0"/>
      <w:marRight w:val="0"/>
      <w:marTop w:val="0"/>
      <w:marBottom w:val="0"/>
      <w:divBdr>
        <w:top w:val="none" w:sz="0" w:space="0" w:color="auto"/>
        <w:left w:val="none" w:sz="0" w:space="0" w:color="auto"/>
        <w:bottom w:val="none" w:sz="0" w:space="0" w:color="auto"/>
        <w:right w:val="none" w:sz="0" w:space="0" w:color="auto"/>
      </w:divBdr>
    </w:div>
    <w:div w:id="1960721248">
      <w:bodyDiv w:val="1"/>
      <w:marLeft w:val="0"/>
      <w:marRight w:val="0"/>
      <w:marTop w:val="0"/>
      <w:marBottom w:val="0"/>
      <w:divBdr>
        <w:top w:val="none" w:sz="0" w:space="0" w:color="auto"/>
        <w:left w:val="none" w:sz="0" w:space="0" w:color="auto"/>
        <w:bottom w:val="none" w:sz="0" w:space="0" w:color="auto"/>
        <w:right w:val="none" w:sz="0" w:space="0" w:color="auto"/>
      </w:divBdr>
      <w:divsChild>
        <w:div w:id="13312756">
          <w:marLeft w:val="547"/>
          <w:marRight w:val="0"/>
          <w:marTop w:val="0"/>
          <w:marBottom w:val="0"/>
          <w:divBdr>
            <w:top w:val="none" w:sz="0" w:space="0" w:color="auto"/>
            <w:left w:val="none" w:sz="0" w:space="0" w:color="auto"/>
            <w:bottom w:val="none" w:sz="0" w:space="0" w:color="auto"/>
            <w:right w:val="none" w:sz="0" w:space="0" w:color="auto"/>
          </w:divBdr>
        </w:div>
        <w:div w:id="335889476">
          <w:marLeft w:val="547"/>
          <w:marRight w:val="0"/>
          <w:marTop w:val="0"/>
          <w:marBottom w:val="0"/>
          <w:divBdr>
            <w:top w:val="none" w:sz="0" w:space="0" w:color="auto"/>
            <w:left w:val="none" w:sz="0" w:space="0" w:color="auto"/>
            <w:bottom w:val="none" w:sz="0" w:space="0" w:color="auto"/>
            <w:right w:val="none" w:sz="0" w:space="0" w:color="auto"/>
          </w:divBdr>
        </w:div>
        <w:div w:id="500895137">
          <w:marLeft w:val="547"/>
          <w:marRight w:val="0"/>
          <w:marTop w:val="0"/>
          <w:marBottom w:val="0"/>
          <w:divBdr>
            <w:top w:val="none" w:sz="0" w:space="0" w:color="auto"/>
            <w:left w:val="none" w:sz="0" w:space="0" w:color="auto"/>
            <w:bottom w:val="none" w:sz="0" w:space="0" w:color="auto"/>
            <w:right w:val="none" w:sz="0" w:space="0" w:color="auto"/>
          </w:divBdr>
        </w:div>
        <w:div w:id="567881195">
          <w:marLeft w:val="547"/>
          <w:marRight w:val="0"/>
          <w:marTop w:val="0"/>
          <w:marBottom w:val="0"/>
          <w:divBdr>
            <w:top w:val="none" w:sz="0" w:space="0" w:color="auto"/>
            <w:left w:val="none" w:sz="0" w:space="0" w:color="auto"/>
            <w:bottom w:val="none" w:sz="0" w:space="0" w:color="auto"/>
            <w:right w:val="none" w:sz="0" w:space="0" w:color="auto"/>
          </w:divBdr>
        </w:div>
        <w:div w:id="1200751213">
          <w:marLeft w:val="547"/>
          <w:marRight w:val="0"/>
          <w:marTop w:val="0"/>
          <w:marBottom w:val="0"/>
          <w:divBdr>
            <w:top w:val="none" w:sz="0" w:space="0" w:color="auto"/>
            <w:left w:val="none" w:sz="0" w:space="0" w:color="auto"/>
            <w:bottom w:val="none" w:sz="0" w:space="0" w:color="auto"/>
            <w:right w:val="none" w:sz="0" w:space="0" w:color="auto"/>
          </w:divBdr>
        </w:div>
        <w:div w:id="1355300997">
          <w:marLeft w:val="547"/>
          <w:marRight w:val="0"/>
          <w:marTop w:val="0"/>
          <w:marBottom w:val="0"/>
          <w:divBdr>
            <w:top w:val="none" w:sz="0" w:space="0" w:color="auto"/>
            <w:left w:val="none" w:sz="0" w:space="0" w:color="auto"/>
            <w:bottom w:val="none" w:sz="0" w:space="0" w:color="auto"/>
            <w:right w:val="none" w:sz="0" w:space="0" w:color="auto"/>
          </w:divBdr>
        </w:div>
        <w:div w:id="1485659065">
          <w:marLeft w:val="547"/>
          <w:marRight w:val="0"/>
          <w:marTop w:val="0"/>
          <w:marBottom w:val="0"/>
          <w:divBdr>
            <w:top w:val="none" w:sz="0" w:space="0" w:color="auto"/>
            <w:left w:val="none" w:sz="0" w:space="0" w:color="auto"/>
            <w:bottom w:val="none" w:sz="0" w:space="0" w:color="auto"/>
            <w:right w:val="none" w:sz="0" w:space="0" w:color="auto"/>
          </w:divBdr>
        </w:div>
        <w:div w:id="1492721514">
          <w:marLeft w:val="547"/>
          <w:marRight w:val="0"/>
          <w:marTop w:val="0"/>
          <w:marBottom w:val="0"/>
          <w:divBdr>
            <w:top w:val="none" w:sz="0" w:space="0" w:color="auto"/>
            <w:left w:val="none" w:sz="0" w:space="0" w:color="auto"/>
            <w:bottom w:val="none" w:sz="0" w:space="0" w:color="auto"/>
            <w:right w:val="none" w:sz="0" w:space="0" w:color="auto"/>
          </w:divBdr>
        </w:div>
        <w:div w:id="1521123038">
          <w:marLeft w:val="547"/>
          <w:marRight w:val="0"/>
          <w:marTop w:val="120"/>
          <w:marBottom w:val="0"/>
          <w:divBdr>
            <w:top w:val="none" w:sz="0" w:space="0" w:color="auto"/>
            <w:left w:val="none" w:sz="0" w:space="0" w:color="auto"/>
            <w:bottom w:val="none" w:sz="0" w:space="0" w:color="auto"/>
            <w:right w:val="none" w:sz="0" w:space="0" w:color="auto"/>
          </w:divBdr>
        </w:div>
        <w:div w:id="1653676501">
          <w:marLeft w:val="547"/>
          <w:marRight w:val="0"/>
          <w:marTop w:val="0"/>
          <w:marBottom w:val="0"/>
          <w:divBdr>
            <w:top w:val="none" w:sz="0" w:space="0" w:color="auto"/>
            <w:left w:val="none" w:sz="0" w:space="0" w:color="auto"/>
            <w:bottom w:val="none" w:sz="0" w:space="0" w:color="auto"/>
            <w:right w:val="none" w:sz="0" w:space="0" w:color="auto"/>
          </w:divBdr>
        </w:div>
        <w:div w:id="1668746830">
          <w:marLeft w:val="547"/>
          <w:marRight w:val="0"/>
          <w:marTop w:val="0"/>
          <w:marBottom w:val="0"/>
          <w:divBdr>
            <w:top w:val="none" w:sz="0" w:space="0" w:color="auto"/>
            <w:left w:val="none" w:sz="0" w:space="0" w:color="auto"/>
            <w:bottom w:val="none" w:sz="0" w:space="0" w:color="auto"/>
            <w:right w:val="none" w:sz="0" w:space="0" w:color="auto"/>
          </w:divBdr>
        </w:div>
        <w:div w:id="1979871417">
          <w:marLeft w:val="547"/>
          <w:marRight w:val="0"/>
          <w:marTop w:val="0"/>
          <w:marBottom w:val="0"/>
          <w:divBdr>
            <w:top w:val="none" w:sz="0" w:space="0" w:color="auto"/>
            <w:left w:val="none" w:sz="0" w:space="0" w:color="auto"/>
            <w:bottom w:val="none" w:sz="0" w:space="0" w:color="auto"/>
            <w:right w:val="none" w:sz="0" w:space="0" w:color="auto"/>
          </w:divBdr>
        </w:div>
      </w:divsChild>
    </w:div>
    <w:div w:id="1982231698">
      <w:bodyDiv w:val="1"/>
      <w:marLeft w:val="0"/>
      <w:marRight w:val="0"/>
      <w:marTop w:val="0"/>
      <w:marBottom w:val="0"/>
      <w:divBdr>
        <w:top w:val="none" w:sz="0" w:space="0" w:color="auto"/>
        <w:left w:val="none" w:sz="0" w:space="0" w:color="auto"/>
        <w:bottom w:val="none" w:sz="0" w:space="0" w:color="auto"/>
        <w:right w:val="none" w:sz="0" w:space="0" w:color="auto"/>
      </w:divBdr>
    </w:div>
    <w:div w:id="2016834354">
      <w:bodyDiv w:val="1"/>
      <w:marLeft w:val="0"/>
      <w:marRight w:val="0"/>
      <w:marTop w:val="0"/>
      <w:marBottom w:val="0"/>
      <w:divBdr>
        <w:top w:val="none" w:sz="0" w:space="0" w:color="auto"/>
        <w:left w:val="none" w:sz="0" w:space="0" w:color="auto"/>
        <w:bottom w:val="none" w:sz="0" w:space="0" w:color="auto"/>
        <w:right w:val="none" w:sz="0" w:space="0" w:color="auto"/>
      </w:divBdr>
    </w:div>
    <w:div w:id="2017922935">
      <w:bodyDiv w:val="1"/>
      <w:marLeft w:val="0"/>
      <w:marRight w:val="0"/>
      <w:marTop w:val="0"/>
      <w:marBottom w:val="0"/>
      <w:divBdr>
        <w:top w:val="none" w:sz="0" w:space="0" w:color="auto"/>
        <w:left w:val="none" w:sz="0" w:space="0" w:color="auto"/>
        <w:bottom w:val="none" w:sz="0" w:space="0" w:color="auto"/>
        <w:right w:val="none" w:sz="0" w:space="0" w:color="auto"/>
      </w:divBdr>
    </w:div>
    <w:div w:id="2028948132">
      <w:bodyDiv w:val="1"/>
      <w:marLeft w:val="0"/>
      <w:marRight w:val="0"/>
      <w:marTop w:val="0"/>
      <w:marBottom w:val="0"/>
      <w:divBdr>
        <w:top w:val="none" w:sz="0" w:space="0" w:color="auto"/>
        <w:left w:val="none" w:sz="0" w:space="0" w:color="auto"/>
        <w:bottom w:val="none" w:sz="0" w:space="0" w:color="auto"/>
        <w:right w:val="none" w:sz="0" w:space="0" w:color="auto"/>
      </w:divBdr>
    </w:div>
    <w:div w:id="2042049672">
      <w:bodyDiv w:val="1"/>
      <w:marLeft w:val="0"/>
      <w:marRight w:val="0"/>
      <w:marTop w:val="0"/>
      <w:marBottom w:val="0"/>
      <w:divBdr>
        <w:top w:val="none" w:sz="0" w:space="0" w:color="auto"/>
        <w:left w:val="none" w:sz="0" w:space="0" w:color="auto"/>
        <w:bottom w:val="none" w:sz="0" w:space="0" w:color="auto"/>
        <w:right w:val="none" w:sz="0" w:space="0" w:color="auto"/>
      </w:divBdr>
    </w:div>
    <w:div w:id="2062361675">
      <w:bodyDiv w:val="1"/>
      <w:marLeft w:val="0"/>
      <w:marRight w:val="0"/>
      <w:marTop w:val="0"/>
      <w:marBottom w:val="0"/>
      <w:divBdr>
        <w:top w:val="none" w:sz="0" w:space="0" w:color="auto"/>
        <w:left w:val="none" w:sz="0" w:space="0" w:color="auto"/>
        <w:bottom w:val="none" w:sz="0" w:space="0" w:color="auto"/>
        <w:right w:val="none" w:sz="0" w:space="0" w:color="auto"/>
      </w:divBdr>
    </w:div>
    <w:div w:id="2071464952">
      <w:bodyDiv w:val="1"/>
      <w:marLeft w:val="0"/>
      <w:marRight w:val="0"/>
      <w:marTop w:val="0"/>
      <w:marBottom w:val="0"/>
      <w:divBdr>
        <w:top w:val="none" w:sz="0" w:space="0" w:color="auto"/>
        <w:left w:val="none" w:sz="0" w:space="0" w:color="auto"/>
        <w:bottom w:val="none" w:sz="0" w:space="0" w:color="auto"/>
        <w:right w:val="none" w:sz="0" w:space="0" w:color="auto"/>
      </w:divBdr>
    </w:div>
    <w:div w:id="2097169580">
      <w:bodyDiv w:val="1"/>
      <w:marLeft w:val="0"/>
      <w:marRight w:val="0"/>
      <w:marTop w:val="0"/>
      <w:marBottom w:val="0"/>
      <w:divBdr>
        <w:top w:val="none" w:sz="0" w:space="0" w:color="auto"/>
        <w:left w:val="none" w:sz="0" w:space="0" w:color="auto"/>
        <w:bottom w:val="none" w:sz="0" w:space="0" w:color="auto"/>
        <w:right w:val="none" w:sz="0" w:space="0" w:color="auto"/>
      </w:divBdr>
    </w:div>
    <w:div w:id="2103795108">
      <w:bodyDiv w:val="1"/>
      <w:marLeft w:val="0"/>
      <w:marRight w:val="0"/>
      <w:marTop w:val="0"/>
      <w:marBottom w:val="0"/>
      <w:divBdr>
        <w:top w:val="none" w:sz="0" w:space="0" w:color="auto"/>
        <w:left w:val="none" w:sz="0" w:space="0" w:color="auto"/>
        <w:bottom w:val="none" w:sz="0" w:space="0" w:color="auto"/>
        <w:right w:val="none" w:sz="0" w:space="0" w:color="auto"/>
      </w:divBdr>
    </w:div>
    <w:div w:id="214330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microsoft.com/office/2007/relationships/hdphoto" Target="media/hdphoto1.wdp"/><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07/relationships/hdphoto" Target="media/hdphoto3.wdp"/><Relationship Id="rId33" Type="http://schemas.microsoft.com/office/2007/relationships/hdphoto" Target="media/hdphoto4.wdp"/><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cid:image002.png@01D9A4F3.83643150" TargetMode="External"/><Relationship Id="rId28" Type="http://schemas.openxmlformats.org/officeDocument/2006/relationships/header" Target="header4.xm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microsoft.com/office/2007/relationships/hdphoto" Target="media/hdphoto2.wdp"/><Relationship Id="rId27" Type="http://schemas.openxmlformats.org/officeDocument/2006/relationships/image" Target="media/image7.png"/><Relationship Id="rId30" Type="http://schemas.openxmlformats.org/officeDocument/2006/relationships/header" Target="header5.xml"/><Relationship Id="rId35"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F745F-926B-4DF9-8DCD-A2A35705F8F3}">
  <ds:schemaRefs>
    <ds:schemaRef ds:uri="http://schemas.openxmlformats.org/officeDocument/2006/bibliography"/>
  </ds:schemaRefs>
</ds:datastoreItem>
</file>

<file path=customXml/itemProps2.xml><?xml version="1.0" encoding="utf-8"?>
<ds:datastoreItem xmlns:ds="http://schemas.openxmlformats.org/officeDocument/2006/customXml" ds:itemID="{B67B8F48-A7C6-43D7-B403-0DCF90EF1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29</Pages>
  <Words>5200</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PT. Bank CIMB Niaga, Tbk</Company>
  <LinksUpToDate>false</LinksUpToDate>
  <CharactersWithSpaces>34771</CharactersWithSpaces>
  <SharedDoc>false</SharedDoc>
  <HLinks>
    <vt:vector size="180" baseType="variant">
      <vt:variant>
        <vt:i4>2883594</vt:i4>
      </vt:variant>
      <vt:variant>
        <vt:i4>176</vt:i4>
      </vt:variant>
      <vt:variant>
        <vt:i4>0</vt:i4>
      </vt:variant>
      <vt:variant>
        <vt:i4>5</vt:i4>
      </vt:variant>
      <vt:variant>
        <vt:lpwstr/>
      </vt:variant>
      <vt:variant>
        <vt:lpwstr>_Toc9579478</vt:lpwstr>
      </vt:variant>
      <vt:variant>
        <vt:i4>2883594</vt:i4>
      </vt:variant>
      <vt:variant>
        <vt:i4>170</vt:i4>
      </vt:variant>
      <vt:variant>
        <vt:i4>0</vt:i4>
      </vt:variant>
      <vt:variant>
        <vt:i4>5</vt:i4>
      </vt:variant>
      <vt:variant>
        <vt:lpwstr/>
      </vt:variant>
      <vt:variant>
        <vt:lpwstr>_Toc9579477</vt:lpwstr>
      </vt:variant>
      <vt:variant>
        <vt:i4>2883594</vt:i4>
      </vt:variant>
      <vt:variant>
        <vt:i4>164</vt:i4>
      </vt:variant>
      <vt:variant>
        <vt:i4>0</vt:i4>
      </vt:variant>
      <vt:variant>
        <vt:i4>5</vt:i4>
      </vt:variant>
      <vt:variant>
        <vt:lpwstr/>
      </vt:variant>
      <vt:variant>
        <vt:lpwstr>_Toc9579476</vt:lpwstr>
      </vt:variant>
      <vt:variant>
        <vt:i4>2883594</vt:i4>
      </vt:variant>
      <vt:variant>
        <vt:i4>158</vt:i4>
      </vt:variant>
      <vt:variant>
        <vt:i4>0</vt:i4>
      </vt:variant>
      <vt:variant>
        <vt:i4>5</vt:i4>
      </vt:variant>
      <vt:variant>
        <vt:lpwstr/>
      </vt:variant>
      <vt:variant>
        <vt:lpwstr>_Toc9579475</vt:lpwstr>
      </vt:variant>
      <vt:variant>
        <vt:i4>2883594</vt:i4>
      </vt:variant>
      <vt:variant>
        <vt:i4>152</vt:i4>
      </vt:variant>
      <vt:variant>
        <vt:i4>0</vt:i4>
      </vt:variant>
      <vt:variant>
        <vt:i4>5</vt:i4>
      </vt:variant>
      <vt:variant>
        <vt:lpwstr/>
      </vt:variant>
      <vt:variant>
        <vt:lpwstr>_Toc9579474</vt:lpwstr>
      </vt:variant>
      <vt:variant>
        <vt:i4>2883594</vt:i4>
      </vt:variant>
      <vt:variant>
        <vt:i4>146</vt:i4>
      </vt:variant>
      <vt:variant>
        <vt:i4>0</vt:i4>
      </vt:variant>
      <vt:variant>
        <vt:i4>5</vt:i4>
      </vt:variant>
      <vt:variant>
        <vt:lpwstr/>
      </vt:variant>
      <vt:variant>
        <vt:lpwstr>_Toc9579473</vt:lpwstr>
      </vt:variant>
      <vt:variant>
        <vt:i4>2883594</vt:i4>
      </vt:variant>
      <vt:variant>
        <vt:i4>140</vt:i4>
      </vt:variant>
      <vt:variant>
        <vt:i4>0</vt:i4>
      </vt:variant>
      <vt:variant>
        <vt:i4>5</vt:i4>
      </vt:variant>
      <vt:variant>
        <vt:lpwstr/>
      </vt:variant>
      <vt:variant>
        <vt:lpwstr>_Toc9579472</vt:lpwstr>
      </vt:variant>
      <vt:variant>
        <vt:i4>2883594</vt:i4>
      </vt:variant>
      <vt:variant>
        <vt:i4>134</vt:i4>
      </vt:variant>
      <vt:variant>
        <vt:i4>0</vt:i4>
      </vt:variant>
      <vt:variant>
        <vt:i4>5</vt:i4>
      </vt:variant>
      <vt:variant>
        <vt:lpwstr/>
      </vt:variant>
      <vt:variant>
        <vt:lpwstr>_Toc9579471</vt:lpwstr>
      </vt:variant>
      <vt:variant>
        <vt:i4>2883594</vt:i4>
      </vt:variant>
      <vt:variant>
        <vt:i4>128</vt:i4>
      </vt:variant>
      <vt:variant>
        <vt:i4>0</vt:i4>
      </vt:variant>
      <vt:variant>
        <vt:i4>5</vt:i4>
      </vt:variant>
      <vt:variant>
        <vt:lpwstr/>
      </vt:variant>
      <vt:variant>
        <vt:lpwstr>_Toc9579470</vt:lpwstr>
      </vt:variant>
      <vt:variant>
        <vt:i4>2949130</vt:i4>
      </vt:variant>
      <vt:variant>
        <vt:i4>122</vt:i4>
      </vt:variant>
      <vt:variant>
        <vt:i4>0</vt:i4>
      </vt:variant>
      <vt:variant>
        <vt:i4>5</vt:i4>
      </vt:variant>
      <vt:variant>
        <vt:lpwstr/>
      </vt:variant>
      <vt:variant>
        <vt:lpwstr>_Toc9579469</vt:lpwstr>
      </vt:variant>
      <vt:variant>
        <vt:i4>2949130</vt:i4>
      </vt:variant>
      <vt:variant>
        <vt:i4>116</vt:i4>
      </vt:variant>
      <vt:variant>
        <vt:i4>0</vt:i4>
      </vt:variant>
      <vt:variant>
        <vt:i4>5</vt:i4>
      </vt:variant>
      <vt:variant>
        <vt:lpwstr/>
      </vt:variant>
      <vt:variant>
        <vt:lpwstr>_Toc9579468</vt:lpwstr>
      </vt:variant>
      <vt:variant>
        <vt:i4>2949130</vt:i4>
      </vt:variant>
      <vt:variant>
        <vt:i4>110</vt:i4>
      </vt:variant>
      <vt:variant>
        <vt:i4>0</vt:i4>
      </vt:variant>
      <vt:variant>
        <vt:i4>5</vt:i4>
      </vt:variant>
      <vt:variant>
        <vt:lpwstr/>
      </vt:variant>
      <vt:variant>
        <vt:lpwstr>_Toc9579467</vt:lpwstr>
      </vt:variant>
      <vt:variant>
        <vt:i4>2949130</vt:i4>
      </vt:variant>
      <vt:variant>
        <vt:i4>104</vt:i4>
      </vt:variant>
      <vt:variant>
        <vt:i4>0</vt:i4>
      </vt:variant>
      <vt:variant>
        <vt:i4>5</vt:i4>
      </vt:variant>
      <vt:variant>
        <vt:lpwstr/>
      </vt:variant>
      <vt:variant>
        <vt:lpwstr>_Toc9579466</vt:lpwstr>
      </vt:variant>
      <vt:variant>
        <vt:i4>2949130</vt:i4>
      </vt:variant>
      <vt:variant>
        <vt:i4>98</vt:i4>
      </vt:variant>
      <vt:variant>
        <vt:i4>0</vt:i4>
      </vt:variant>
      <vt:variant>
        <vt:i4>5</vt:i4>
      </vt:variant>
      <vt:variant>
        <vt:lpwstr/>
      </vt:variant>
      <vt:variant>
        <vt:lpwstr>_Toc9579465</vt:lpwstr>
      </vt:variant>
      <vt:variant>
        <vt:i4>2949130</vt:i4>
      </vt:variant>
      <vt:variant>
        <vt:i4>92</vt:i4>
      </vt:variant>
      <vt:variant>
        <vt:i4>0</vt:i4>
      </vt:variant>
      <vt:variant>
        <vt:i4>5</vt:i4>
      </vt:variant>
      <vt:variant>
        <vt:lpwstr/>
      </vt:variant>
      <vt:variant>
        <vt:lpwstr>_Toc9579464</vt:lpwstr>
      </vt:variant>
      <vt:variant>
        <vt:i4>2949130</vt:i4>
      </vt:variant>
      <vt:variant>
        <vt:i4>86</vt:i4>
      </vt:variant>
      <vt:variant>
        <vt:i4>0</vt:i4>
      </vt:variant>
      <vt:variant>
        <vt:i4>5</vt:i4>
      </vt:variant>
      <vt:variant>
        <vt:lpwstr/>
      </vt:variant>
      <vt:variant>
        <vt:lpwstr>_Toc9579463</vt:lpwstr>
      </vt:variant>
      <vt:variant>
        <vt:i4>2949130</vt:i4>
      </vt:variant>
      <vt:variant>
        <vt:i4>80</vt:i4>
      </vt:variant>
      <vt:variant>
        <vt:i4>0</vt:i4>
      </vt:variant>
      <vt:variant>
        <vt:i4>5</vt:i4>
      </vt:variant>
      <vt:variant>
        <vt:lpwstr/>
      </vt:variant>
      <vt:variant>
        <vt:lpwstr>_Toc9579462</vt:lpwstr>
      </vt:variant>
      <vt:variant>
        <vt:i4>2949130</vt:i4>
      </vt:variant>
      <vt:variant>
        <vt:i4>74</vt:i4>
      </vt:variant>
      <vt:variant>
        <vt:i4>0</vt:i4>
      </vt:variant>
      <vt:variant>
        <vt:i4>5</vt:i4>
      </vt:variant>
      <vt:variant>
        <vt:lpwstr/>
      </vt:variant>
      <vt:variant>
        <vt:lpwstr>_Toc9579461</vt:lpwstr>
      </vt:variant>
      <vt:variant>
        <vt:i4>2949130</vt:i4>
      </vt:variant>
      <vt:variant>
        <vt:i4>68</vt:i4>
      </vt:variant>
      <vt:variant>
        <vt:i4>0</vt:i4>
      </vt:variant>
      <vt:variant>
        <vt:i4>5</vt:i4>
      </vt:variant>
      <vt:variant>
        <vt:lpwstr/>
      </vt:variant>
      <vt:variant>
        <vt:lpwstr>_Toc9579460</vt:lpwstr>
      </vt:variant>
      <vt:variant>
        <vt:i4>3014666</vt:i4>
      </vt:variant>
      <vt:variant>
        <vt:i4>62</vt:i4>
      </vt:variant>
      <vt:variant>
        <vt:i4>0</vt:i4>
      </vt:variant>
      <vt:variant>
        <vt:i4>5</vt:i4>
      </vt:variant>
      <vt:variant>
        <vt:lpwstr/>
      </vt:variant>
      <vt:variant>
        <vt:lpwstr>_Toc9579459</vt:lpwstr>
      </vt:variant>
      <vt:variant>
        <vt:i4>3014666</vt:i4>
      </vt:variant>
      <vt:variant>
        <vt:i4>56</vt:i4>
      </vt:variant>
      <vt:variant>
        <vt:i4>0</vt:i4>
      </vt:variant>
      <vt:variant>
        <vt:i4>5</vt:i4>
      </vt:variant>
      <vt:variant>
        <vt:lpwstr/>
      </vt:variant>
      <vt:variant>
        <vt:lpwstr>_Toc9579458</vt:lpwstr>
      </vt:variant>
      <vt:variant>
        <vt:i4>3014666</vt:i4>
      </vt:variant>
      <vt:variant>
        <vt:i4>50</vt:i4>
      </vt:variant>
      <vt:variant>
        <vt:i4>0</vt:i4>
      </vt:variant>
      <vt:variant>
        <vt:i4>5</vt:i4>
      </vt:variant>
      <vt:variant>
        <vt:lpwstr/>
      </vt:variant>
      <vt:variant>
        <vt:lpwstr>_Toc9579457</vt:lpwstr>
      </vt:variant>
      <vt:variant>
        <vt:i4>3014666</vt:i4>
      </vt:variant>
      <vt:variant>
        <vt:i4>44</vt:i4>
      </vt:variant>
      <vt:variant>
        <vt:i4>0</vt:i4>
      </vt:variant>
      <vt:variant>
        <vt:i4>5</vt:i4>
      </vt:variant>
      <vt:variant>
        <vt:lpwstr/>
      </vt:variant>
      <vt:variant>
        <vt:lpwstr>_Toc9579456</vt:lpwstr>
      </vt:variant>
      <vt:variant>
        <vt:i4>3014666</vt:i4>
      </vt:variant>
      <vt:variant>
        <vt:i4>38</vt:i4>
      </vt:variant>
      <vt:variant>
        <vt:i4>0</vt:i4>
      </vt:variant>
      <vt:variant>
        <vt:i4>5</vt:i4>
      </vt:variant>
      <vt:variant>
        <vt:lpwstr/>
      </vt:variant>
      <vt:variant>
        <vt:lpwstr>_Toc9579455</vt:lpwstr>
      </vt:variant>
      <vt:variant>
        <vt:i4>3014666</vt:i4>
      </vt:variant>
      <vt:variant>
        <vt:i4>32</vt:i4>
      </vt:variant>
      <vt:variant>
        <vt:i4>0</vt:i4>
      </vt:variant>
      <vt:variant>
        <vt:i4>5</vt:i4>
      </vt:variant>
      <vt:variant>
        <vt:lpwstr/>
      </vt:variant>
      <vt:variant>
        <vt:lpwstr>_Toc9579454</vt:lpwstr>
      </vt:variant>
      <vt:variant>
        <vt:i4>3014666</vt:i4>
      </vt:variant>
      <vt:variant>
        <vt:i4>26</vt:i4>
      </vt:variant>
      <vt:variant>
        <vt:i4>0</vt:i4>
      </vt:variant>
      <vt:variant>
        <vt:i4>5</vt:i4>
      </vt:variant>
      <vt:variant>
        <vt:lpwstr/>
      </vt:variant>
      <vt:variant>
        <vt:lpwstr>_Toc9579453</vt:lpwstr>
      </vt:variant>
      <vt:variant>
        <vt:i4>3014666</vt:i4>
      </vt:variant>
      <vt:variant>
        <vt:i4>20</vt:i4>
      </vt:variant>
      <vt:variant>
        <vt:i4>0</vt:i4>
      </vt:variant>
      <vt:variant>
        <vt:i4>5</vt:i4>
      </vt:variant>
      <vt:variant>
        <vt:lpwstr/>
      </vt:variant>
      <vt:variant>
        <vt:lpwstr>_Toc9579452</vt:lpwstr>
      </vt:variant>
      <vt:variant>
        <vt:i4>3014666</vt:i4>
      </vt:variant>
      <vt:variant>
        <vt:i4>14</vt:i4>
      </vt:variant>
      <vt:variant>
        <vt:i4>0</vt:i4>
      </vt:variant>
      <vt:variant>
        <vt:i4>5</vt:i4>
      </vt:variant>
      <vt:variant>
        <vt:lpwstr/>
      </vt:variant>
      <vt:variant>
        <vt:lpwstr>_Toc9579451</vt:lpwstr>
      </vt:variant>
      <vt:variant>
        <vt:i4>3014666</vt:i4>
      </vt:variant>
      <vt:variant>
        <vt:i4>8</vt:i4>
      </vt:variant>
      <vt:variant>
        <vt:i4>0</vt:i4>
      </vt:variant>
      <vt:variant>
        <vt:i4>5</vt:i4>
      </vt:variant>
      <vt:variant>
        <vt:lpwstr/>
      </vt:variant>
      <vt:variant>
        <vt:lpwstr>_Toc9579450</vt:lpwstr>
      </vt:variant>
      <vt:variant>
        <vt:i4>3080202</vt:i4>
      </vt:variant>
      <vt:variant>
        <vt:i4>2</vt:i4>
      </vt:variant>
      <vt:variant>
        <vt:i4>0</vt:i4>
      </vt:variant>
      <vt:variant>
        <vt:i4>5</vt:i4>
      </vt:variant>
      <vt:variant>
        <vt:lpwstr/>
      </vt:variant>
      <vt:variant>
        <vt:lpwstr>_Toc9579449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tb15804x</dc:creator>
  <cp:lastModifiedBy>Budi Dwi Septianto</cp:lastModifiedBy>
  <cp:revision>3</cp:revision>
  <cp:lastPrinted>2023-06-23T07:16:00Z</cp:lastPrinted>
  <dcterms:created xsi:type="dcterms:W3CDTF">2023-07-04T12:26:00Z</dcterms:created>
  <dcterms:modified xsi:type="dcterms:W3CDTF">2023-07-04T12:43:00Z</dcterms:modified>
</cp:coreProperties>
</file>